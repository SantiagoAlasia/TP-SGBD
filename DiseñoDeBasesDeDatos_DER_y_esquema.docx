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00A889" w14:textId="77777777" w:rsidR="0080742B" w:rsidRPr="00E27366" w:rsidRDefault="0080742B" w:rsidP="0080742B">
      <w:pPr>
        <w:pStyle w:val="NormalWeb"/>
        <w:spacing w:before="0" w:beforeAutospacing="0" w:after="0" w:afterAutospacing="0"/>
        <w:rPr>
          <w:color w:val="000000"/>
          <w:sz w:val="27"/>
          <w:szCs w:val="27"/>
          <w:lang w:val="en-US"/>
        </w:rPr>
      </w:pPr>
      <w:r w:rsidRPr="00E27366">
        <w:rPr>
          <w:rFonts w:ascii="Arial" w:hAnsi="Arial" w:cs="Arial"/>
          <w:color w:val="000000"/>
          <w:sz w:val="20"/>
          <w:szCs w:val="20"/>
          <w:lang w:val="en-US"/>
        </w:rPr>
        <w:t> </w:t>
      </w:r>
    </w:p>
    <w:p w14:paraId="394E608B" w14:textId="7895BADE" w:rsidR="0080742B" w:rsidRPr="00861D75" w:rsidRDefault="0080742B" w:rsidP="0080742B">
      <w:pPr>
        <w:pStyle w:val="NormalWeb"/>
        <w:spacing w:before="120" w:beforeAutospacing="0" w:after="0" w:afterAutospacing="0"/>
        <w:rPr>
          <w:color w:val="000000"/>
          <w:sz w:val="27"/>
          <w:szCs w:val="27"/>
        </w:rPr>
      </w:pPr>
      <w:r w:rsidRPr="00861D75">
        <w:rPr>
          <w:noProof/>
          <w:color w:val="000000"/>
          <w:sz w:val="27"/>
          <w:szCs w:val="27"/>
        </w:rPr>
        <mc:AlternateContent>
          <mc:Choice Requires="wps">
            <w:drawing>
              <wp:inline distT="0" distB="0" distL="0" distR="0" wp14:anchorId="550C521C" wp14:editId="642B9F93">
                <wp:extent cx="5943600" cy="866775"/>
                <wp:effectExtent l="0" t="0" r="0" b="0"/>
                <wp:docPr id="1" name="Rectángulo 1" descr="El logotipo de CMS se encuentra a la izquierda del siguiente texto: Centros para servicios de Medicare y Medicaid Ciclo de vida eXpedited de CMS (XL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866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dh="http://schemas.microsoft.com/office/word/2020/wordml/sdtdatahash" xmlns:oel="http://schemas.microsoft.com/office/2019/extlst">
            <w:pict>
              <v:rect w14:anchorId="0236B5D0" id="Rectángulo 1" o:spid="_x0000_s1026" alt="El logotipo de CMS se encuentra a la izquierda del siguiente texto: Centros para servicios de Medicare y Medicaid Ciclo de vida eXpedited de CMS (XLC)" style="width:468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" filled="f" stroked="f">
                <o:lock v:ext="edit" aspectratio="t"/>
                <w10:anchorlock/>
              </v:rect>
            </w:pict>
          </mc:Fallback>
        </mc:AlternateContent>
      </w:r>
    </w:p>
    <w:p w14:paraId="0EDA86FF" w14:textId="70E66EA1" w:rsidR="0080742B" w:rsidRPr="00861D75" w:rsidRDefault="00D42A71" w:rsidP="0080742B">
      <w:pPr>
        <w:pStyle w:val="NormalWeb"/>
        <w:spacing w:before="0" w:beforeAutospacing="0" w:after="0" w:afterAutospacing="0"/>
        <w:jc w:val="right"/>
        <w:rPr>
          <w:color w:val="000000"/>
          <w:sz w:val="27"/>
          <w:szCs w:val="27"/>
        </w:rPr>
      </w:pPr>
      <w:r>
        <w:rPr>
          <w:rStyle w:val="notranslate"/>
          <w:rFonts w:eastAsiaTheme="majorEastAsia"/>
          <w:b/>
          <w:bCs/>
          <w:color w:val="0070C0"/>
          <w:sz w:val="48"/>
          <w:szCs w:val="48"/>
        </w:rPr>
        <w:t>Sistema de Gestión de Internación Hospitalaria / SGIH</w:t>
      </w:r>
    </w:p>
    <w:p w14:paraId="70799796" w14:textId="2C2B7179" w:rsidR="0080742B" w:rsidRPr="00861D75" w:rsidRDefault="0080742B">
      <w:pPr>
        <w:pStyle w:val="Ttulo1"/>
        <w:spacing w:before="0"/>
        <w:rPr>
          <w:color w:val="000000"/>
          <w:szCs w:val="48"/>
          <w:lang w:val="es-AR"/>
        </w:rPr>
      </w:pPr>
      <w:r w:rsidRPr="00861D75">
        <w:rPr>
          <w:b w:val="0"/>
          <w:bCs/>
          <w:color w:val="000000"/>
          <w:sz w:val="14"/>
          <w:szCs w:val="14"/>
          <w:lang w:val="es-AR"/>
        </w:rPr>
        <w:t>                   </w:t>
      </w:r>
      <w:r w:rsidRPr="00861D75">
        <w:rPr>
          <w:rStyle w:val="notranslate"/>
          <w:color w:val="000000"/>
          <w:lang w:val="es-AR"/>
        </w:rPr>
        <w:t>Documento de diseño de base de datos</w:t>
      </w:r>
    </w:p>
    <w:p w14:paraId="03B9431E" w14:textId="09610733" w:rsidR="0080742B" w:rsidRDefault="0080742B" w:rsidP="0080742B">
      <w:pPr>
        <w:pStyle w:val="NormalWeb"/>
        <w:spacing w:before="120" w:beforeAutospacing="0" w:after="120" w:afterAutospacing="0"/>
        <w:jc w:val="right"/>
        <w:rPr>
          <w:rStyle w:val="notranslate"/>
          <w:rFonts w:eastAsiaTheme="majorEastAsia"/>
          <w:b/>
          <w:bCs/>
          <w:color w:val="000000"/>
        </w:rPr>
      </w:pPr>
      <w:r w:rsidRPr="00861D75">
        <w:rPr>
          <w:rStyle w:val="notranslate"/>
          <w:rFonts w:eastAsiaTheme="majorEastAsia"/>
          <w:b/>
          <w:bCs/>
          <w:color w:val="000000"/>
        </w:rPr>
        <w:t xml:space="preserve">Versión </w:t>
      </w:r>
      <w:r w:rsidR="00D42A71">
        <w:rPr>
          <w:rStyle w:val="notranslate"/>
          <w:rFonts w:eastAsiaTheme="majorEastAsia"/>
          <w:b/>
          <w:bCs/>
          <w:color w:val="000000"/>
        </w:rPr>
        <w:t>1</w:t>
      </w:r>
    </w:p>
    <w:p w14:paraId="6A5DE420" w14:textId="76EE0544" w:rsidR="00442802" w:rsidRDefault="00442802" w:rsidP="0080742B">
      <w:pPr>
        <w:pStyle w:val="NormalWeb"/>
        <w:spacing w:before="120" w:beforeAutospacing="0" w:after="120" w:afterAutospacing="0"/>
        <w:jc w:val="right"/>
        <w:rPr>
          <w:rStyle w:val="notranslate"/>
          <w:rFonts w:eastAsiaTheme="majorEastAsia"/>
          <w:b/>
          <w:bCs/>
          <w:color w:val="000000"/>
        </w:rPr>
      </w:pPr>
      <w:r>
        <w:rPr>
          <w:rStyle w:val="notranslate"/>
          <w:rFonts w:eastAsiaTheme="majorEastAsia"/>
          <w:b/>
          <w:bCs/>
          <w:color w:val="000000"/>
        </w:rPr>
        <w:t>Grupo 6</w:t>
      </w:r>
    </w:p>
    <w:p w14:paraId="244D0594" w14:textId="1EBAF66A" w:rsidR="00442802" w:rsidRDefault="00442802" w:rsidP="0080742B">
      <w:pPr>
        <w:pStyle w:val="NormalWeb"/>
        <w:spacing w:before="120" w:beforeAutospacing="0" w:after="120" w:afterAutospacing="0"/>
        <w:jc w:val="right"/>
        <w:rPr>
          <w:rStyle w:val="notranslate"/>
          <w:rFonts w:eastAsiaTheme="majorEastAsia"/>
          <w:b/>
          <w:bCs/>
          <w:color w:val="000000"/>
        </w:rPr>
      </w:pPr>
      <w:r>
        <w:rPr>
          <w:rStyle w:val="notranslate"/>
          <w:rFonts w:eastAsiaTheme="majorEastAsia"/>
          <w:b/>
          <w:bCs/>
          <w:color w:val="000000"/>
        </w:rPr>
        <w:t>Alasia Santiago</w:t>
      </w:r>
    </w:p>
    <w:p w14:paraId="058C0539" w14:textId="43E22CFA" w:rsidR="00442802" w:rsidRDefault="00442802" w:rsidP="0080742B">
      <w:pPr>
        <w:pStyle w:val="NormalWeb"/>
        <w:spacing w:before="120" w:beforeAutospacing="0" w:after="120" w:afterAutospacing="0"/>
        <w:jc w:val="right"/>
        <w:rPr>
          <w:rStyle w:val="notranslate"/>
          <w:rFonts w:eastAsiaTheme="majorEastAsia"/>
          <w:b/>
          <w:bCs/>
          <w:color w:val="000000"/>
        </w:rPr>
      </w:pPr>
      <w:r>
        <w:rPr>
          <w:rStyle w:val="notranslate"/>
          <w:rFonts w:eastAsiaTheme="majorEastAsia"/>
          <w:b/>
          <w:bCs/>
          <w:color w:val="000000"/>
        </w:rPr>
        <w:t>Feiguin Malkoni Lucía</w:t>
      </w:r>
    </w:p>
    <w:p w14:paraId="56E447CA" w14:textId="6B7607E3" w:rsidR="00442802" w:rsidRPr="00861D75" w:rsidRDefault="00442802" w:rsidP="0080742B">
      <w:pPr>
        <w:pStyle w:val="NormalWeb"/>
        <w:spacing w:before="120" w:beforeAutospacing="0" w:after="120" w:afterAutospacing="0"/>
        <w:jc w:val="right"/>
        <w:rPr>
          <w:color w:val="000000"/>
          <w:sz w:val="27"/>
          <w:szCs w:val="27"/>
        </w:rPr>
      </w:pPr>
      <w:r>
        <w:rPr>
          <w:rStyle w:val="notranslate"/>
          <w:rFonts w:eastAsiaTheme="majorEastAsia"/>
          <w:b/>
          <w:bCs/>
          <w:color w:val="000000"/>
        </w:rPr>
        <w:t>Monutti Elena</w:t>
      </w:r>
      <w:bookmarkStart w:id="1" w:name="_GoBack"/>
      <w:bookmarkEnd w:id="1"/>
    </w:p>
    <w:p w14:paraId="75507F7B" w14:textId="6DA2EE4D" w:rsidR="0080742B" w:rsidRPr="00861D75" w:rsidRDefault="0080742B" w:rsidP="0080742B">
      <w:pPr>
        <w:pStyle w:val="NormalWeb"/>
        <w:spacing w:before="120" w:beforeAutospacing="0" w:after="4100" w:afterAutospacing="0"/>
        <w:jc w:val="right"/>
        <w:rPr>
          <w:color w:val="000000"/>
          <w:sz w:val="27"/>
          <w:szCs w:val="27"/>
        </w:rPr>
      </w:pPr>
      <w:r w:rsidRPr="00861D75">
        <w:rPr>
          <w:rStyle w:val="notranslate"/>
          <w:rFonts w:eastAsiaTheme="majorEastAsia"/>
          <w:b/>
          <w:bCs/>
          <w:color w:val="000000"/>
        </w:rPr>
        <w:t xml:space="preserve"> </w:t>
      </w:r>
      <w:r w:rsidR="00D42A71">
        <w:rPr>
          <w:rStyle w:val="notranslate"/>
          <w:rFonts w:eastAsiaTheme="majorEastAsia"/>
          <w:b/>
          <w:bCs/>
          <w:color w:val="000000"/>
        </w:rPr>
        <w:t>04 / 14 / 2026</w:t>
      </w:r>
    </w:p>
    <w:p w14:paraId="12DF4F74" w14:textId="77777777" w:rsidR="0080742B" w:rsidRPr="00861D75" w:rsidRDefault="0080742B" w:rsidP="0080742B">
      <w:pPr>
        <w:pStyle w:val="NormalWeb"/>
        <w:spacing w:before="120" w:beforeAutospacing="0" w:after="120" w:afterAutospacing="0"/>
        <w:rPr>
          <w:color w:val="000000"/>
          <w:sz w:val="27"/>
          <w:szCs w:val="27"/>
        </w:rPr>
      </w:pPr>
      <w:r w:rsidRPr="00861D75">
        <w:rPr>
          <w:color w:val="000000"/>
          <w:sz w:val="27"/>
          <w:szCs w:val="27"/>
        </w:rPr>
        <w:br w:type="textWrapping" w:clear="all"/>
      </w:r>
    </w:p>
    <w:p w14:paraId="0A42369F" w14:textId="77777777" w:rsidR="0080742B" w:rsidRPr="00861D75" w:rsidRDefault="0080742B">
      <w:pPr>
        <w:spacing w:before="0" w:after="200" w:line="276" w:lineRule="auto"/>
        <w:rPr>
          <w:rStyle w:val="notranslate"/>
          <w:rFonts w:ascii="Times New Roman" w:eastAsiaTheme="majorEastAsia" w:hAnsi="Times New Roman"/>
          <w:b/>
          <w:bCs/>
          <w:color w:val="000000"/>
          <w:sz w:val="36"/>
          <w:szCs w:val="36"/>
          <w:lang w:val="es-AR" w:eastAsia="es-AR"/>
        </w:rPr>
      </w:pPr>
      <w:r w:rsidRPr="00861D75">
        <w:rPr>
          <w:rStyle w:val="notranslate"/>
          <w:rFonts w:eastAsiaTheme="majorEastAsia"/>
          <w:b/>
          <w:bCs/>
          <w:color w:val="000000"/>
          <w:sz w:val="36"/>
          <w:szCs w:val="36"/>
          <w:lang w:val="es-AR"/>
        </w:rPr>
        <w:br w:type="page"/>
      </w:r>
    </w:p>
    <w:p w14:paraId="1BF7DD26" w14:textId="7C70B0F9" w:rsidR="0080742B" w:rsidRPr="00861D75" w:rsidRDefault="0080742B" w:rsidP="0080742B">
      <w:pPr>
        <w:pStyle w:val="NormalWeb"/>
        <w:spacing w:before="0" w:beforeAutospacing="0" w:after="360" w:afterAutospacing="0"/>
        <w:jc w:val="center"/>
        <w:rPr>
          <w:color w:val="000000"/>
          <w:sz w:val="27"/>
          <w:szCs w:val="27"/>
        </w:rPr>
      </w:pPr>
      <w:r w:rsidRPr="00861D75">
        <w:rPr>
          <w:rStyle w:val="notranslate"/>
          <w:rFonts w:eastAsiaTheme="majorEastAsia"/>
          <w:b/>
          <w:bCs/>
          <w:color w:val="000000"/>
          <w:sz w:val="36"/>
          <w:szCs w:val="36"/>
        </w:rPr>
        <w:lastRenderedPageBreak/>
        <w:t>Tabla de contenido</w:t>
      </w:r>
    </w:p>
    <w:p w14:paraId="0EEBC3A3" w14:textId="77777777" w:rsidR="0080742B" w:rsidRPr="00861D75" w:rsidRDefault="00C93F72" w:rsidP="0080742B">
      <w:pPr>
        <w:pStyle w:val="NormalWeb"/>
        <w:spacing w:before="200" w:beforeAutospacing="0" w:after="120" w:afterAutospacing="0"/>
        <w:ind w:hanging="360"/>
        <w:rPr>
          <w:color w:val="000000"/>
          <w:sz w:val="27"/>
          <w:szCs w:val="27"/>
        </w:rPr>
      </w:pPr>
      <w:hyperlink r:id="rId8" w:anchor="_Toc432497654" w:history="1">
        <w:r w:rsidR="0080742B" w:rsidRPr="00861D75">
          <w:rPr>
            <w:rStyle w:val="Hipervnculo"/>
            <w:rFonts w:eastAsiaTheme="majorEastAsia" w:cs="Arial"/>
            <w:b/>
            <w:bCs/>
          </w:rPr>
          <w:t>1.</w:t>
        </w:r>
      </w:hyperlink>
      <w:r w:rsidR="0080742B" w:rsidRPr="00861D75">
        <w:rPr>
          <w:color w:val="000000"/>
          <w:sz w:val="27"/>
          <w:szCs w:val="27"/>
        </w:rPr>
        <w:t> </w:t>
      </w:r>
      <w:hyperlink r:id="rId9" w:anchor="_Toc432497654" w:history="1">
        <w:r w:rsidR="0080742B" w:rsidRPr="00861D75">
          <w:rPr>
            <w:rStyle w:val="Hipervnculo"/>
            <w:rFonts w:ascii="Calibri" w:eastAsiaTheme="majorEastAsia" w:hAnsi="Calibri" w:cs="Calibri"/>
            <w:sz w:val="22"/>
            <w:szCs w:val="22"/>
          </w:rPr>
          <w:t>              </w:t>
        </w:r>
      </w:hyperlink>
      <w:hyperlink r:id="rId10" w:anchor="_Toc432497654" w:history="1">
        <w:r w:rsidR="0080742B" w:rsidRPr="00861D75">
          <w:rPr>
            <w:rStyle w:val="Hipervnculo"/>
            <w:rFonts w:eastAsiaTheme="majorEastAsia" w:cs="Arial"/>
            <w:b/>
            <w:bCs/>
          </w:rPr>
          <w:t>Introducción</w:t>
        </w:r>
      </w:hyperlink>
    </w:p>
    <w:p w14:paraId="05BD0CF9" w14:textId="77777777" w:rsidR="0080742B" w:rsidRPr="00861D75" w:rsidRDefault="00C93F72" w:rsidP="0080742B">
      <w:pPr>
        <w:pStyle w:val="NormalWeb"/>
        <w:spacing w:before="200" w:beforeAutospacing="0" w:after="120" w:afterAutospacing="0"/>
        <w:ind w:hanging="360"/>
        <w:rPr>
          <w:color w:val="000000"/>
          <w:sz w:val="27"/>
          <w:szCs w:val="27"/>
        </w:rPr>
      </w:pPr>
      <w:hyperlink r:id="rId11" w:anchor="_Toc432497655" w:history="1">
        <w:r w:rsidR="0080742B" w:rsidRPr="00861D75">
          <w:rPr>
            <w:rStyle w:val="Hipervnculo"/>
            <w:rFonts w:eastAsiaTheme="majorEastAsia" w:cs="Arial"/>
            <w:b/>
            <w:bCs/>
          </w:rPr>
          <w:t>2.</w:t>
        </w:r>
      </w:hyperlink>
      <w:r w:rsidR="0080742B" w:rsidRPr="00861D75">
        <w:rPr>
          <w:color w:val="000000"/>
          <w:sz w:val="27"/>
          <w:szCs w:val="27"/>
        </w:rPr>
        <w:t> </w:t>
      </w:r>
      <w:hyperlink r:id="rId12" w:anchor="_Toc432497655" w:history="1">
        <w:r w:rsidR="0080742B" w:rsidRPr="00861D75">
          <w:rPr>
            <w:rStyle w:val="Hipervnculo"/>
            <w:rFonts w:ascii="Calibri" w:eastAsiaTheme="majorEastAsia" w:hAnsi="Calibri" w:cs="Calibri"/>
            <w:sz w:val="22"/>
            <w:szCs w:val="22"/>
          </w:rPr>
          <w:t>              </w:t>
        </w:r>
      </w:hyperlink>
      <w:hyperlink r:id="rId13" w:anchor="_Toc432497655" w:history="1">
        <w:r w:rsidR="0080742B" w:rsidRPr="00861D75">
          <w:rPr>
            <w:rStyle w:val="Hipervnculo"/>
            <w:rFonts w:eastAsiaTheme="majorEastAsia" w:cs="Arial"/>
            <w:b/>
            <w:bCs/>
          </w:rPr>
          <w:t>Visión de conjunto</w:t>
        </w:r>
      </w:hyperlink>
    </w:p>
    <w:p w14:paraId="40A76E3F" w14:textId="77777777" w:rsidR="0080742B" w:rsidRPr="00861D75" w:rsidRDefault="00C93F72" w:rsidP="0080742B">
      <w:pPr>
        <w:pStyle w:val="NormalWeb"/>
        <w:spacing w:before="200" w:beforeAutospacing="0" w:after="120" w:afterAutospacing="0"/>
        <w:ind w:hanging="360"/>
        <w:rPr>
          <w:color w:val="000000"/>
          <w:sz w:val="27"/>
          <w:szCs w:val="27"/>
        </w:rPr>
      </w:pPr>
      <w:hyperlink r:id="rId14" w:anchor="_Toc432497656" w:history="1">
        <w:r w:rsidR="0080742B" w:rsidRPr="00861D75">
          <w:rPr>
            <w:rStyle w:val="Hipervnculo"/>
            <w:rFonts w:eastAsiaTheme="majorEastAsia" w:cs="Arial"/>
            <w:b/>
            <w:bCs/>
          </w:rPr>
          <w:t>3.</w:t>
        </w:r>
      </w:hyperlink>
      <w:r w:rsidR="0080742B" w:rsidRPr="00861D75">
        <w:rPr>
          <w:color w:val="000000"/>
          <w:sz w:val="27"/>
          <w:szCs w:val="27"/>
        </w:rPr>
        <w:t> </w:t>
      </w:r>
      <w:hyperlink r:id="rId15" w:anchor="_Toc432497656" w:history="1">
        <w:r w:rsidR="0080742B" w:rsidRPr="00861D75">
          <w:rPr>
            <w:rStyle w:val="Hipervnculo"/>
            <w:rFonts w:ascii="Calibri" w:eastAsiaTheme="majorEastAsia" w:hAnsi="Calibri" w:cs="Calibri"/>
            <w:sz w:val="22"/>
            <w:szCs w:val="22"/>
          </w:rPr>
          <w:t>              </w:t>
        </w:r>
      </w:hyperlink>
      <w:hyperlink r:id="rId16" w:anchor="_Toc432497656" w:history="1">
        <w:r w:rsidR="0080742B" w:rsidRPr="00861D75">
          <w:rPr>
            <w:rStyle w:val="Hipervnculo"/>
            <w:rFonts w:eastAsiaTheme="majorEastAsia" w:cs="Arial"/>
            <w:b/>
            <w:bCs/>
          </w:rPr>
          <w:t>Suposiciones / Restricciones / Riesgos</w:t>
        </w:r>
      </w:hyperlink>
    </w:p>
    <w:p w14:paraId="723D2CCB" w14:textId="77777777" w:rsidR="0080742B" w:rsidRPr="00861D75" w:rsidRDefault="00C93F72" w:rsidP="0080742B">
      <w:pPr>
        <w:pStyle w:val="NormalWeb"/>
        <w:spacing w:before="0" w:beforeAutospacing="0" w:after="0" w:afterAutospacing="0"/>
        <w:ind w:left="245" w:hanging="720"/>
        <w:rPr>
          <w:color w:val="000000"/>
          <w:sz w:val="27"/>
          <w:szCs w:val="27"/>
        </w:rPr>
      </w:pPr>
      <w:hyperlink r:id="rId17" w:anchor="_Toc432497657" w:history="1">
        <w:r w:rsidR="0080742B" w:rsidRPr="00861D75">
          <w:rPr>
            <w:rStyle w:val="Hipervnculo"/>
            <w:rFonts w:eastAsiaTheme="majorEastAsia" w:cs="Arial"/>
          </w:rPr>
          <w:t>3.1</w:t>
        </w:r>
      </w:hyperlink>
      <w:r w:rsidR="0080742B" w:rsidRPr="00861D75">
        <w:rPr>
          <w:color w:val="000000"/>
          <w:sz w:val="27"/>
          <w:szCs w:val="27"/>
        </w:rPr>
        <w:t> </w:t>
      </w:r>
      <w:hyperlink r:id="rId18" w:anchor="_Toc432497657" w:history="1">
        <w:r w:rsidR="0080742B" w:rsidRPr="00861D75">
          <w:rPr>
            <w:rStyle w:val="Hipervnculo"/>
            <w:rFonts w:ascii="Calibri" w:eastAsiaTheme="majorEastAsia" w:hAnsi="Calibri" w:cs="Calibri"/>
            <w:sz w:val="22"/>
            <w:szCs w:val="22"/>
          </w:rPr>
          <w:t>              </w:t>
        </w:r>
      </w:hyperlink>
      <w:hyperlink r:id="rId19" w:anchor="_Toc432497657" w:history="1">
        <w:r w:rsidR="0080742B" w:rsidRPr="00861D75">
          <w:rPr>
            <w:rStyle w:val="Hipervnculo"/>
            <w:rFonts w:eastAsiaTheme="majorEastAsia" w:cs="Arial"/>
          </w:rPr>
          <w:t>Suposiciones</w:t>
        </w:r>
      </w:hyperlink>
    </w:p>
    <w:p w14:paraId="2FEC53A5" w14:textId="77777777" w:rsidR="0080742B" w:rsidRPr="00861D75" w:rsidRDefault="00C93F72" w:rsidP="0080742B">
      <w:pPr>
        <w:pStyle w:val="NormalWeb"/>
        <w:spacing w:before="0" w:beforeAutospacing="0" w:after="0" w:afterAutospacing="0"/>
        <w:ind w:left="245" w:hanging="720"/>
        <w:rPr>
          <w:color w:val="000000"/>
          <w:sz w:val="27"/>
          <w:szCs w:val="27"/>
        </w:rPr>
      </w:pPr>
      <w:hyperlink r:id="rId20" w:anchor="_Toc432497658" w:history="1">
        <w:r w:rsidR="0080742B" w:rsidRPr="00861D75">
          <w:rPr>
            <w:rStyle w:val="Hipervnculo"/>
            <w:rFonts w:eastAsiaTheme="majorEastAsia" w:cs="Arial"/>
          </w:rPr>
          <w:t>3.2</w:t>
        </w:r>
      </w:hyperlink>
      <w:r w:rsidR="0080742B" w:rsidRPr="00861D75">
        <w:rPr>
          <w:color w:val="000000"/>
          <w:sz w:val="27"/>
          <w:szCs w:val="27"/>
        </w:rPr>
        <w:t> </w:t>
      </w:r>
      <w:hyperlink r:id="rId21" w:anchor="_Toc432497658" w:history="1">
        <w:r w:rsidR="0080742B" w:rsidRPr="00861D75">
          <w:rPr>
            <w:rStyle w:val="Hipervnculo"/>
            <w:rFonts w:ascii="Calibri" w:eastAsiaTheme="majorEastAsia" w:hAnsi="Calibri" w:cs="Calibri"/>
            <w:sz w:val="22"/>
            <w:szCs w:val="22"/>
          </w:rPr>
          <w:t>              </w:t>
        </w:r>
      </w:hyperlink>
      <w:hyperlink r:id="rId22" w:anchor="_Toc432497658" w:history="1">
        <w:r w:rsidR="0080742B" w:rsidRPr="00861D75">
          <w:rPr>
            <w:rStyle w:val="Hipervnculo"/>
            <w:rFonts w:eastAsiaTheme="majorEastAsia" w:cs="Arial"/>
          </w:rPr>
          <w:t>Restricciones</w:t>
        </w:r>
      </w:hyperlink>
    </w:p>
    <w:p w14:paraId="0FF3794D" w14:textId="77777777" w:rsidR="0080742B" w:rsidRPr="00861D75" w:rsidRDefault="00C93F72" w:rsidP="0080742B">
      <w:pPr>
        <w:pStyle w:val="NormalWeb"/>
        <w:spacing w:before="200" w:beforeAutospacing="0" w:after="120" w:afterAutospacing="0"/>
        <w:ind w:hanging="360"/>
        <w:rPr>
          <w:color w:val="000000"/>
          <w:sz w:val="27"/>
          <w:szCs w:val="27"/>
        </w:rPr>
      </w:pPr>
      <w:hyperlink r:id="rId23" w:anchor="_Toc432497660" w:history="1">
        <w:r w:rsidR="0080742B" w:rsidRPr="00861D75">
          <w:rPr>
            <w:rStyle w:val="Hipervnculo"/>
            <w:rFonts w:eastAsiaTheme="majorEastAsia" w:cs="Arial"/>
            <w:b/>
            <w:bCs/>
          </w:rPr>
          <w:t>4.</w:t>
        </w:r>
      </w:hyperlink>
      <w:r w:rsidR="0080742B" w:rsidRPr="00861D75">
        <w:rPr>
          <w:color w:val="000000"/>
          <w:sz w:val="27"/>
          <w:szCs w:val="27"/>
        </w:rPr>
        <w:t> </w:t>
      </w:r>
      <w:hyperlink r:id="rId24" w:anchor="_Toc432497660" w:history="1">
        <w:r w:rsidR="0080742B" w:rsidRPr="00861D75">
          <w:rPr>
            <w:rStyle w:val="Hipervnculo"/>
            <w:rFonts w:ascii="Calibri" w:eastAsiaTheme="majorEastAsia" w:hAnsi="Calibri" w:cs="Calibri"/>
            <w:sz w:val="22"/>
            <w:szCs w:val="22"/>
          </w:rPr>
          <w:t>              </w:t>
        </w:r>
      </w:hyperlink>
      <w:hyperlink r:id="rId25" w:anchor="_Toc432497660" w:history="1">
        <w:r w:rsidR="0080742B" w:rsidRPr="00861D75">
          <w:rPr>
            <w:rStyle w:val="Hipervnculo"/>
            <w:rFonts w:eastAsiaTheme="majorEastAsia" w:cs="Arial"/>
            <w:b/>
            <w:bCs/>
          </w:rPr>
          <w:t>Decisiones de diseño</w:t>
        </w:r>
      </w:hyperlink>
    </w:p>
    <w:p w14:paraId="0A813466" w14:textId="77777777" w:rsidR="0080742B" w:rsidRPr="00861D75" w:rsidRDefault="00C93F72" w:rsidP="0080742B">
      <w:pPr>
        <w:pStyle w:val="NormalWeb"/>
        <w:spacing w:before="0" w:beforeAutospacing="0" w:after="0" w:afterAutospacing="0"/>
        <w:ind w:left="245" w:hanging="720"/>
        <w:rPr>
          <w:color w:val="000000"/>
          <w:sz w:val="27"/>
          <w:szCs w:val="27"/>
        </w:rPr>
      </w:pPr>
      <w:hyperlink r:id="rId26" w:anchor="_Toc432497661" w:history="1">
        <w:r w:rsidR="0080742B" w:rsidRPr="00861D75">
          <w:rPr>
            <w:rStyle w:val="Hipervnculo"/>
            <w:rFonts w:eastAsiaTheme="majorEastAsia" w:cs="Arial"/>
          </w:rPr>
          <w:t>4.1</w:t>
        </w:r>
      </w:hyperlink>
      <w:r w:rsidR="0080742B" w:rsidRPr="00861D75">
        <w:rPr>
          <w:color w:val="000000"/>
          <w:sz w:val="27"/>
          <w:szCs w:val="27"/>
        </w:rPr>
        <w:t> </w:t>
      </w:r>
      <w:hyperlink r:id="rId27" w:anchor="_Toc432497661" w:history="1">
        <w:r w:rsidR="0080742B" w:rsidRPr="00861D75">
          <w:rPr>
            <w:rStyle w:val="Hipervnculo"/>
            <w:rFonts w:ascii="Calibri" w:eastAsiaTheme="majorEastAsia" w:hAnsi="Calibri" w:cs="Calibri"/>
            <w:sz w:val="22"/>
            <w:szCs w:val="22"/>
          </w:rPr>
          <w:t>              </w:t>
        </w:r>
      </w:hyperlink>
      <w:hyperlink r:id="rId28" w:anchor="_Toc432497661" w:history="1">
        <w:r w:rsidR="0080742B" w:rsidRPr="00861D75">
          <w:rPr>
            <w:rStyle w:val="Hipervnculo"/>
            <w:rFonts w:eastAsiaTheme="majorEastAsia" w:cs="Arial"/>
          </w:rPr>
          <w:t>Factores clave que influyen en el diseño</w:t>
        </w:r>
      </w:hyperlink>
    </w:p>
    <w:p w14:paraId="4F90E909" w14:textId="77777777" w:rsidR="0080742B" w:rsidRPr="00861D75" w:rsidRDefault="00C93F72" w:rsidP="0080742B">
      <w:pPr>
        <w:pStyle w:val="NormalWeb"/>
        <w:spacing w:before="200" w:beforeAutospacing="0" w:after="120" w:afterAutospacing="0"/>
        <w:ind w:hanging="360"/>
        <w:rPr>
          <w:color w:val="000000"/>
          <w:sz w:val="27"/>
          <w:szCs w:val="27"/>
        </w:rPr>
      </w:pPr>
      <w:hyperlink r:id="rId29" w:anchor="_Toc432497666" w:history="1">
        <w:r w:rsidR="0080742B" w:rsidRPr="00861D75">
          <w:rPr>
            <w:rStyle w:val="Hipervnculo"/>
            <w:rFonts w:eastAsiaTheme="majorEastAsia" w:cs="Arial"/>
            <w:b/>
            <w:bCs/>
          </w:rPr>
          <w:t>5.</w:t>
        </w:r>
      </w:hyperlink>
      <w:r w:rsidR="0080742B" w:rsidRPr="00861D75">
        <w:rPr>
          <w:color w:val="000000"/>
          <w:sz w:val="27"/>
          <w:szCs w:val="27"/>
        </w:rPr>
        <w:t> </w:t>
      </w:r>
      <w:hyperlink r:id="rId30" w:anchor="_Toc432497666" w:history="1">
        <w:r w:rsidR="0080742B" w:rsidRPr="00861D75">
          <w:rPr>
            <w:rStyle w:val="Hipervnculo"/>
            <w:rFonts w:ascii="Calibri" w:eastAsiaTheme="majorEastAsia" w:hAnsi="Calibri" w:cs="Calibri"/>
            <w:sz w:val="22"/>
            <w:szCs w:val="22"/>
          </w:rPr>
          <w:t>              </w:t>
        </w:r>
      </w:hyperlink>
      <w:hyperlink r:id="rId31" w:anchor="_Toc432497666" w:history="1">
        <w:r w:rsidR="0080742B" w:rsidRPr="00861D75">
          <w:rPr>
            <w:rStyle w:val="Hipervnculo"/>
            <w:rFonts w:eastAsiaTheme="majorEastAsia" w:cs="Arial"/>
            <w:b/>
            <w:bCs/>
          </w:rPr>
          <w:t>Diseño de base de datos detallado</w:t>
        </w:r>
      </w:hyperlink>
    </w:p>
    <w:p w14:paraId="0548E97F" w14:textId="02B1D0FB" w:rsidR="0080742B" w:rsidRPr="00861D75" w:rsidRDefault="00C93F72" w:rsidP="0080742B">
      <w:pPr>
        <w:pStyle w:val="NormalWeb"/>
        <w:spacing w:before="0" w:beforeAutospacing="0" w:after="0" w:afterAutospacing="0"/>
        <w:ind w:left="245" w:hanging="720"/>
        <w:rPr>
          <w:color w:val="000000"/>
          <w:sz w:val="27"/>
          <w:szCs w:val="27"/>
        </w:rPr>
      </w:pPr>
      <w:hyperlink r:id="rId32" w:anchor="_Toc432497667" w:history="1">
        <w:r w:rsidR="0080742B" w:rsidRPr="00861D75">
          <w:rPr>
            <w:rStyle w:val="Hipervnculo"/>
            <w:rFonts w:eastAsiaTheme="majorEastAsia" w:cs="Arial"/>
          </w:rPr>
          <w:t>5.1</w:t>
        </w:r>
      </w:hyperlink>
      <w:r w:rsidR="0080742B" w:rsidRPr="00861D75">
        <w:rPr>
          <w:color w:val="000000"/>
          <w:sz w:val="27"/>
          <w:szCs w:val="27"/>
        </w:rPr>
        <w:t> </w:t>
      </w:r>
      <w:hyperlink r:id="rId33" w:anchor="_Toc432497667" w:history="1">
        <w:r w:rsidR="0080742B" w:rsidRPr="00861D75">
          <w:rPr>
            <w:rStyle w:val="Hipervnculo"/>
            <w:rFonts w:ascii="Calibri" w:eastAsiaTheme="majorEastAsia" w:hAnsi="Calibri" w:cs="Calibri"/>
            <w:sz w:val="22"/>
            <w:szCs w:val="22"/>
          </w:rPr>
          <w:t>              </w:t>
        </w:r>
      </w:hyperlink>
      <w:hyperlink r:id="rId34" w:anchor="_Toc432497667" w:history="1">
        <w:r w:rsidR="00570D48">
          <w:rPr>
            <w:rStyle w:val="Hipervnculo"/>
            <w:rFonts w:eastAsiaTheme="majorEastAsia" w:cs="Arial"/>
          </w:rPr>
          <w:t>Diagrama</w:t>
        </w:r>
      </w:hyperlink>
      <w:r w:rsidR="00570D48">
        <w:rPr>
          <w:rStyle w:val="Hipervnculo"/>
          <w:rFonts w:eastAsiaTheme="majorEastAsia" w:cs="Arial"/>
        </w:rPr>
        <w:t xml:space="preserve"> Entidad-Relación (DER)</w:t>
      </w:r>
    </w:p>
    <w:p w14:paraId="59325DD7" w14:textId="2ADD267A" w:rsidR="0080742B" w:rsidRDefault="00C93F72" w:rsidP="0080742B">
      <w:pPr>
        <w:pStyle w:val="NormalWeb"/>
        <w:spacing w:before="0" w:beforeAutospacing="0" w:after="0" w:afterAutospacing="0"/>
        <w:ind w:left="245" w:hanging="720"/>
        <w:rPr>
          <w:rStyle w:val="Hipervnculo"/>
          <w:rFonts w:eastAsiaTheme="majorEastAsia" w:cs="Arial"/>
        </w:rPr>
      </w:pPr>
      <w:hyperlink r:id="rId35" w:anchor="_Toc432497668" w:history="1">
        <w:r w:rsidR="0080742B" w:rsidRPr="00861D75">
          <w:rPr>
            <w:rStyle w:val="Hipervnculo"/>
            <w:rFonts w:eastAsiaTheme="majorEastAsia" w:cs="Arial"/>
          </w:rPr>
          <w:t>5.2</w:t>
        </w:r>
      </w:hyperlink>
      <w:r w:rsidR="0080742B" w:rsidRPr="00861D75">
        <w:rPr>
          <w:color w:val="000000"/>
          <w:sz w:val="27"/>
          <w:szCs w:val="27"/>
        </w:rPr>
        <w:t> </w:t>
      </w:r>
      <w:hyperlink r:id="rId36" w:anchor="_Toc432497668" w:history="1">
        <w:r w:rsidR="0080742B" w:rsidRPr="00861D75">
          <w:rPr>
            <w:rStyle w:val="Hipervnculo"/>
            <w:rFonts w:ascii="Calibri" w:eastAsiaTheme="majorEastAsia" w:hAnsi="Calibri" w:cs="Calibri"/>
            <w:sz w:val="22"/>
            <w:szCs w:val="22"/>
          </w:rPr>
          <w:t>              </w:t>
        </w:r>
      </w:hyperlink>
      <w:hyperlink r:id="rId37" w:anchor="_Toc432497668" w:history="1">
        <w:r w:rsidR="00570D48">
          <w:rPr>
            <w:rStyle w:val="Hipervnculo"/>
            <w:rFonts w:eastAsiaTheme="majorEastAsia" w:cs="Arial"/>
          </w:rPr>
          <w:t>Esquema</w:t>
        </w:r>
      </w:hyperlink>
      <w:r w:rsidR="00570D48">
        <w:rPr>
          <w:rStyle w:val="Hipervnculo"/>
          <w:rFonts w:eastAsiaTheme="majorEastAsia" w:cs="Arial"/>
        </w:rPr>
        <w:t xml:space="preserve"> de las relaciones resultantes</w:t>
      </w:r>
    </w:p>
    <w:p w14:paraId="48247CF1" w14:textId="165CF6C3" w:rsidR="00570D48" w:rsidRPr="00861D75" w:rsidRDefault="00570D48" w:rsidP="00570D48">
      <w:pPr>
        <w:pStyle w:val="NormalWeb"/>
        <w:spacing w:before="0" w:beforeAutospacing="0" w:after="0" w:afterAutospacing="0"/>
        <w:ind w:left="245" w:hanging="720"/>
        <w:rPr>
          <w:color w:val="000000"/>
          <w:sz w:val="27"/>
          <w:szCs w:val="27"/>
        </w:rPr>
      </w:pPr>
      <w:hyperlink r:id="rId38" w:anchor="_Toc432497667" w:history="1">
        <w:r w:rsidRPr="00861D75">
          <w:rPr>
            <w:rStyle w:val="Hipervnculo"/>
            <w:rFonts w:eastAsiaTheme="majorEastAsia" w:cs="Arial"/>
          </w:rPr>
          <w:t>5.</w:t>
        </w:r>
      </w:hyperlink>
      <w:r>
        <w:rPr>
          <w:rStyle w:val="Hipervnculo"/>
          <w:rFonts w:eastAsiaTheme="majorEastAsia" w:cs="Arial"/>
        </w:rPr>
        <w:t>3</w:t>
      </w:r>
      <w:r w:rsidRPr="00861D75">
        <w:rPr>
          <w:color w:val="000000"/>
          <w:sz w:val="27"/>
          <w:szCs w:val="27"/>
        </w:rPr>
        <w:t> </w:t>
      </w:r>
      <w:hyperlink r:id="rId39" w:anchor="_Toc432497667" w:history="1">
        <w:r w:rsidRPr="00861D75">
          <w:rPr>
            <w:rStyle w:val="Hipervnculo"/>
            <w:rFonts w:ascii="Calibri" w:eastAsiaTheme="majorEastAsia" w:hAnsi="Calibri" w:cs="Calibri"/>
            <w:sz w:val="22"/>
            <w:szCs w:val="22"/>
          </w:rPr>
          <w:t>              </w:t>
        </w:r>
      </w:hyperlink>
      <w:hyperlink r:id="rId40" w:anchor="_Toc432497667" w:history="1">
        <w:r>
          <w:rPr>
            <w:rStyle w:val="Hipervnculo"/>
            <w:rFonts w:eastAsiaTheme="majorEastAsia" w:cs="Arial"/>
          </w:rPr>
          <w:t>D</w:t>
        </w:r>
      </w:hyperlink>
      <w:r>
        <w:rPr>
          <w:rStyle w:val="Hipervnculo"/>
          <w:rFonts w:eastAsiaTheme="majorEastAsia" w:cs="Arial"/>
        </w:rPr>
        <w:t>iccionario de Datos</w:t>
      </w:r>
    </w:p>
    <w:p w14:paraId="1347918B" w14:textId="77777777" w:rsidR="00570D48" w:rsidRPr="00861D75" w:rsidRDefault="00570D48" w:rsidP="0080742B">
      <w:pPr>
        <w:pStyle w:val="NormalWeb"/>
        <w:spacing w:before="0" w:beforeAutospacing="0" w:after="0" w:afterAutospacing="0"/>
        <w:ind w:left="245" w:hanging="720"/>
        <w:rPr>
          <w:color w:val="000000"/>
          <w:sz w:val="27"/>
          <w:szCs w:val="27"/>
        </w:rPr>
      </w:pPr>
    </w:p>
    <w:p w14:paraId="7C46DD7D" w14:textId="7A9461DB" w:rsidR="0080742B" w:rsidRPr="00570D48" w:rsidDel="00C93F72" w:rsidRDefault="00C93F72" w:rsidP="0080742B">
      <w:pPr>
        <w:pStyle w:val="NormalWeb"/>
        <w:spacing w:before="200" w:beforeAutospacing="0" w:after="120" w:afterAutospacing="0"/>
        <w:ind w:hanging="360"/>
        <w:rPr>
          <w:del w:id="2" w:author="Elena Monutti" w:date="2026-04-13T21:01:00Z"/>
          <w:color w:val="000000"/>
          <w:sz w:val="27"/>
          <w:szCs w:val="27"/>
          <w:lang w:val="es-PY"/>
        </w:rPr>
      </w:pPr>
      <w:del w:id="3" w:author="Elena Monutti" w:date="2026-04-13T21:01:00Z">
        <w:r w:rsidDel="00C93F72">
          <w:fldChar w:fldCharType="begin"/>
        </w:r>
        <w:r w:rsidRPr="00570D48" w:rsidDel="00C93F72">
          <w:rPr>
            <w:lang w:val="es-PY"/>
          </w:rPr>
          <w:delInstrText xml:space="preserve"> HYPERLINK "https://translate.googleusercontent.com/translate_f" \l "_Toc432497669" </w:delInstrText>
        </w:r>
        <w:r w:rsidDel="00C93F72">
          <w:fldChar w:fldCharType="separate"/>
        </w:r>
        <w:r w:rsidR="0080742B" w:rsidRPr="00570D48" w:rsidDel="00C93F72">
          <w:rPr>
            <w:rStyle w:val="Hipervnculo"/>
            <w:rFonts w:eastAsiaTheme="majorEastAsia" w:cs="Arial"/>
            <w:b/>
            <w:bCs/>
            <w:lang w:val="es-PY"/>
          </w:rPr>
          <w:delText>6.</w:delText>
        </w:r>
        <w:r w:rsidDel="00C93F72">
          <w:rPr>
            <w:rStyle w:val="Hipervnculo"/>
            <w:rFonts w:eastAsiaTheme="majorEastAsia" w:cs="Arial"/>
            <w:b/>
            <w:bCs/>
          </w:rPr>
          <w:fldChar w:fldCharType="end"/>
        </w:r>
        <w:r w:rsidR="0080742B" w:rsidRPr="00570D48" w:rsidDel="00C93F72">
          <w:rPr>
            <w:color w:val="000000"/>
            <w:sz w:val="27"/>
            <w:szCs w:val="27"/>
            <w:lang w:val="es-PY"/>
          </w:rPr>
          <w:delText> </w:delText>
        </w:r>
        <w:r w:rsidDel="00C93F72">
          <w:fldChar w:fldCharType="begin"/>
        </w:r>
        <w:r w:rsidRPr="00570D48" w:rsidDel="00C93F72">
          <w:rPr>
            <w:lang w:val="es-PY"/>
          </w:rPr>
          <w:delInstrText xml:space="preserve"> HYPERLINK "https://translate.googleusercontent.com/translate_f" \l "_Toc432497669" </w:delInstrText>
        </w:r>
        <w:r w:rsidDel="00C93F72">
          <w:fldChar w:fldCharType="separate"/>
        </w:r>
        <w:r w:rsidR="0080742B" w:rsidRPr="00570D48" w:rsidDel="00C93F72">
          <w:rPr>
            <w:rStyle w:val="Hipervnculo"/>
            <w:rFonts w:ascii="Calibri" w:eastAsiaTheme="majorEastAsia" w:hAnsi="Calibri" w:cs="Calibri"/>
            <w:sz w:val="22"/>
            <w:szCs w:val="22"/>
            <w:lang w:val="es-PY"/>
          </w:rPr>
          <w:delText>              </w:delText>
        </w:r>
        <w:r w:rsidDel="00C93F72">
          <w:rPr>
            <w:rStyle w:val="Hipervnculo"/>
            <w:rFonts w:ascii="Calibri" w:eastAsiaTheme="majorEastAsia" w:hAnsi="Calibri" w:cs="Calibri"/>
            <w:sz w:val="22"/>
            <w:szCs w:val="22"/>
          </w:rPr>
          <w:fldChar w:fldCharType="end"/>
        </w:r>
        <w:r w:rsidDel="00C93F72">
          <w:fldChar w:fldCharType="begin"/>
        </w:r>
        <w:r w:rsidRPr="00570D48" w:rsidDel="00C93F72">
          <w:rPr>
            <w:lang w:val="es-PY"/>
          </w:rPr>
          <w:delInstrText xml:space="preserve"> HYPERLINK "https://translate.googleusercontent.com/translate_f" \l "_Toc432497669" </w:delInstrText>
        </w:r>
        <w:r w:rsidDel="00C93F72">
          <w:fldChar w:fldCharType="separate"/>
        </w:r>
        <w:r w:rsidR="0080742B" w:rsidRPr="00570D48" w:rsidDel="00C93F72">
          <w:rPr>
            <w:rStyle w:val="Hipervnculo"/>
            <w:rFonts w:eastAsiaTheme="majorEastAsia" w:cs="Arial"/>
            <w:b/>
            <w:bCs/>
            <w:lang w:val="es-PY"/>
          </w:rPr>
          <w:delText>Administración y monitoreo de bases de datos</w:delText>
        </w:r>
        <w:r w:rsidDel="00C93F72">
          <w:rPr>
            <w:rStyle w:val="Hipervnculo"/>
            <w:rFonts w:eastAsiaTheme="majorEastAsia" w:cs="Arial"/>
            <w:b/>
            <w:bCs/>
          </w:rPr>
          <w:fldChar w:fldCharType="end"/>
        </w:r>
      </w:del>
    </w:p>
    <w:p w14:paraId="45AC0330" w14:textId="6DE9CB0E" w:rsidR="0080742B" w:rsidRPr="00570D48" w:rsidDel="00C93F72" w:rsidRDefault="00C93F72" w:rsidP="0080742B">
      <w:pPr>
        <w:pStyle w:val="NormalWeb"/>
        <w:spacing w:before="0" w:beforeAutospacing="0" w:after="0" w:afterAutospacing="0"/>
        <w:ind w:left="245" w:hanging="720"/>
        <w:rPr>
          <w:del w:id="4" w:author="Elena Monutti" w:date="2026-04-13T21:01:00Z"/>
          <w:color w:val="000000"/>
          <w:sz w:val="27"/>
          <w:szCs w:val="27"/>
          <w:lang w:val="es-PY"/>
        </w:rPr>
      </w:pPr>
      <w:del w:id="5" w:author="Elena Monutti" w:date="2026-04-13T21:01:00Z">
        <w:r w:rsidDel="00C93F72">
          <w:fldChar w:fldCharType="begin"/>
        </w:r>
        <w:r w:rsidRPr="00570D48" w:rsidDel="00C93F72">
          <w:rPr>
            <w:lang w:val="es-PY"/>
          </w:rPr>
          <w:delInstrText xml:space="preserve"> HYPERLINK "https://translate.googleusercontent.com/translate_f" \l "_Toc432497670" </w:delInstrText>
        </w:r>
        <w:r w:rsidDel="00C93F72">
          <w:fldChar w:fldCharType="separate"/>
        </w:r>
        <w:r w:rsidR="0080742B" w:rsidRPr="00570D48" w:rsidDel="00C93F72">
          <w:rPr>
            <w:rStyle w:val="Hipervnculo"/>
            <w:rFonts w:eastAsiaTheme="majorEastAsia" w:cs="Arial"/>
            <w:lang w:val="es-PY"/>
          </w:rPr>
          <w:delText>6.1</w:delText>
        </w:r>
        <w:r w:rsidDel="00C93F72">
          <w:rPr>
            <w:rStyle w:val="Hipervnculo"/>
            <w:rFonts w:eastAsiaTheme="majorEastAsia" w:cs="Arial"/>
          </w:rPr>
          <w:fldChar w:fldCharType="end"/>
        </w:r>
        <w:r w:rsidR="0080742B" w:rsidRPr="00570D48" w:rsidDel="00C93F72">
          <w:rPr>
            <w:color w:val="000000"/>
            <w:sz w:val="27"/>
            <w:szCs w:val="27"/>
            <w:lang w:val="es-PY"/>
          </w:rPr>
          <w:delText> </w:delText>
        </w:r>
        <w:r w:rsidDel="00C93F72">
          <w:fldChar w:fldCharType="begin"/>
        </w:r>
        <w:r w:rsidRPr="00570D48" w:rsidDel="00C93F72">
          <w:rPr>
            <w:lang w:val="es-PY"/>
          </w:rPr>
          <w:delInstrText xml:space="preserve"> HYPERLINK "https://translate.googleusercontent.com/translate_f" \l "_Toc432497670" </w:delInstrText>
        </w:r>
        <w:r w:rsidDel="00C93F72">
          <w:fldChar w:fldCharType="separate"/>
        </w:r>
        <w:r w:rsidR="0080742B" w:rsidRPr="00570D48" w:rsidDel="00C93F72">
          <w:rPr>
            <w:rStyle w:val="Hipervnculo"/>
            <w:rFonts w:ascii="Calibri" w:eastAsiaTheme="majorEastAsia" w:hAnsi="Calibri" w:cs="Calibri"/>
            <w:sz w:val="22"/>
            <w:szCs w:val="22"/>
            <w:lang w:val="es-PY"/>
          </w:rPr>
          <w:delText>              </w:delText>
        </w:r>
        <w:r w:rsidDel="00C93F72">
          <w:rPr>
            <w:rStyle w:val="Hipervnculo"/>
            <w:rFonts w:ascii="Calibri" w:eastAsiaTheme="majorEastAsia" w:hAnsi="Calibri" w:cs="Calibri"/>
            <w:sz w:val="22"/>
            <w:szCs w:val="22"/>
          </w:rPr>
          <w:fldChar w:fldCharType="end"/>
        </w:r>
        <w:r w:rsidDel="00C93F72">
          <w:fldChar w:fldCharType="begin"/>
        </w:r>
        <w:r w:rsidRPr="00570D48" w:rsidDel="00C93F72">
          <w:rPr>
            <w:lang w:val="es-PY"/>
          </w:rPr>
          <w:delInstrText xml:space="preserve"> HYPERLINK "https://translate.googleusercontent.com/translate_f" \l "_Toc432497670" </w:delInstrText>
        </w:r>
        <w:r w:rsidDel="00C93F72">
          <w:fldChar w:fldCharType="separate"/>
        </w:r>
        <w:r w:rsidR="0080742B" w:rsidRPr="00570D48" w:rsidDel="00C93F72">
          <w:rPr>
            <w:rStyle w:val="Hipervnculo"/>
            <w:rFonts w:eastAsiaTheme="majorEastAsia" w:cs="Arial"/>
            <w:lang w:val="es-PY"/>
          </w:rPr>
          <w:delText>Funciones y responsabilidades</w:delText>
        </w:r>
        <w:r w:rsidDel="00C93F72">
          <w:rPr>
            <w:rStyle w:val="Hipervnculo"/>
            <w:rFonts w:eastAsiaTheme="majorEastAsia" w:cs="Arial"/>
          </w:rPr>
          <w:fldChar w:fldCharType="end"/>
        </w:r>
      </w:del>
    </w:p>
    <w:p w14:paraId="73032F29" w14:textId="078862EE" w:rsidR="0080742B" w:rsidRPr="00570D48" w:rsidDel="00C93F72" w:rsidRDefault="00C93F72" w:rsidP="0080742B">
      <w:pPr>
        <w:pStyle w:val="NormalWeb"/>
        <w:spacing w:before="0" w:beforeAutospacing="0" w:after="0" w:afterAutospacing="0"/>
        <w:ind w:left="245" w:hanging="720"/>
        <w:rPr>
          <w:del w:id="6" w:author="Elena Monutti" w:date="2026-04-13T21:01:00Z"/>
          <w:color w:val="000000"/>
          <w:sz w:val="27"/>
          <w:szCs w:val="27"/>
          <w:lang w:val="es-PY"/>
        </w:rPr>
      </w:pPr>
      <w:del w:id="7" w:author="Elena Monutti" w:date="2026-04-13T21:01:00Z">
        <w:r w:rsidDel="00C93F72">
          <w:fldChar w:fldCharType="begin"/>
        </w:r>
        <w:r w:rsidRPr="00570D48" w:rsidDel="00C93F72">
          <w:rPr>
            <w:lang w:val="es-PY"/>
          </w:rPr>
          <w:delInstrText xml:space="preserve"> HYPERLINK "https://translate.googleusercontent.com/translate_f" \l "_Toc432497671" </w:delInstrText>
        </w:r>
        <w:r w:rsidDel="00C93F72">
          <w:fldChar w:fldCharType="separate"/>
        </w:r>
        <w:r w:rsidR="0080742B" w:rsidRPr="00570D48" w:rsidDel="00C93F72">
          <w:rPr>
            <w:rStyle w:val="Hipervnculo"/>
            <w:rFonts w:eastAsiaTheme="majorEastAsia" w:cs="Arial"/>
            <w:lang w:val="es-PY"/>
          </w:rPr>
          <w:delText>6.2</w:delText>
        </w:r>
        <w:r w:rsidDel="00C93F72">
          <w:rPr>
            <w:rStyle w:val="Hipervnculo"/>
            <w:rFonts w:eastAsiaTheme="majorEastAsia" w:cs="Arial"/>
          </w:rPr>
          <w:fldChar w:fldCharType="end"/>
        </w:r>
        <w:r w:rsidR="0080742B" w:rsidRPr="00570D48" w:rsidDel="00C93F72">
          <w:rPr>
            <w:color w:val="000000"/>
            <w:sz w:val="27"/>
            <w:szCs w:val="27"/>
            <w:lang w:val="es-PY"/>
          </w:rPr>
          <w:delText> </w:delText>
        </w:r>
        <w:r w:rsidDel="00C93F72">
          <w:fldChar w:fldCharType="begin"/>
        </w:r>
        <w:r w:rsidRPr="00570D48" w:rsidDel="00C93F72">
          <w:rPr>
            <w:lang w:val="es-PY"/>
          </w:rPr>
          <w:delInstrText xml:space="preserve"> HYPERLINK "https://translate.googleusercontent.com/translate_f" \l "_Toc432497671" </w:delInstrText>
        </w:r>
        <w:r w:rsidDel="00C93F72">
          <w:fldChar w:fldCharType="separate"/>
        </w:r>
        <w:r w:rsidR="0080742B" w:rsidRPr="00570D48" w:rsidDel="00C93F72">
          <w:rPr>
            <w:rStyle w:val="Hipervnculo"/>
            <w:rFonts w:ascii="Calibri" w:eastAsiaTheme="majorEastAsia" w:hAnsi="Calibri" w:cs="Calibri"/>
            <w:sz w:val="22"/>
            <w:szCs w:val="22"/>
            <w:lang w:val="es-PY"/>
          </w:rPr>
          <w:delText>              </w:delText>
        </w:r>
        <w:r w:rsidDel="00C93F72">
          <w:rPr>
            <w:rStyle w:val="Hipervnculo"/>
            <w:rFonts w:ascii="Calibri" w:eastAsiaTheme="majorEastAsia" w:hAnsi="Calibri" w:cs="Calibri"/>
            <w:sz w:val="22"/>
            <w:szCs w:val="22"/>
          </w:rPr>
          <w:fldChar w:fldCharType="end"/>
        </w:r>
        <w:r w:rsidDel="00C93F72">
          <w:fldChar w:fldCharType="begin"/>
        </w:r>
        <w:r w:rsidRPr="00570D48" w:rsidDel="00C93F72">
          <w:rPr>
            <w:lang w:val="es-PY"/>
          </w:rPr>
          <w:delInstrText xml:space="preserve"> HYPERLINK "https://translate.googleusercontent.com/translate_f" \l "_Toc432497671" </w:delInstrText>
        </w:r>
        <w:r w:rsidDel="00C93F72">
          <w:fldChar w:fldCharType="separate"/>
        </w:r>
        <w:r w:rsidR="0080742B" w:rsidRPr="00570D48" w:rsidDel="00C93F72">
          <w:rPr>
            <w:rStyle w:val="Hipervnculo"/>
            <w:rFonts w:eastAsiaTheme="majorEastAsia" w:cs="Arial"/>
            <w:lang w:val="es-PY"/>
          </w:rPr>
          <w:delText>Información del sistema</w:delText>
        </w:r>
        <w:r w:rsidDel="00C93F72">
          <w:rPr>
            <w:rStyle w:val="Hipervnculo"/>
            <w:rFonts w:eastAsiaTheme="majorEastAsia" w:cs="Arial"/>
          </w:rPr>
          <w:fldChar w:fldCharType="end"/>
        </w:r>
      </w:del>
    </w:p>
    <w:p w14:paraId="5C353938" w14:textId="3E119EC7" w:rsidR="0080742B" w:rsidRPr="00570D48" w:rsidDel="00C93F72" w:rsidRDefault="00C93F72" w:rsidP="0080742B">
      <w:pPr>
        <w:pStyle w:val="NormalWeb"/>
        <w:spacing w:before="0" w:beforeAutospacing="0" w:after="0" w:afterAutospacing="0"/>
        <w:ind w:left="475" w:hanging="907"/>
        <w:rPr>
          <w:del w:id="8" w:author="Elena Monutti" w:date="2026-04-13T21:01:00Z"/>
          <w:color w:val="000000"/>
          <w:sz w:val="27"/>
          <w:szCs w:val="27"/>
          <w:lang w:val="es-PY"/>
        </w:rPr>
      </w:pPr>
      <w:del w:id="9" w:author="Elena Monutti" w:date="2026-04-13T21:01:00Z">
        <w:r w:rsidDel="00C93F72">
          <w:fldChar w:fldCharType="begin"/>
        </w:r>
        <w:r w:rsidRPr="00570D48" w:rsidDel="00C93F72">
          <w:rPr>
            <w:lang w:val="es-PY"/>
          </w:rPr>
          <w:delInstrText xml:space="preserve"> HYPERLINK "https://translate.googleusercontent.com/translate_f" \l "_Toc432497672" </w:delInstrText>
        </w:r>
        <w:r w:rsidDel="00C93F72">
          <w:fldChar w:fldCharType="separate"/>
        </w:r>
        <w:r w:rsidR="0080742B" w:rsidRPr="00570D48" w:rsidDel="00C93F72">
          <w:rPr>
            <w:rStyle w:val="Hipervnculo"/>
            <w:rFonts w:eastAsiaTheme="majorEastAsia" w:cs="Arial"/>
            <w:lang w:val="es-PY"/>
          </w:rPr>
          <w:delText>6.2.1</w:delText>
        </w:r>
        <w:r w:rsidDel="00C93F72">
          <w:rPr>
            <w:rStyle w:val="Hipervnculo"/>
            <w:rFonts w:eastAsiaTheme="majorEastAsia" w:cs="Arial"/>
          </w:rPr>
          <w:fldChar w:fldCharType="end"/>
        </w:r>
        <w:r w:rsidR="0080742B" w:rsidRPr="00570D48" w:rsidDel="00C93F72">
          <w:rPr>
            <w:color w:val="000000"/>
            <w:sz w:val="27"/>
            <w:szCs w:val="27"/>
            <w:lang w:val="es-PY"/>
          </w:rPr>
          <w:delText> </w:delText>
        </w:r>
        <w:r w:rsidDel="00C93F72">
          <w:fldChar w:fldCharType="begin"/>
        </w:r>
        <w:r w:rsidRPr="00570D48" w:rsidDel="00C93F72">
          <w:rPr>
            <w:lang w:val="es-PY"/>
          </w:rPr>
          <w:delInstrText xml:space="preserve"> HYPERLINK "https://translate.googleusercontent.com/translate_f" \l "_Toc432497672" </w:delInstrText>
        </w:r>
        <w:r w:rsidDel="00C93F72">
          <w:fldChar w:fldCharType="separate"/>
        </w:r>
        <w:r w:rsidR="0080742B" w:rsidRPr="00570D48" w:rsidDel="00C93F72">
          <w:rPr>
            <w:rStyle w:val="Hipervnculo"/>
            <w:rFonts w:ascii="Calibri" w:eastAsiaTheme="majorEastAsia" w:hAnsi="Calibri" w:cs="Calibri"/>
            <w:sz w:val="22"/>
            <w:szCs w:val="22"/>
            <w:lang w:val="es-PY"/>
          </w:rPr>
          <w:delText>              </w:delText>
        </w:r>
        <w:r w:rsidDel="00C93F72">
          <w:rPr>
            <w:rStyle w:val="Hipervnculo"/>
            <w:rFonts w:ascii="Calibri" w:eastAsiaTheme="majorEastAsia" w:hAnsi="Calibri" w:cs="Calibri"/>
            <w:sz w:val="22"/>
            <w:szCs w:val="22"/>
          </w:rPr>
          <w:fldChar w:fldCharType="end"/>
        </w:r>
        <w:r w:rsidDel="00C93F72">
          <w:fldChar w:fldCharType="begin"/>
        </w:r>
        <w:r w:rsidRPr="00570D48" w:rsidDel="00C93F72">
          <w:rPr>
            <w:lang w:val="es-PY"/>
          </w:rPr>
          <w:delInstrText xml:space="preserve"> HYPERLINK "https://translate.googleusercontent.com/translate_f" \l "_Toc432497672" </w:delInstrText>
        </w:r>
        <w:r w:rsidDel="00C93F72">
          <w:fldChar w:fldCharType="separate"/>
        </w:r>
        <w:r w:rsidR="0080742B" w:rsidRPr="00570D48" w:rsidDel="00C93F72">
          <w:rPr>
            <w:rStyle w:val="Hipervnculo"/>
            <w:rFonts w:eastAsiaTheme="majorEastAsia" w:cs="Arial"/>
            <w:lang w:val="es-PY"/>
          </w:rPr>
          <w:delText>Configuración del sistema de gestión de bases</w:delText>
        </w:r>
        <w:r w:rsidDel="00C93F72">
          <w:rPr>
            <w:rStyle w:val="Hipervnculo"/>
            <w:rFonts w:eastAsiaTheme="majorEastAsia" w:cs="Arial"/>
          </w:rPr>
          <w:fldChar w:fldCharType="end"/>
        </w:r>
      </w:del>
    </w:p>
    <w:p w14:paraId="00E106F8" w14:textId="6EE2DFD8" w:rsidR="0080742B" w:rsidRPr="00570D48" w:rsidDel="00C93F72" w:rsidRDefault="00C93F72" w:rsidP="0080742B">
      <w:pPr>
        <w:pStyle w:val="NormalWeb"/>
        <w:spacing w:before="0" w:beforeAutospacing="0" w:after="0" w:afterAutospacing="0"/>
        <w:ind w:left="475" w:hanging="907"/>
        <w:rPr>
          <w:del w:id="10" w:author="Elena Monutti" w:date="2026-04-13T21:01:00Z"/>
          <w:color w:val="000000"/>
          <w:sz w:val="27"/>
          <w:szCs w:val="27"/>
          <w:lang w:val="es-PY"/>
        </w:rPr>
      </w:pPr>
      <w:del w:id="11" w:author="Elena Monutti" w:date="2026-04-13T21:01:00Z">
        <w:r w:rsidDel="00C93F72">
          <w:fldChar w:fldCharType="begin"/>
        </w:r>
        <w:r w:rsidRPr="00570D48" w:rsidDel="00C93F72">
          <w:rPr>
            <w:lang w:val="es-PY"/>
          </w:rPr>
          <w:delInstrText xml:space="preserve"> HYPERLINK "https://translate.googleusercontent.com/translate_f" \l "_Toc432497673" </w:delInstrText>
        </w:r>
        <w:r w:rsidDel="00C93F72">
          <w:fldChar w:fldCharType="separate"/>
        </w:r>
        <w:r w:rsidR="0080742B" w:rsidRPr="00570D48" w:rsidDel="00C93F72">
          <w:rPr>
            <w:rStyle w:val="Hipervnculo"/>
            <w:rFonts w:eastAsiaTheme="majorEastAsia" w:cs="Arial"/>
            <w:lang w:val="es-PY"/>
          </w:rPr>
          <w:delText>6.2.2</w:delText>
        </w:r>
        <w:r w:rsidDel="00C93F72">
          <w:rPr>
            <w:rStyle w:val="Hipervnculo"/>
            <w:rFonts w:eastAsiaTheme="majorEastAsia" w:cs="Arial"/>
          </w:rPr>
          <w:fldChar w:fldCharType="end"/>
        </w:r>
        <w:r w:rsidR="0080742B" w:rsidRPr="00570D48" w:rsidDel="00C93F72">
          <w:rPr>
            <w:color w:val="000000"/>
            <w:sz w:val="27"/>
            <w:szCs w:val="27"/>
            <w:lang w:val="es-PY"/>
          </w:rPr>
          <w:delText> </w:delText>
        </w:r>
        <w:r w:rsidDel="00C93F72">
          <w:fldChar w:fldCharType="begin"/>
        </w:r>
        <w:r w:rsidRPr="00570D48" w:rsidDel="00C93F72">
          <w:rPr>
            <w:lang w:val="es-PY"/>
          </w:rPr>
          <w:delInstrText xml:space="preserve"> HYPERLINK "https://translate.googleusercontent.com/translate_f" \l "_Toc432497673" </w:delInstrText>
        </w:r>
        <w:r w:rsidDel="00C93F72">
          <w:fldChar w:fldCharType="separate"/>
        </w:r>
        <w:r w:rsidR="0080742B" w:rsidRPr="00570D48" w:rsidDel="00C93F72">
          <w:rPr>
            <w:rStyle w:val="Hipervnculo"/>
            <w:rFonts w:ascii="Calibri" w:eastAsiaTheme="majorEastAsia" w:hAnsi="Calibri" w:cs="Calibri"/>
            <w:sz w:val="22"/>
            <w:szCs w:val="22"/>
            <w:lang w:val="es-PY"/>
          </w:rPr>
          <w:delText>              </w:delText>
        </w:r>
        <w:r w:rsidDel="00C93F72">
          <w:rPr>
            <w:rStyle w:val="Hipervnculo"/>
            <w:rFonts w:ascii="Calibri" w:eastAsiaTheme="majorEastAsia" w:hAnsi="Calibri" w:cs="Calibri"/>
            <w:sz w:val="22"/>
            <w:szCs w:val="22"/>
          </w:rPr>
          <w:fldChar w:fldCharType="end"/>
        </w:r>
        <w:r w:rsidDel="00C93F72">
          <w:fldChar w:fldCharType="begin"/>
        </w:r>
        <w:r w:rsidRPr="00570D48" w:rsidDel="00C93F72">
          <w:rPr>
            <w:lang w:val="es-PY"/>
          </w:rPr>
          <w:delInstrText xml:space="preserve"> HYPERLINK "https://translate.googleusercontent.com/translate_f" \l "_Toc432497673" </w:delInstrText>
        </w:r>
        <w:r w:rsidDel="00C93F72">
          <w:fldChar w:fldCharType="separate"/>
        </w:r>
        <w:r w:rsidR="0080742B" w:rsidRPr="00570D48" w:rsidDel="00C93F72">
          <w:rPr>
            <w:rStyle w:val="Hipervnculo"/>
            <w:rFonts w:eastAsiaTheme="majorEastAsia" w:cs="Arial"/>
            <w:lang w:val="es-PY"/>
          </w:rPr>
          <w:delText>Software de Soporte de Bases</w:delText>
        </w:r>
        <w:r w:rsidDel="00C93F72">
          <w:rPr>
            <w:rStyle w:val="Hipervnculo"/>
            <w:rFonts w:eastAsiaTheme="majorEastAsia" w:cs="Arial"/>
          </w:rPr>
          <w:fldChar w:fldCharType="end"/>
        </w:r>
      </w:del>
    </w:p>
    <w:p w14:paraId="53D5019A" w14:textId="13E53055" w:rsidR="0080742B" w:rsidRPr="00570D48" w:rsidDel="00C93F72" w:rsidRDefault="00C93F72" w:rsidP="0080742B">
      <w:pPr>
        <w:pStyle w:val="NormalWeb"/>
        <w:spacing w:before="0" w:beforeAutospacing="0" w:after="0" w:afterAutospacing="0"/>
        <w:ind w:left="475" w:hanging="907"/>
        <w:rPr>
          <w:del w:id="12" w:author="Elena Monutti" w:date="2026-04-13T21:01:00Z"/>
          <w:color w:val="000000"/>
          <w:sz w:val="27"/>
          <w:szCs w:val="27"/>
          <w:lang w:val="es-PY"/>
        </w:rPr>
      </w:pPr>
      <w:del w:id="13" w:author="Elena Monutti" w:date="2026-04-13T21:01:00Z">
        <w:r w:rsidDel="00C93F72">
          <w:fldChar w:fldCharType="begin"/>
        </w:r>
        <w:r w:rsidRPr="00570D48" w:rsidDel="00C93F72">
          <w:rPr>
            <w:lang w:val="es-PY"/>
          </w:rPr>
          <w:delInstrText xml:space="preserve"> HYPERLINK "https://translate.googleusercontent.com/translate_f" \l "_Toc432497674" </w:delInstrText>
        </w:r>
        <w:r w:rsidDel="00C93F72">
          <w:fldChar w:fldCharType="separate"/>
        </w:r>
        <w:r w:rsidR="0080742B" w:rsidRPr="00570D48" w:rsidDel="00C93F72">
          <w:rPr>
            <w:rStyle w:val="Hipervnculo"/>
            <w:rFonts w:eastAsiaTheme="majorEastAsia" w:cs="Arial"/>
            <w:lang w:val="es-PY"/>
          </w:rPr>
          <w:delText>6.2.3</w:delText>
        </w:r>
        <w:r w:rsidDel="00C93F72">
          <w:rPr>
            <w:rStyle w:val="Hipervnculo"/>
            <w:rFonts w:eastAsiaTheme="majorEastAsia" w:cs="Arial"/>
          </w:rPr>
          <w:fldChar w:fldCharType="end"/>
        </w:r>
        <w:r w:rsidR="0080742B" w:rsidRPr="00570D48" w:rsidDel="00C93F72">
          <w:rPr>
            <w:color w:val="000000"/>
            <w:sz w:val="27"/>
            <w:szCs w:val="27"/>
            <w:lang w:val="es-PY"/>
          </w:rPr>
          <w:delText> </w:delText>
        </w:r>
        <w:r w:rsidDel="00C93F72">
          <w:fldChar w:fldCharType="begin"/>
        </w:r>
        <w:r w:rsidRPr="00570D48" w:rsidDel="00C93F72">
          <w:rPr>
            <w:lang w:val="es-PY"/>
          </w:rPr>
          <w:delInstrText xml:space="preserve"> HYPERLINK "https://translate.googleusercontent.com/translate_f" \l "_Toc432497674" </w:delInstrText>
        </w:r>
        <w:r w:rsidDel="00C93F72">
          <w:fldChar w:fldCharType="separate"/>
        </w:r>
        <w:r w:rsidR="0080742B" w:rsidRPr="00570D48" w:rsidDel="00C93F72">
          <w:rPr>
            <w:rStyle w:val="Hipervnculo"/>
            <w:rFonts w:ascii="Calibri" w:eastAsiaTheme="majorEastAsia" w:hAnsi="Calibri" w:cs="Calibri"/>
            <w:sz w:val="22"/>
            <w:szCs w:val="22"/>
            <w:lang w:val="es-PY"/>
          </w:rPr>
          <w:delText>              </w:delText>
        </w:r>
        <w:r w:rsidDel="00C93F72">
          <w:rPr>
            <w:rStyle w:val="Hipervnculo"/>
            <w:rFonts w:ascii="Calibri" w:eastAsiaTheme="majorEastAsia" w:hAnsi="Calibri" w:cs="Calibri"/>
            <w:sz w:val="22"/>
            <w:szCs w:val="22"/>
          </w:rPr>
          <w:fldChar w:fldCharType="end"/>
        </w:r>
        <w:r w:rsidDel="00C93F72">
          <w:fldChar w:fldCharType="begin"/>
        </w:r>
        <w:r w:rsidRPr="00570D48" w:rsidDel="00C93F72">
          <w:rPr>
            <w:lang w:val="es-PY"/>
          </w:rPr>
          <w:delInstrText xml:space="preserve"> HYPERLINK "https://translate.googleusercontent.com/translate_f" \l "_Toc432497674" </w:delInstrText>
        </w:r>
        <w:r w:rsidDel="00C93F72">
          <w:fldChar w:fldCharType="separate"/>
        </w:r>
        <w:r w:rsidR="0080742B" w:rsidRPr="00570D48" w:rsidDel="00C93F72">
          <w:rPr>
            <w:rStyle w:val="Hipervnculo"/>
            <w:rFonts w:eastAsiaTheme="majorEastAsia" w:cs="Arial"/>
            <w:lang w:val="es-PY"/>
          </w:rPr>
          <w:delText>Seguridad y privacidad</w:delText>
        </w:r>
        <w:r w:rsidDel="00C93F72">
          <w:rPr>
            <w:rStyle w:val="Hipervnculo"/>
            <w:rFonts w:eastAsiaTheme="majorEastAsia" w:cs="Arial"/>
          </w:rPr>
          <w:fldChar w:fldCharType="end"/>
        </w:r>
      </w:del>
    </w:p>
    <w:p w14:paraId="2DAB62EA" w14:textId="3DBCB6D3" w:rsidR="0080742B" w:rsidRPr="00570D48" w:rsidDel="00C93F72" w:rsidRDefault="00C93F72" w:rsidP="0080742B">
      <w:pPr>
        <w:pStyle w:val="NormalWeb"/>
        <w:spacing w:before="0" w:beforeAutospacing="0" w:after="0" w:afterAutospacing="0"/>
        <w:ind w:left="245" w:hanging="720"/>
        <w:rPr>
          <w:del w:id="14" w:author="Elena Monutti" w:date="2026-04-13T21:01:00Z"/>
          <w:color w:val="000000"/>
          <w:sz w:val="27"/>
          <w:szCs w:val="27"/>
          <w:lang w:val="es-PY"/>
        </w:rPr>
      </w:pPr>
      <w:del w:id="15" w:author="Elena Monutti" w:date="2026-04-13T21:01:00Z">
        <w:r w:rsidDel="00C93F72">
          <w:fldChar w:fldCharType="begin"/>
        </w:r>
        <w:r w:rsidRPr="00570D48" w:rsidDel="00C93F72">
          <w:rPr>
            <w:lang w:val="es-PY"/>
          </w:rPr>
          <w:delInstrText xml:space="preserve"> HYPERLINK "https://translate.googleusercontent.com/translate_f" \l "_Toc432497675" </w:delInstrText>
        </w:r>
        <w:r w:rsidDel="00C93F72">
          <w:fldChar w:fldCharType="separate"/>
        </w:r>
        <w:r w:rsidR="0080742B" w:rsidRPr="00570D48" w:rsidDel="00C93F72">
          <w:rPr>
            <w:rStyle w:val="Hipervnculo"/>
            <w:rFonts w:eastAsiaTheme="majorEastAsia" w:cs="Arial"/>
            <w:lang w:val="es-PY"/>
          </w:rPr>
          <w:delText>6.3</w:delText>
        </w:r>
        <w:r w:rsidDel="00C93F72">
          <w:rPr>
            <w:rStyle w:val="Hipervnculo"/>
            <w:rFonts w:eastAsiaTheme="majorEastAsia" w:cs="Arial"/>
          </w:rPr>
          <w:fldChar w:fldCharType="end"/>
        </w:r>
        <w:r w:rsidR="0080742B" w:rsidRPr="00570D48" w:rsidDel="00C93F72">
          <w:rPr>
            <w:color w:val="000000"/>
            <w:sz w:val="27"/>
            <w:szCs w:val="27"/>
            <w:lang w:val="es-PY"/>
          </w:rPr>
          <w:delText> </w:delText>
        </w:r>
        <w:r w:rsidDel="00C93F72">
          <w:fldChar w:fldCharType="begin"/>
        </w:r>
        <w:r w:rsidRPr="00570D48" w:rsidDel="00C93F72">
          <w:rPr>
            <w:lang w:val="es-PY"/>
          </w:rPr>
          <w:delInstrText xml:space="preserve"> HYPERLINK "https://translate.googleusercontent.com/translate_f" \l "_Toc432497675" </w:delInstrText>
        </w:r>
        <w:r w:rsidDel="00C93F72">
          <w:fldChar w:fldCharType="separate"/>
        </w:r>
        <w:r w:rsidR="0080742B" w:rsidRPr="00570D48" w:rsidDel="00C93F72">
          <w:rPr>
            <w:rStyle w:val="Hipervnculo"/>
            <w:rFonts w:ascii="Calibri" w:eastAsiaTheme="majorEastAsia" w:hAnsi="Calibri" w:cs="Calibri"/>
            <w:sz w:val="22"/>
            <w:szCs w:val="22"/>
            <w:lang w:val="es-PY"/>
          </w:rPr>
          <w:delText>              </w:delText>
        </w:r>
        <w:r w:rsidDel="00C93F72">
          <w:rPr>
            <w:rStyle w:val="Hipervnculo"/>
            <w:rFonts w:ascii="Calibri" w:eastAsiaTheme="majorEastAsia" w:hAnsi="Calibri" w:cs="Calibri"/>
            <w:sz w:val="22"/>
            <w:szCs w:val="22"/>
          </w:rPr>
          <w:fldChar w:fldCharType="end"/>
        </w:r>
        <w:r w:rsidDel="00C93F72">
          <w:fldChar w:fldCharType="begin"/>
        </w:r>
        <w:r w:rsidRPr="00570D48" w:rsidDel="00C93F72">
          <w:rPr>
            <w:lang w:val="es-PY"/>
          </w:rPr>
          <w:delInstrText xml:space="preserve"> HYPERLINK "https://translate.googleusercontent.com/translate_f" \l "_Toc432497675" </w:delInstrText>
        </w:r>
        <w:r w:rsidDel="00C93F72">
          <w:fldChar w:fldCharType="separate"/>
        </w:r>
        <w:r w:rsidR="0080742B" w:rsidRPr="00570D48" w:rsidDel="00C93F72">
          <w:rPr>
            <w:rStyle w:val="Hipervnculo"/>
            <w:rFonts w:eastAsiaTheme="majorEastAsia" w:cs="Arial"/>
            <w:lang w:val="es-PY"/>
          </w:rPr>
          <w:delText>Supervisión del rendimiento y eficiencia de la base de datos</w:delText>
        </w:r>
        <w:r w:rsidDel="00C93F72">
          <w:rPr>
            <w:rStyle w:val="Hipervnculo"/>
            <w:rFonts w:eastAsiaTheme="majorEastAsia" w:cs="Arial"/>
          </w:rPr>
          <w:fldChar w:fldCharType="end"/>
        </w:r>
      </w:del>
    </w:p>
    <w:p w14:paraId="22FE7484" w14:textId="6138ACE1" w:rsidR="0080742B" w:rsidRPr="00570D48" w:rsidDel="00C93F72" w:rsidRDefault="00C93F72" w:rsidP="0080742B">
      <w:pPr>
        <w:pStyle w:val="NormalWeb"/>
        <w:spacing w:before="0" w:beforeAutospacing="0" w:after="0" w:afterAutospacing="0"/>
        <w:ind w:left="475" w:hanging="907"/>
        <w:rPr>
          <w:del w:id="16" w:author="Elena Monutti" w:date="2026-04-13T21:01:00Z"/>
          <w:color w:val="000000"/>
          <w:sz w:val="27"/>
          <w:szCs w:val="27"/>
          <w:lang w:val="es-PY"/>
        </w:rPr>
      </w:pPr>
      <w:del w:id="17" w:author="Elena Monutti" w:date="2026-04-13T21:01:00Z">
        <w:r w:rsidDel="00C93F72">
          <w:fldChar w:fldCharType="begin"/>
        </w:r>
        <w:r w:rsidRPr="00570D48" w:rsidDel="00C93F72">
          <w:rPr>
            <w:lang w:val="es-PY"/>
          </w:rPr>
          <w:delInstrText xml:space="preserve"> HYPERLINK "https://translate.googleusercontent.com/translate_f" \l "_Toc432497676" </w:delInstrText>
        </w:r>
        <w:r w:rsidDel="00C93F72">
          <w:fldChar w:fldCharType="separate"/>
        </w:r>
        <w:r w:rsidR="0080742B" w:rsidRPr="00570D48" w:rsidDel="00C93F72">
          <w:rPr>
            <w:rStyle w:val="Hipervnculo"/>
            <w:rFonts w:eastAsiaTheme="majorEastAsia" w:cs="Arial"/>
            <w:lang w:val="es-PY"/>
          </w:rPr>
          <w:delText>6.3.1</w:delText>
        </w:r>
        <w:r w:rsidDel="00C93F72">
          <w:rPr>
            <w:rStyle w:val="Hipervnculo"/>
            <w:rFonts w:eastAsiaTheme="majorEastAsia" w:cs="Arial"/>
          </w:rPr>
          <w:fldChar w:fldCharType="end"/>
        </w:r>
        <w:r w:rsidR="0080742B" w:rsidRPr="00570D48" w:rsidDel="00C93F72">
          <w:rPr>
            <w:color w:val="000000"/>
            <w:sz w:val="27"/>
            <w:szCs w:val="27"/>
            <w:lang w:val="es-PY"/>
          </w:rPr>
          <w:delText> </w:delText>
        </w:r>
        <w:r w:rsidDel="00C93F72">
          <w:fldChar w:fldCharType="begin"/>
        </w:r>
        <w:r w:rsidRPr="00570D48" w:rsidDel="00C93F72">
          <w:rPr>
            <w:lang w:val="es-PY"/>
          </w:rPr>
          <w:delInstrText xml:space="preserve"> HYPERLINK "https://translate.googleusercontent.com/translate_f" \l "_Toc432497676" </w:delInstrText>
        </w:r>
        <w:r w:rsidDel="00C93F72">
          <w:fldChar w:fldCharType="separate"/>
        </w:r>
        <w:r w:rsidR="0080742B" w:rsidRPr="00570D48" w:rsidDel="00C93F72">
          <w:rPr>
            <w:rStyle w:val="Hipervnculo"/>
            <w:rFonts w:ascii="Calibri" w:eastAsiaTheme="majorEastAsia" w:hAnsi="Calibri" w:cs="Calibri"/>
            <w:sz w:val="22"/>
            <w:szCs w:val="22"/>
            <w:lang w:val="es-PY"/>
          </w:rPr>
          <w:delText>              </w:delText>
        </w:r>
        <w:r w:rsidDel="00C93F72">
          <w:rPr>
            <w:rStyle w:val="Hipervnculo"/>
            <w:rFonts w:ascii="Calibri" w:eastAsiaTheme="majorEastAsia" w:hAnsi="Calibri" w:cs="Calibri"/>
            <w:sz w:val="22"/>
            <w:szCs w:val="22"/>
          </w:rPr>
          <w:fldChar w:fldCharType="end"/>
        </w:r>
        <w:r w:rsidDel="00C93F72">
          <w:fldChar w:fldCharType="begin"/>
        </w:r>
        <w:r w:rsidRPr="00570D48" w:rsidDel="00C93F72">
          <w:rPr>
            <w:lang w:val="es-PY"/>
          </w:rPr>
          <w:delInstrText xml:space="preserve"> HYPERLINK "https://translate.googleusercontent.com/translate_f" \l "_Toc432497676" </w:delInstrText>
        </w:r>
        <w:r w:rsidDel="00C93F72">
          <w:fldChar w:fldCharType="separate"/>
        </w:r>
        <w:r w:rsidR="0080742B" w:rsidRPr="00570D48" w:rsidDel="00C93F72">
          <w:rPr>
            <w:rStyle w:val="Hipervnculo"/>
            <w:rFonts w:eastAsiaTheme="majorEastAsia" w:cs="Arial"/>
            <w:lang w:val="es-PY"/>
          </w:rPr>
          <w:delText>Implicaciones operacionales</w:delText>
        </w:r>
        <w:r w:rsidDel="00C93F72">
          <w:rPr>
            <w:rStyle w:val="Hipervnculo"/>
            <w:rFonts w:eastAsiaTheme="majorEastAsia" w:cs="Arial"/>
          </w:rPr>
          <w:fldChar w:fldCharType="end"/>
        </w:r>
      </w:del>
    </w:p>
    <w:p w14:paraId="16C8A6B3" w14:textId="0F17ECF1" w:rsidR="0080742B" w:rsidRPr="00570D48" w:rsidDel="00C93F72" w:rsidRDefault="00C93F72" w:rsidP="0080742B">
      <w:pPr>
        <w:pStyle w:val="NormalWeb"/>
        <w:spacing w:before="0" w:beforeAutospacing="0" w:after="0" w:afterAutospacing="0"/>
        <w:ind w:left="475" w:hanging="907"/>
        <w:rPr>
          <w:del w:id="18" w:author="Elena Monutti" w:date="2026-04-13T21:01:00Z"/>
          <w:color w:val="000000"/>
          <w:sz w:val="27"/>
          <w:szCs w:val="27"/>
          <w:lang w:val="es-PY"/>
        </w:rPr>
      </w:pPr>
      <w:del w:id="19" w:author="Elena Monutti" w:date="2026-04-13T21:01:00Z">
        <w:r w:rsidDel="00C93F72">
          <w:fldChar w:fldCharType="begin"/>
        </w:r>
        <w:r w:rsidRPr="00570D48" w:rsidDel="00C93F72">
          <w:rPr>
            <w:lang w:val="es-PY"/>
          </w:rPr>
          <w:delInstrText xml:space="preserve"> HYPERLINK "https://translate.googleusercontent.com/translate_f" \l "_Toc432497677" </w:delInstrText>
        </w:r>
        <w:r w:rsidDel="00C93F72">
          <w:fldChar w:fldCharType="separate"/>
        </w:r>
        <w:r w:rsidR="0080742B" w:rsidRPr="00570D48" w:rsidDel="00C93F72">
          <w:rPr>
            <w:rStyle w:val="Hipervnculo"/>
            <w:rFonts w:eastAsiaTheme="majorEastAsia" w:cs="Arial"/>
            <w:lang w:val="es-PY"/>
          </w:rPr>
          <w:delText>6.3.2</w:delText>
        </w:r>
        <w:r w:rsidDel="00C93F72">
          <w:rPr>
            <w:rStyle w:val="Hipervnculo"/>
            <w:rFonts w:eastAsiaTheme="majorEastAsia" w:cs="Arial"/>
          </w:rPr>
          <w:fldChar w:fldCharType="end"/>
        </w:r>
        <w:r w:rsidR="0080742B" w:rsidRPr="00570D48" w:rsidDel="00C93F72">
          <w:rPr>
            <w:color w:val="000000"/>
            <w:sz w:val="27"/>
            <w:szCs w:val="27"/>
            <w:lang w:val="es-PY"/>
          </w:rPr>
          <w:delText> </w:delText>
        </w:r>
        <w:r w:rsidDel="00C93F72">
          <w:fldChar w:fldCharType="begin"/>
        </w:r>
        <w:r w:rsidRPr="00570D48" w:rsidDel="00C93F72">
          <w:rPr>
            <w:lang w:val="es-PY"/>
          </w:rPr>
          <w:delInstrText xml:space="preserve"> HYPERLINK "https://translate.googleusercontent.com/translate_f" \l "_Toc432497677" </w:delInstrText>
        </w:r>
        <w:r w:rsidDel="00C93F72">
          <w:fldChar w:fldCharType="separate"/>
        </w:r>
        <w:r w:rsidR="0080742B" w:rsidRPr="00570D48" w:rsidDel="00C93F72">
          <w:rPr>
            <w:rStyle w:val="Hipervnculo"/>
            <w:rFonts w:ascii="Calibri" w:eastAsiaTheme="majorEastAsia" w:hAnsi="Calibri" w:cs="Calibri"/>
            <w:sz w:val="22"/>
            <w:szCs w:val="22"/>
            <w:lang w:val="es-PY"/>
          </w:rPr>
          <w:delText>              </w:delText>
        </w:r>
        <w:r w:rsidDel="00C93F72">
          <w:rPr>
            <w:rStyle w:val="Hipervnculo"/>
            <w:rFonts w:ascii="Calibri" w:eastAsiaTheme="majorEastAsia" w:hAnsi="Calibri" w:cs="Calibri"/>
            <w:sz w:val="22"/>
            <w:szCs w:val="22"/>
          </w:rPr>
          <w:fldChar w:fldCharType="end"/>
        </w:r>
        <w:r w:rsidDel="00C93F72">
          <w:fldChar w:fldCharType="begin"/>
        </w:r>
        <w:r w:rsidRPr="00570D48" w:rsidDel="00C93F72">
          <w:rPr>
            <w:lang w:val="es-PY"/>
          </w:rPr>
          <w:delInstrText xml:space="preserve"> HYPERLINK "https://translate.googleusercontent.com/translate_f" \l "_Toc432497677" </w:delInstrText>
        </w:r>
        <w:r w:rsidDel="00C93F72">
          <w:fldChar w:fldCharType="separate"/>
        </w:r>
        <w:r w:rsidR="0080742B" w:rsidRPr="00570D48" w:rsidDel="00C93F72">
          <w:rPr>
            <w:rStyle w:val="Hipervnculo"/>
            <w:rFonts w:eastAsiaTheme="majorEastAsia" w:cs="Arial"/>
            <w:lang w:val="es-PY"/>
          </w:rPr>
          <w:delText>Requisitos de transferencia de datos</w:delText>
        </w:r>
        <w:r w:rsidDel="00C93F72">
          <w:rPr>
            <w:rStyle w:val="Hipervnculo"/>
            <w:rFonts w:eastAsiaTheme="majorEastAsia" w:cs="Arial"/>
          </w:rPr>
          <w:fldChar w:fldCharType="end"/>
        </w:r>
      </w:del>
    </w:p>
    <w:p w14:paraId="2AAFE417" w14:textId="0F606696" w:rsidR="0080742B" w:rsidRPr="00570D48" w:rsidDel="00C93F72" w:rsidRDefault="00C93F72" w:rsidP="0080742B">
      <w:pPr>
        <w:pStyle w:val="NormalWeb"/>
        <w:spacing w:before="0" w:beforeAutospacing="0" w:after="0" w:afterAutospacing="0"/>
        <w:ind w:left="475" w:hanging="907"/>
        <w:rPr>
          <w:del w:id="20" w:author="Elena Monutti" w:date="2026-04-13T21:01:00Z"/>
          <w:color w:val="000000"/>
          <w:sz w:val="27"/>
          <w:szCs w:val="27"/>
          <w:lang w:val="es-PY"/>
        </w:rPr>
      </w:pPr>
      <w:del w:id="21" w:author="Elena Monutti" w:date="2026-04-13T21:01:00Z">
        <w:r w:rsidDel="00C93F72">
          <w:fldChar w:fldCharType="begin"/>
        </w:r>
        <w:r w:rsidRPr="00570D48" w:rsidDel="00C93F72">
          <w:rPr>
            <w:lang w:val="es-PY"/>
          </w:rPr>
          <w:delInstrText xml:space="preserve"> HYPERLINK "https://translate.googleusercontent.com/translate_f" \l "_Toc432497678" </w:delInstrText>
        </w:r>
        <w:r w:rsidDel="00C93F72">
          <w:fldChar w:fldCharType="separate"/>
        </w:r>
        <w:r w:rsidR="0080742B" w:rsidRPr="00570D48" w:rsidDel="00C93F72">
          <w:rPr>
            <w:rStyle w:val="Hipervnculo"/>
            <w:rFonts w:eastAsiaTheme="majorEastAsia" w:cs="Arial"/>
            <w:lang w:val="es-PY"/>
          </w:rPr>
          <w:delText>6.3.3</w:delText>
        </w:r>
        <w:r w:rsidDel="00C93F72">
          <w:rPr>
            <w:rStyle w:val="Hipervnculo"/>
            <w:rFonts w:eastAsiaTheme="majorEastAsia" w:cs="Arial"/>
          </w:rPr>
          <w:fldChar w:fldCharType="end"/>
        </w:r>
        <w:r w:rsidR="0080742B" w:rsidRPr="00570D48" w:rsidDel="00C93F72">
          <w:rPr>
            <w:color w:val="000000"/>
            <w:sz w:val="27"/>
            <w:szCs w:val="27"/>
            <w:lang w:val="es-PY"/>
          </w:rPr>
          <w:delText> </w:delText>
        </w:r>
        <w:r w:rsidDel="00C93F72">
          <w:fldChar w:fldCharType="begin"/>
        </w:r>
        <w:r w:rsidRPr="00570D48" w:rsidDel="00C93F72">
          <w:rPr>
            <w:lang w:val="es-PY"/>
          </w:rPr>
          <w:delInstrText xml:space="preserve"> HYPERLINK "https://translate.googleusercontent.com/translate_f" \l "_Toc432497678" </w:delInstrText>
        </w:r>
        <w:r w:rsidDel="00C93F72">
          <w:fldChar w:fldCharType="separate"/>
        </w:r>
        <w:r w:rsidR="0080742B" w:rsidRPr="00570D48" w:rsidDel="00C93F72">
          <w:rPr>
            <w:rStyle w:val="Hipervnculo"/>
            <w:rFonts w:ascii="Calibri" w:eastAsiaTheme="majorEastAsia" w:hAnsi="Calibri" w:cs="Calibri"/>
            <w:sz w:val="22"/>
            <w:szCs w:val="22"/>
            <w:lang w:val="es-PY"/>
          </w:rPr>
          <w:delText>              </w:delText>
        </w:r>
        <w:r w:rsidDel="00C93F72">
          <w:rPr>
            <w:rStyle w:val="Hipervnculo"/>
            <w:rFonts w:ascii="Calibri" w:eastAsiaTheme="majorEastAsia" w:hAnsi="Calibri" w:cs="Calibri"/>
            <w:sz w:val="22"/>
            <w:szCs w:val="22"/>
          </w:rPr>
          <w:fldChar w:fldCharType="end"/>
        </w:r>
        <w:r w:rsidDel="00C93F72">
          <w:fldChar w:fldCharType="begin"/>
        </w:r>
        <w:r w:rsidRPr="00570D48" w:rsidDel="00C93F72">
          <w:rPr>
            <w:lang w:val="es-PY"/>
          </w:rPr>
          <w:delInstrText xml:space="preserve"> HYPERLINK "https://translate.googleusercontent.com/translate_f" \l "_Toc432497678" </w:delInstrText>
        </w:r>
        <w:r w:rsidDel="00C93F72">
          <w:fldChar w:fldCharType="separate"/>
        </w:r>
        <w:r w:rsidR="0080742B" w:rsidRPr="00570D48" w:rsidDel="00C93F72">
          <w:rPr>
            <w:rStyle w:val="Hipervnculo"/>
            <w:rFonts w:eastAsiaTheme="majorEastAsia" w:cs="Arial"/>
            <w:lang w:val="es-PY"/>
          </w:rPr>
          <w:delText>Formatos de datos</w:delText>
        </w:r>
        <w:r w:rsidDel="00C93F72">
          <w:rPr>
            <w:rStyle w:val="Hipervnculo"/>
            <w:rFonts w:eastAsiaTheme="majorEastAsia" w:cs="Arial"/>
          </w:rPr>
          <w:fldChar w:fldCharType="end"/>
        </w:r>
      </w:del>
    </w:p>
    <w:p w14:paraId="38CE0FA3" w14:textId="744EFF17" w:rsidR="0080742B" w:rsidRPr="00570D48" w:rsidDel="00C93F72" w:rsidRDefault="00C93F72" w:rsidP="0080742B">
      <w:pPr>
        <w:pStyle w:val="NormalWeb"/>
        <w:spacing w:before="0" w:beforeAutospacing="0" w:after="0" w:afterAutospacing="0"/>
        <w:ind w:left="245" w:hanging="720"/>
        <w:rPr>
          <w:del w:id="22" w:author="Elena Monutti" w:date="2026-04-13T21:01:00Z"/>
          <w:color w:val="000000"/>
          <w:sz w:val="27"/>
          <w:szCs w:val="27"/>
          <w:lang w:val="es-PY"/>
        </w:rPr>
      </w:pPr>
      <w:del w:id="23" w:author="Elena Monutti" w:date="2026-04-13T21:01:00Z">
        <w:r w:rsidDel="00C93F72">
          <w:fldChar w:fldCharType="begin"/>
        </w:r>
        <w:r w:rsidRPr="00570D48" w:rsidDel="00C93F72">
          <w:rPr>
            <w:lang w:val="es-PY"/>
          </w:rPr>
          <w:delInstrText xml:space="preserve"> HYPERLINK "https://translate.googleusercontent.com/translate_f" \l "_Toc432497679" </w:delInstrText>
        </w:r>
        <w:r w:rsidDel="00C93F72">
          <w:fldChar w:fldCharType="separate"/>
        </w:r>
        <w:r w:rsidR="0080742B" w:rsidRPr="00570D48" w:rsidDel="00C93F72">
          <w:rPr>
            <w:rStyle w:val="Hipervnculo"/>
            <w:rFonts w:eastAsiaTheme="majorEastAsia" w:cs="Arial"/>
            <w:lang w:val="es-PY"/>
          </w:rPr>
          <w:delText>6.4</w:delText>
        </w:r>
        <w:r w:rsidDel="00C93F72">
          <w:rPr>
            <w:rStyle w:val="Hipervnculo"/>
            <w:rFonts w:eastAsiaTheme="majorEastAsia" w:cs="Arial"/>
          </w:rPr>
          <w:fldChar w:fldCharType="end"/>
        </w:r>
        <w:r w:rsidR="0080742B" w:rsidRPr="00570D48" w:rsidDel="00C93F72">
          <w:rPr>
            <w:color w:val="000000"/>
            <w:sz w:val="27"/>
            <w:szCs w:val="27"/>
            <w:lang w:val="es-PY"/>
          </w:rPr>
          <w:delText> </w:delText>
        </w:r>
        <w:r w:rsidDel="00C93F72">
          <w:fldChar w:fldCharType="begin"/>
        </w:r>
        <w:r w:rsidRPr="00570D48" w:rsidDel="00C93F72">
          <w:rPr>
            <w:lang w:val="es-PY"/>
          </w:rPr>
          <w:delInstrText xml:space="preserve"> HYPERLINK "https://translate.googleusercontent.com/translate_f" \l "_Toc432497679" </w:delInstrText>
        </w:r>
        <w:r w:rsidDel="00C93F72">
          <w:fldChar w:fldCharType="separate"/>
        </w:r>
        <w:r w:rsidR="0080742B" w:rsidRPr="00570D48" w:rsidDel="00C93F72">
          <w:rPr>
            <w:rStyle w:val="Hipervnculo"/>
            <w:rFonts w:ascii="Calibri" w:eastAsiaTheme="majorEastAsia" w:hAnsi="Calibri" w:cs="Calibri"/>
            <w:sz w:val="22"/>
            <w:szCs w:val="22"/>
            <w:lang w:val="es-PY"/>
          </w:rPr>
          <w:delText>              </w:delText>
        </w:r>
        <w:r w:rsidDel="00C93F72">
          <w:rPr>
            <w:rStyle w:val="Hipervnculo"/>
            <w:rFonts w:ascii="Calibri" w:eastAsiaTheme="majorEastAsia" w:hAnsi="Calibri" w:cs="Calibri"/>
            <w:sz w:val="22"/>
            <w:szCs w:val="22"/>
          </w:rPr>
          <w:fldChar w:fldCharType="end"/>
        </w:r>
        <w:r w:rsidDel="00C93F72">
          <w:fldChar w:fldCharType="begin"/>
        </w:r>
        <w:r w:rsidRPr="00570D48" w:rsidDel="00C93F72">
          <w:rPr>
            <w:lang w:val="es-PY"/>
          </w:rPr>
          <w:delInstrText xml:space="preserve"> HYPERLINK "https://translate.googleusercontent.com/translate_f" \l "_Toc432497679" </w:delInstrText>
        </w:r>
        <w:r w:rsidDel="00C93F72">
          <w:fldChar w:fldCharType="separate"/>
        </w:r>
        <w:r w:rsidR="0080742B" w:rsidRPr="00570D48" w:rsidDel="00C93F72">
          <w:rPr>
            <w:rStyle w:val="Hipervnculo"/>
            <w:rFonts w:eastAsiaTheme="majorEastAsia" w:cs="Arial"/>
            <w:lang w:val="es-PY"/>
          </w:rPr>
          <w:delText>Copia de seguridad y recuperación</w:delText>
        </w:r>
        <w:r w:rsidDel="00C93F72">
          <w:rPr>
            <w:rStyle w:val="Hipervnculo"/>
            <w:rFonts w:eastAsiaTheme="majorEastAsia" w:cs="Arial"/>
          </w:rPr>
          <w:fldChar w:fldCharType="end"/>
        </w:r>
      </w:del>
    </w:p>
    <w:p w14:paraId="543AAC6A" w14:textId="79FEB9E6" w:rsidR="0080742B" w:rsidRPr="00570D48" w:rsidDel="00C93F72" w:rsidRDefault="00C93F72" w:rsidP="0080742B">
      <w:pPr>
        <w:pStyle w:val="NormalWeb"/>
        <w:spacing w:before="200" w:beforeAutospacing="0" w:after="120" w:afterAutospacing="0"/>
        <w:ind w:hanging="360"/>
        <w:rPr>
          <w:del w:id="24" w:author="Elena Monutti" w:date="2026-04-13T21:01:00Z"/>
          <w:color w:val="000000"/>
          <w:sz w:val="27"/>
          <w:szCs w:val="27"/>
          <w:lang w:val="es-PY"/>
        </w:rPr>
      </w:pPr>
      <w:del w:id="25" w:author="Elena Monutti" w:date="2026-04-13T21:01:00Z">
        <w:r w:rsidDel="00C93F72">
          <w:fldChar w:fldCharType="begin"/>
        </w:r>
        <w:r w:rsidRPr="00570D48" w:rsidDel="00C93F72">
          <w:rPr>
            <w:lang w:val="es-PY"/>
          </w:rPr>
          <w:delInstrText xml:space="preserve"> HYPERLINK "https://translate.googleusercontent.com/translate_f" \l "_Toc432497680" </w:delInstrText>
        </w:r>
        <w:r w:rsidDel="00C93F72">
          <w:fldChar w:fldCharType="separate"/>
        </w:r>
        <w:r w:rsidR="0080742B" w:rsidRPr="00570D48" w:rsidDel="00C93F72">
          <w:rPr>
            <w:rStyle w:val="Hipervnculo"/>
            <w:rFonts w:eastAsiaTheme="majorEastAsia" w:cs="Arial"/>
            <w:b/>
            <w:bCs/>
            <w:lang w:val="es-PY"/>
          </w:rPr>
          <w:delText>Apéndice A: Apéndices sugeridos</w:delText>
        </w:r>
        <w:r w:rsidDel="00C93F72">
          <w:rPr>
            <w:rStyle w:val="Hipervnculo"/>
            <w:rFonts w:eastAsiaTheme="majorEastAsia" w:cs="Arial"/>
            <w:b/>
            <w:bCs/>
          </w:rPr>
          <w:fldChar w:fldCharType="end"/>
        </w:r>
      </w:del>
    </w:p>
    <w:p w14:paraId="69F5544B" w14:textId="1B06546A" w:rsidR="0080742B" w:rsidRPr="00570D48" w:rsidDel="00C93F72" w:rsidRDefault="00C93F72" w:rsidP="0080742B">
      <w:pPr>
        <w:pStyle w:val="NormalWeb"/>
        <w:spacing w:before="200" w:beforeAutospacing="0" w:after="120" w:afterAutospacing="0"/>
        <w:ind w:hanging="360"/>
        <w:rPr>
          <w:del w:id="26" w:author="Elena Monutti" w:date="2026-04-13T21:01:00Z"/>
          <w:color w:val="000000"/>
          <w:sz w:val="27"/>
          <w:szCs w:val="27"/>
          <w:lang w:val="es-PY"/>
        </w:rPr>
      </w:pPr>
      <w:del w:id="27" w:author="Elena Monutti" w:date="2026-04-13T21:01:00Z">
        <w:r w:rsidDel="00C93F72">
          <w:fldChar w:fldCharType="begin"/>
        </w:r>
        <w:r w:rsidRPr="00570D48" w:rsidDel="00C93F72">
          <w:rPr>
            <w:lang w:val="es-PY"/>
          </w:rPr>
          <w:delInstrText xml:space="preserve"> HYPERLINK "https://translate.googleusercontent.com/translate_f" \l "_Toc432497681" </w:delInstrText>
        </w:r>
        <w:r w:rsidDel="00C93F72">
          <w:fldChar w:fldCharType="separate"/>
        </w:r>
        <w:r w:rsidR="0080742B" w:rsidRPr="00570D48" w:rsidDel="00C93F72">
          <w:rPr>
            <w:rStyle w:val="Hipervnculo"/>
            <w:rFonts w:eastAsiaTheme="majorEastAsia" w:cs="Arial"/>
            <w:b/>
            <w:bCs/>
            <w:lang w:val="es-PY"/>
          </w:rPr>
          <w:delText>Apéndice B: Registro de cambios</w:delText>
        </w:r>
        <w:r w:rsidDel="00C93F72">
          <w:rPr>
            <w:rStyle w:val="Hipervnculo"/>
            <w:rFonts w:eastAsiaTheme="majorEastAsia" w:cs="Arial"/>
            <w:b/>
            <w:bCs/>
          </w:rPr>
          <w:fldChar w:fldCharType="end"/>
        </w:r>
      </w:del>
    </w:p>
    <w:p w14:paraId="03AFAFC5" w14:textId="797AD1F4" w:rsidR="0080742B" w:rsidRPr="00570D48" w:rsidDel="00C93F72" w:rsidRDefault="00C93F72" w:rsidP="0080742B">
      <w:pPr>
        <w:pStyle w:val="NormalWeb"/>
        <w:spacing w:before="200" w:beforeAutospacing="0" w:after="120" w:afterAutospacing="0"/>
        <w:ind w:hanging="360"/>
        <w:rPr>
          <w:del w:id="28" w:author="Elena Monutti" w:date="2026-04-13T21:01:00Z"/>
          <w:color w:val="000000"/>
          <w:sz w:val="27"/>
          <w:szCs w:val="27"/>
          <w:lang w:val="es-PY"/>
        </w:rPr>
      </w:pPr>
      <w:del w:id="29" w:author="Elena Monutti" w:date="2026-04-13T21:01:00Z">
        <w:r w:rsidDel="00C93F72">
          <w:fldChar w:fldCharType="begin"/>
        </w:r>
        <w:r w:rsidRPr="00570D48" w:rsidDel="00C93F72">
          <w:rPr>
            <w:lang w:val="es-PY"/>
          </w:rPr>
          <w:delInstrText xml:space="preserve"> HYPERLINK "https://translate.googleusercontent.com/translate_f" \l "_Toc432497682" </w:delInstrText>
        </w:r>
        <w:r w:rsidDel="00C93F72">
          <w:fldChar w:fldCharType="separate"/>
        </w:r>
        <w:r w:rsidR="0080742B" w:rsidRPr="00570D48" w:rsidDel="00C93F72">
          <w:rPr>
            <w:rStyle w:val="Hipervnculo"/>
            <w:rFonts w:eastAsiaTheme="majorEastAsia" w:cs="Arial"/>
            <w:b/>
            <w:bCs/>
            <w:lang w:val="es-PY"/>
          </w:rPr>
          <w:delText>Apéndice C: Acrónimos</w:delText>
        </w:r>
        <w:r w:rsidDel="00C93F72">
          <w:rPr>
            <w:rStyle w:val="Hipervnculo"/>
            <w:rFonts w:eastAsiaTheme="majorEastAsia" w:cs="Arial"/>
            <w:b/>
            <w:bCs/>
          </w:rPr>
          <w:fldChar w:fldCharType="end"/>
        </w:r>
      </w:del>
    </w:p>
    <w:p w14:paraId="05F6C8F9" w14:textId="22EEA71D" w:rsidR="0080742B" w:rsidRPr="00570D48" w:rsidDel="00C93F72" w:rsidRDefault="00C93F72" w:rsidP="0080742B">
      <w:pPr>
        <w:pStyle w:val="NormalWeb"/>
        <w:spacing w:before="200" w:beforeAutospacing="0" w:after="120" w:afterAutospacing="0"/>
        <w:ind w:hanging="360"/>
        <w:rPr>
          <w:del w:id="30" w:author="Elena Monutti" w:date="2026-04-13T21:01:00Z"/>
          <w:color w:val="000000"/>
          <w:sz w:val="27"/>
          <w:szCs w:val="27"/>
          <w:lang w:val="es-PY"/>
        </w:rPr>
      </w:pPr>
      <w:del w:id="31" w:author="Elena Monutti" w:date="2026-04-13T21:01:00Z">
        <w:r w:rsidDel="00C93F72">
          <w:fldChar w:fldCharType="begin"/>
        </w:r>
        <w:r w:rsidRPr="00570D48" w:rsidDel="00C93F72">
          <w:rPr>
            <w:lang w:val="es-PY"/>
          </w:rPr>
          <w:delInstrText xml:space="preserve"> HYPERLINK "https://translate.googleusercontent.com/translate_f" \l "_Toc432497683" </w:delInstrText>
        </w:r>
        <w:r w:rsidDel="00C93F72">
          <w:fldChar w:fldCharType="separate"/>
        </w:r>
        <w:r w:rsidR="0080742B" w:rsidRPr="00570D48" w:rsidDel="00C93F72">
          <w:rPr>
            <w:rStyle w:val="Hipervnculo"/>
            <w:rFonts w:eastAsiaTheme="majorEastAsia" w:cs="Arial"/>
            <w:b/>
            <w:bCs/>
            <w:lang w:val="es-PY"/>
          </w:rPr>
          <w:delText>Apéndice D: Glosario</w:delText>
        </w:r>
        <w:r w:rsidDel="00C93F72">
          <w:rPr>
            <w:rStyle w:val="Hipervnculo"/>
            <w:rFonts w:eastAsiaTheme="majorEastAsia" w:cs="Arial"/>
            <w:b/>
            <w:bCs/>
          </w:rPr>
          <w:fldChar w:fldCharType="end"/>
        </w:r>
      </w:del>
    </w:p>
    <w:p w14:paraId="6788B8F8" w14:textId="141E414C" w:rsidR="0080742B" w:rsidRPr="00570D48" w:rsidDel="00C93F72" w:rsidRDefault="00C93F72" w:rsidP="0080742B">
      <w:pPr>
        <w:pStyle w:val="NormalWeb"/>
        <w:spacing w:before="200" w:beforeAutospacing="0" w:after="120" w:afterAutospacing="0"/>
        <w:ind w:hanging="360"/>
        <w:rPr>
          <w:del w:id="32" w:author="Elena Monutti" w:date="2026-04-13T21:01:00Z"/>
          <w:color w:val="000000"/>
          <w:sz w:val="27"/>
          <w:szCs w:val="27"/>
          <w:lang w:val="es-PY"/>
        </w:rPr>
      </w:pPr>
      <w:del w:id="33" w:author="Elena Monutti" w:date="2026-04-13T21:01:00Z">
        <w:r w:rsidDel="00C93F72">
          <w:fldChar w:fldCharType="begin"/>
        </w:r>
        <w:r w:rsidRPr="00570D48" w:rsidDel="00C93F72">
          <w:rPr>
            <w:lang w:val="es-PY"/>
          </w:rPr>
          <w:delInstrText xml:space="preserve"> HYPERLINK "https://translate.googleusercontent.com/translate_f" \l "_Toc432497684" </w:delInstrText>
        </w:r>
        <w:r w:rsidDel="00C93F72">
          <w:fldChar w:fldCharType="separate"/>
        </w:r>
        <w:r w:rsidR="0080742B" w:rsidRPr="00570D48" w:rsidDel="00C93F72">
          <w:rPr>
            <w:rStyle w:val="Hipervnculo"/>
            <w:rFonts w:eastAsiaTheme="majorEastAsia" w:cs="Arial"/>
            <w:b/>
            <w:bCs/>
            <w:lang w:val="es-PY"/>
          </w:rPr>
          <w:delText>Apéndice E: Documentos referenciados</w:delText>
        </w:r>
        <w:r w:rsidDel="00C93F72">
          <w:rPr>
            <w:rStyle w:val="Hipervnculo"/>
            <w:rFonts w:eastAsiaTheme="majorEastAsia" w:cs="Arial"/>
            <w:b/>
            <w:bCs/>
          </w:rPr>
          <w:fldChar w:fldCharType="end"/>
        </w:r>
      </w:del>
    </w:p>
    <w:p w14:paraId="032CEAFF" w14:textId="18D4894D" w:rsidR="0080742B" w:rsidRPr="00570D48" w:rsidDel="00C93F72" w:rsidRDefault="00C93F72" w:rsidP="0080742B">
      <w:pPr>
        <w:pStyle w:val="NormalWeb"/>
        <w:spacing w:before="200" w:beforeAutospacing="0" w:after="120" w:afterAutospacing="0"/>
        <w:ind w:hanging="360"/>
        <w:rPr>
          <w:del w:id="34" w:author="Elena Monutti" w:date="2026-04-13T21:01:00Z"/>
          <w:color w:val="000000"/>
          <w:sz w:val="27"/>
          <w:szCs w:val="27"/>
          <w:lang w:val="es-PY"/>
        </w:rPr>
      </w:pPr>
      <w:del w:id="35" w:author="Elena Monutti" w:date="2026-04-13T21:01:00Z">
        <w:r w:rsidDel="00C93F72">
          <w:fldChar w:fldCharType="begin"/>
        </w:r>
        <w:r w:rsidRPr="00570D48" w:rsidDel="00C93F72">
          <w:rPr>
            <w:lang w:val="es-PY"/>
          </w:rPr>
          <w:delInstrText xml:space="preserve"> HYPERLINK "https://translate.googleusercontent.com/translate_f" \l "_Toc432497685" </w:delInstrText>
        </w:r>
        <w:r w:rsidDel="00C93F72">
          <w:fldChar w:fldCharType="separate"/>
        </w:r>
        <w:r w:rsidR="0080742B" w:rsidRPr="00570D48" w:rsidDel="00C93F72">
          <w:rPr>
            <w:rStyle w:val="Hipervnculo"/>
            <w:rFonts w:eastAsiaTheme="majorEastAsia" w:cs="Arial"/>
            <w:b/>
            <w:bCs/>
            <w:lang w:val="es-PY"/>
          </w:rPr>
          <w:delText>Apéndice F: Aprobaciones</w:delText>
        </w:r>
        <w:r w:rsidDel="00C93F72">
          <w:rPr>
            <w:rStyle w:val="Hipervnculo"/>
            <w:rFonts w:eastAsiaTheme="majorEastAsia" w:cs="Arial"/>
            <w:b/>
            <w:bCs/>
          </w:rPr>
          <w:fldChar w:fldCharType="end"/>
        </w:r>
      </w:del>
    </w:p>
    <w:p w14:paraId="6D3FF780" w14:textId="46EE28CF" w:rsidR="0080742B" w:rsidRPr="00570D48" w:rsidDel="00C93F72" w:rsidRDefault="00C93F72" w:rsidP="0080742B">
      <w:pPr>
        <w:pStyle w:val="NormalWeb"/>
        <w:spacing w:before="200" w:beforeAutospacing="0" w:after="120" w:afterAutospacing="0"/>
        <w:ind w:hanging="360"/>
        <w:rPr>
          <w:del w:id="36" w:author="Elena Monutti" w:date="2026-04-13T21:01:00Z"/>
          <w:color w:val="000000"/>
          <w:sz w:val="27"/>
          <w:szCs w:val="27"/>
          <w:lang w:val="es-PY"/>
        </w:rPr>
      </w:pPr>
      <w:del w:id="37" w:author="Elena Monutti" w:date="2026-04-13T21:01:00Z">
        <w:r w:rsidDel="00C93F72">
          <w:fldChar w:fldCharType="begin"/>
        </w:r>
        <w:r w:rsidRPr="00570D48" w:rsidDel="00C93F72">
          <w:rPr>
            <w:lang w:val="es-PY"/>
          </w:rPr>
          <w:delInstrText xml:space="preserve"> HYPERLINK "https://translate.googleusercontent.com/translate_f" \l "_Toc432497686" </w:delInstrText>
        </w:r>
        <w:r w:rsidDel="00C93F72">
          <w:fldChar w:fldCharType="separate"/>
        </w:r>
        <w:r w:rsidR="0080742B" w:rsidRPr="00570D48" w:rsidDel="00C93F72">
          <w:rPr>
            <w:rStyle w:val="Hipervnculo"/>
            <w:rFonts w:eastAsiaTheme="majorEastAsia" w:cs="Arial"/>
            <w:b/>
            <w:bCs/>
            <w:lang w:val="es-PY"/>
          </w:rPr>
          <w:delText>Apéndice G: Notas para el autor / Instrucciones de la plantilla</w:delText>
        </w:r>
        <w:r w:rsidDel="00C93F72">
          <w:rPr>
            <w:rStyle w:val="Hipervnculo"/>
            <w:rFonts w:eastAsiaTheme="majorEastAsia" w:cs="Arial"/>
            <w:b/>
            <w:bCs/>
          </w:rPr>
          <w:fldChar w:fldCharType="end"/>
        </w:r>
      </w:del>
    </w:p>
    <w:p w14:paraId="4A06D28D" w14:textId="3332365A" w:rsidR="0080742B" w:rsidRPr="00570D48" w:rsidDel="00C93F72" w:rsidRDefault="00C93F72" w:rsidP="0080742B">
      <w:pPr>
        <w:pStyle w:val="NormalWeb"/>
        <w:spacing w:before="200" w:beforeAutospacing="0" w:after="120" w:afterAutospacing="0"/>
        <w:ind w:hanging="360"/>
        <w:rPr>
          <w:del w:id="38" w:author="Elena Monutti" w:date="2026-04-13T21:01:00Z"/>
          <w:color w:val="000000"/>
          <w:sz w:val="27"/>
          <w:szCs w:val="27"/>
          <w:lang w:val="es-PY"/>
        </w:rPr>
      </w:pPr>
      <w:del w:id="39" w:author="Elena Monutti" w:date="2026-04-13T21:01:00Z">
        <w:r w:rsidDel="00C93F72">
          <w:fldChar w:fldCharType="begin"/>
        </w:r>
        <w:r w:rsidRPr="00570D48" w:rsidDel="00C93F72">
          <w:rPr>
            <w:lang w:val="es-PY"/>
          </w:rPr>
          <w:delInstrText xml:space="preserve"> HYPERLINK "https://translate.googleusercontent.com/translate_f" \l "_Toc432497687" </w:delInstrText>
        </w:r>
        <w:r w:rsidDel="00C93F72">
          <w:fldChar w:fldCharType="separate"/>
        </w:r>
        <w:r w:rsidR="0080742B" w:rsidRPr="00570D48" w:rsidDel="00C93F72">
          <w:rPr>
            <w:rStyle w:val="Hipervnculo"/>
            <w:rFonts w:eastAsiaTheme="majorEastAsia" w:cs="Arial"/>
            <w:b/>
            <w:bCs/>
            <w:lang w:val="es-PY"/>
          </w:rPr>
          <w:delText>Apéndice H: Historial de revisión de plantilla de XLC</w:delText>
        </w:r>
        <w:r w:rsidDel="00C93F72">
          <w:rPr>
            <w:rStyle w:val="Hipervnculo"/>
            <w:rFonts w:eastAsiaTheme="majorEastAsia" w:cs="Arial"/>
            <w:b/>
            <w:bCs/>
          </w:rPr>
          <w:fldChar w:fldCharType="end"/>
        </w:r>
      </w:del>
    </w:p>
    <w:p w14:paraId="02C84F1B" w14:textId="6796629C" w:rsidR="0080742B" w:rsidRPr="00570D48" w:rsidDel="00C93F72" w:rsidRDefault="00C93F72" w:rsidP="0080742B">
      <w:pPr>
        <w:pStyle w:val="NormalWeb"/>
        <w:spacing w:before="200" w:beforeAutospacing="0" w:after="120" w:afterAutospacing="0"/>
        <w:ind w:hanging="360"/>
        <w:rPr>
          <w:del w:id="40" w:author="Elena Monutti" w:date="2026-04-13T21:01:00Z"/>
          <w:color w:val="000000"/>
          <w:sz w:val="27"/>
          <w:szCs w:val="27"/>
          <w:lang w:val="es-PY"/>
        </w:rPr>
      </w:pPr>
      <w:del w:id="41" w:author="Elena Monutti" w:date="2026-04-13T21:01:00Z">
        <w:r w:rsidDel="00C93F72">
          <w:fldChar w:fldCharType="begin"/>
        </w:r>
        <w:r w:rsidRPr="00570D48" w:rsidDel="00C93F72">
          <w:rPr>
            <w:lang w:val="es-PY"/>
          </w:rPr>
          <w:delInstrText xml:space="preserve"> HYPERLINK "https://translate.googleusercontent.com/translate_f" \l "_Toc432497688" </w:delInstrText>
        </w:r>
        <w:r w:rsidDel="00C93F72">
          <w:fldChar w:fldCharType="separate"/>
        </w:r>
        <w:r w:rsidR="0080742B" w:rsidRPr="00570D48" w:rsidDel="00C93F72">
          <w:rPr>
            <w:rStyle w:val="Hipervnculo"/>
            <w:rFonts w:eastAsiaTheme="majorEastAsia" w:cs="Arial"/>
            <w:b/>
            <w:bCs/>
            <w:lang w:val="es-PY"/>
          </w:rPr>
          <w:delText>Apéndice I: Apéndices adicionales</w:delText>
        </w:r>
        <w:r w:rsidDel="00C93F72">
          <w:rPr>
            <w:rStyle w:val="Hipervnculo"/>
            <w:rFonts w:eastAsiaTheme="majorEastAsia" w:cs="Arial"/>
            <w:b/>
            <w:bCs/>
          </w:rPr>
          <w:fldChar w:fldCharType="end"/>
        </w:r>
      </w:del>
    </w:p>
    <w:p w14:paraId="598F7727" w14:textId="52C266B5" w:rsidR="0080742B" w:rsidRPr="00570D48" w:rsidDel="00C93F72" w:rsidRDefault="0080742B" w:rsidP="0080742B">
      <w:pPr>
        <w:pStyle w:val="NormalWeb"/>
        <w:spacing w:before="0" w:beforeAutospacing="0" w:after="360" w:afterAutospacing="0"/>
        <w:jc w:val="center"/>
        <w:rPr>
          <w:del w:id="42" w:author="Elena Monutti" w:date="2026-04-13T21:01:00Z"/>
          <w:color w:val="000000"/>
          <w:sz w:val="27"/>
          <w:szCs w:val="27"/>
          <w:lang w:val="es-PY"/>
        </w:rPr>
      </w:pPr>
      <w:del w:id="43" w:author="Elena Monutti" w:date="2026-04-13T21:01:00Z">
        <w:r w:rsidRPr="00570D48" w:rsidDel="00C93F72">
          <w:rPr>
            <w:rStyle w:val="notranslate"/>
            <w:rFonts w:eastAsiaTheme="majorEastAsia"/>
            <w:b/>
            <w:bCs/>
            <w:color w:val="000000"/>
            <w:sz w:val="36"/>
            <w:szCs w:val="36"/>
            <w:lang w:val="es-PY"/>
          </w:rPr>
          <w:delText>Lista de Figuras</w:delText>
        </w:r>
      </w:del>
    </w:p>
    <w:p w14:paraId="6FDB03C9" w14:textId="02EDD41E" w:rsidR="0080742B" w:rsidRPr="00570D48" w:rsidDel="00C93F72" w:rsidRDefault="0080742B" w:rsidP="0080742B">
      <w:pPr>
        <w:pStyle w:val="NormalWeb"/>
        <w:spacing w:before="200" w:beforeAutospacing="0" w:after="120" w:afterAutospacing="0"/>
        <w:ind w:hanging="360"/>
        <w:rPr>
          <w:del w:id="44" w:author="Elena Monutti" w:date="2026-04-13T21:01:00Z"/>
          <w:color w:val="000000"/>
          <w:sz w:val="27"/>
          <w:szCs w:val="27"/>
          <w:lang w:val="es-PY"/>
        </w:rPr>
      </w:pPr>
      <w:del w:id="45" w:author="Elena Monutti" w:date="2026-04-13T21:01:00Z">
        <w:r w:rsidRPr="00570D48" w:rsidDel="00C93F72">
          <w:rPr>
            <w:rStyle w:val="notranslate"/>
            <w:rFonts w:ascii="Arial" w:eastAsiaTheme="majorEastAsia" w:hAnsi="Arial" w:cs="Arial"/>
            <w:color w:val="000000"/>
            <w:lang w:val="es-PY"/>
          </w:rPr>
          <w:delText>No se encontraron entradas de la tabla de figuras.</w:delText>
        </w:r>
      </w:del>
    </w:p>
    <w:p w14:paraId="402D2716" w14:textId="0B595A50" w:rsidR="0080742B" w:rsidRPr="00570D48" w:rsidDel="00C93F72" w:rsidRDefault="0080742B" w:rsidP="0080742B">
      <w:pPr>
        <w:pStyle w:val="NormalWeb"/>
        <w:spacing w:before="0" w:beforeAutospacing="0" w:after="0" w:afterAutospacing="0"/>
        <w:rPr>
          <w:del w:id="46" w:author="Elena Monutti" w:date="2026-04-13T21:01:00Z"/>
          <w:color w:val="000000"/>
          <w:sz w:val="27"/>
          <w:szCs w:val="27"/>
          <w:lang w:val="es-PY"/>
        </w:rPr>
      </w:pPr>
      <w:del w:id="47" w:author="Elena Monutti" w:date="2026-04-13T21:01:00Z">
        <w:r w:rsidRPr="00570D48" w:rsidDel="00C93F72">
          <w:rPr>
            <w:rFonts w:ascii="Arial" w:hAnsi="Arial" w:cs="Arial"/>
            <w:color w:val="000000"/>
            <w:sz w:val="20"/>
            <w:szCs w:val="20"/>
            <w:lang w:val="es-PY"/>
          </w:rPr>
          <w:delText> </w:delText>
        </w:r>
      </w:del>
    </w:p>
    <w:p w14:paraId="1F415494" w14:textId="2406D77B" w:rsidR="0080742B" w:rsidRPr="00570D48" w:rsidDel="00C93F72" w:rsidRDefault="0080742B" w:rsidP="0080742B">
      <w:pPr>
        <w:pStyle w:val="NormalWeb"/>
        <w:spacing w:before="0" w:beforeAutospacing="0" w:after="360" w:afterAutospacing="0"/>
        <w:jc w:val="center"/>
        <w:rPr>
          <w:del w:id="48" w:author="Elena Monutti" w:date="2026-04-13T21:01:00Z"/>
          <w:color w:val="000000"/>
          <w:sz w:val="27"/>
          <w:szCs w:val="27"/>
          <w:lang w:val="es-PY"/>
        </w:rPr>
      </w:pPr>
      <w:del w:id="49" w:author="Elena Monutti" w:date="2026-04-13T21:01:00Z">
        <w:r w:rsidRPr="00570D48" w:rsidDel="00C93F72">
          <w:rPr>
            <w:rStyle w:val="notranslate"/>
            <w:rFonts w:eastAsiaTheme="majorEastAsia"/>
            <w:b/>
            <w:bCs/>
            <w:color w:val="000000"/>
            <w:sz w:val="36"/>
            <w:szCs w:val="36"/>
            <w:lang w:val="es-PY"/>
          </w:rPr>
          <w:delText>Lista de mesas</w:delText>
        </w:r>
      </w:del>
    </w:p>
    <w:p w14:paraId="28568696" w14:textId="28AD0158" w:rsidR="0080742B" w:rsidRPr="00570D48" w:rsidDel="00C93F72" w:rsidRDefault="00C93F72" w:rsidP="0080742B">
      <w:pPr>
        <w:pStyle w:val="NormalWeb"/>
        <w:spacing w:before="200" w:beforeAutospacing="0" w:after="120" w:afterAutospacing="0"/>
        <w:ind w:hanging="360"/>
        <w:rPr>
          <w:del w:id="50" w:author="Elena Monutti" w:date="2026-04-13T21:01:00Z"/>
          <w:color w:val="000000"/>
          <w:sz w:val="27"/>
          <w:szCs w:val="27"/>
          <w:lang w:val="es-PY"/>
        </w:rPr>
      </w:pPr>
      <w:del w:id="51" w:author="Elena Monutti" w:date="2026-04-13T21:01:00Z">
        <w:r w:rsidDel="00C93F72">
          <w:fldChar w:fldCharType="begin"/>
        </w:r>
        <w:r w:rsidRPr="00570D48" w:rsidDel="00C93F72">
          <w:rPr>
            <w:lang w:val="es-PY"/>
          </w:rPr>
          <w:delInstrText xml:space="preserve"> HYPERLINK "https://translate.googleusercontent.com/translate_f" \l "_Toc432497689" </w:delInstrText>
        </w:r>
        <w:r w:rsidDel="00C93F72">
          <w:fldChar w:fldCharType="separate"/>
        </w:r>
        <w:r w:rsidR="0080742B" w:rsidRPr="00570D48" w:rsidDel="00C93F72">
          <w:rPr>
            <w:rStyle w:val="Hipervnculo"/>
            <w:rFonts w:eastAsiaTheme="majorEastAsia" w:cs="Arial"/>
            <w:lang w:val="es-PY"/>
          </w:rPr>
          <w:delText>Tabla 1 - Registro de cambios</w:delText>
        </w:r>
        <w:r w:rsidDel="00C93F72">
          <w:rPr>
            <w:rStyle w:val="Hipervnculo"/>
            <w:rFonts w:eastAsiaTheme="majorEastAsia" w:cs="Arial"/>
          </w:rPr>
          <w:fldChar w:fldCharType="end"/>
        </w:r>
      </w:del>
    </w:p>
    <w:p w14:paraId="1A75F3A6" w14:textId="50320A3C" w:rsidR="0080742B" w:rsidRPr="00570D48" w:rsidDel="00C93F72" w:rsidRDefault="00C93F72" w:rsidP="0080742B">
      <w:pPr>
        <w:pStyle w:val="NormalWeb"/>
        <w:spacing w:before="200" w:beforeAutospacing="0" w:after="120" w:afterAutospacing="0"/>
        <w:ind w:hanging="360"/>
        <w:rPr>
          <w:del w:id="52" w:author="Elena Monutti" w:date="2026-04-13T21:01:00Z"/>
          <w:color w:val="000000"/>
          <w:sz w:val="27"/>
          <w:szCs w:val="27"/>
          <w:lang w:val="es-PY"/>
        </w:rPr>
      </w:pPr>
      <w:del w:id="53" w:author="Elena Monutti" w:date="2026-04-13T21:01:00Z">
        <w:r w:rsidDel="00C93F72">
          <w:fldChar w:fldCharType="begin"/>
        </w:r>
        <w:r w:rsidRPr="00570D48" w:rsidDel="00C93F72">
          <w:rPr>
            <w:lang w:val="es-PY"/>
          </w:rPr>
          <w:delInstrText xml:space="preserve"> HYPERLINK "https://translate.googleusercontent.com/translate_f" \l "_Toc432497690" </w:delInstrText>
        </w:r>
        <w:r w:rsidDel="00C93F72">
          <w:fldChar w:fldCharType="separate"/>
        </w:r>
        <w:r w:rsidR="0080742B" w:rsidRPr="00570D48" w:rsidDel="00C93F72">
          <w:rPr>
            <w:rStyle w:val="Hipervnculo"/>
            <w:rFonts w:eastAsiaTheme="majorEastAsia" w:cs="Arial"/>
            <w:lang w:val="es-PY"/>
          </w:rPr>
          <w:delText>Tabla 2 - Acrónimos</w:delText>
        </w:r>
        <w:r w:rsidDel="00C93F72">
          <w:rPr>
            <w:rStyle w:val="Hipervnculo"/>
            <w:rFonts w:eastAsiaTheme="majorEastAsia" w:cs="Arial"/>
          </w:rPr>
          <w:fldChar w:fldCharType="end"/>
        </w:r>
      </w:del>
    </w:p>
    <w:p w14:paraId="3A10E1E6" w14:textId="1BE78DB7" w:rsidR="0080742B" w:rsidRPr="00570D48" w:rsidDel="00C93F72" w:rsidRDefault="00C93F72" w:rsidP="0080742B">
      <w:pPr>
        <w:pStyle w:val="NormalWeb"/>
        <w:spacing w:before="200" w:beforeAutospacing="0" w:after="120" w:afterAutospacing="0"/>
        <w:ind w:hanging="360"/>
        <w:rPr>
          <w:del w:id="54" w:author="Elena Monutti" w:date="2026-04-13T21:01:00Z"/>
          <w:color w:val="000000"/>
          <w:sz w:val="27"/>
          <w:szCs w:val="27"/>
          <w:lang w:val="es-PY"/>
        </w:rPr>
      </w:pPr>
      <w:del w:id="55" w:author="Elena Monutti" w:date="2026-04-13T21:01:00Z">
        <w:r w:rsidDel="00C93F72">
          <w:fldChar w:fldCharType="begin"/>
        </w:r>
        <w:r w:rsidRPr="00570D48" w:rsidDel="00C93F72">
          <w:rPr>
            <w:lang w:val="es-PY"/>
          </w:rPr>
          <w:delInstrText xml:space="preserve"> HYPERLINK "https://translate.googleusercontent.com/translate_f" \l "_Toc432497691" </w:delInstrText>
        </w:r>
        <w:r w:rsidDel="00C93F72">
          <w:fldChar w:fldCharType="separate"/>
        </w:r>
        <w:r w:rsidR="0080742B" w:rsidRPr="00570D48" w:rsidDel="00C93F72">
          <w:rPr>
            <w:rStyle w:val="Hipervnculo"/>
            <w:rFonts w:eastAsiaTheme="majorEastAsia" w:cs="Arial"/>
            <w:lang w:val="es-PY"/>
          </w:rPr>
          <w:delText>Tabla 3 - Glosario</w:delText>
        </w:r>
        <w:r w:rsidDel="00C93F72">
          <w:rPr>
            <w:rStyle w:val="Hipervnculo"/>
            <w:rFonts w:eastAsiaTheme="majorEastAsia" w:cs="Arial"/>
          </w:rPr>
          <w:fldChar w:fldCharType="end"/>
        </w:r>
      </w:del>
    </w:p>
    <w:p w14:paraId="34B7100B" w14:textId="24D40722" w:rsidR="0080742B" w:rsidRPr="00570D48" w:rsidDel="00C93F72" w:rsidRDefault="00C93F72" w:rsidP="0080742B">
      <w:pPr>
        <w:pStyle w:val="NormalWeb"/>
        <w:spacing w:before="200" w:beforeAutospacing="0" w:after="120" w:afterAutospacing="0"/>
        <w:ind w:hanging="360"/>
        <w:rPr>
          <w:del w:id="56" w:author="Elena Monutti" w:date="2026-04-13T21:01:00Z"/>
          <w:color w:val="000000"/>
          <w:sz w:val="27"/>
          <w:szCs w:val="27"/>
          <w:lang w:val="es-PY"/>
        </w:rPr>
      </w:pPr>
      <w:del w:id="57" w:author="Elena Monutti" w:date="2026-04-13T21:01:00Z">
        <w:r w:rsidDel="00C93F72">
          <w:fldChar w:fldCharType="begin"/>
        </w:r>
        <w:r w:rsidRPr="00570D48" w:rsidDel="00C93F72">
          <w:rPr>
            <w:lang w:val="es-PY"/>
          </w:rPr>
          <w:delInstrText xml:space="preserve"> HYPERLINK "https://translate.googleusercontent.com/translate_f" \l "_Toc432497692" </w:delInstrText>
        </w:r>
        <w:r w:rsidDel="00C93F72">
          <w:fldChar w:fldCharType="separate"/>
        </w:r>
        <w:r w:rsidR="0080742B" w:rsidRPr="00570D48" w:rsidDel="00C93F72">
          <w:rPr>
            <w:rStyle w:val="Hipervnculo"/>
            <w:rFonts w:eastAsiaTheme="majorEastAsia" w:cs="Arial"/>
            <w:lang w:val="es-PY"/>
          </w:rPr>
          <w:delText>Tabla 4 - Documentos referenciados</w:delText>
        </w:r>
        <w:r w:rsidDel="00C93F72">
          <w:rPr>
            <w:rStyle w:val="Hipervnculo"/>
            <w:rFonts w:eastAsiaTheme="majorEastAsia" w:cs="Arial"/>
          </w:rPr>
          <w:fldChar w:fldCharType="end"/>
        </w:r>
      </w:del>
    </w:p>
    <w:p w14:paraId="6DEF4784" w14:textId="4268F12C" w:rsidR="0080742B" w:rsidRPr="00570D48" w:rsidDel="00C93F72" w:rsidRDefault="00C93F72" w:rsidP="0080742B">
      <w:pPr>
        <w:pStyle w:val="NormalWeb"/>
        <w:spacing w:before="200" w:beforeAutospacing="0" w:after="120" w:afterAutospacing="0"/>
        <w:ind w:hanging="360"/>
        <w:rPr>
          <w:del w:id="58" w:author="Elena Monutti" w:date="2026-04-13T21:01:00Z"/>
          <w:color w:val="000000"/>
          <w:sz w:val="27"/>
          <w:szCs w:val="27"/>
          <w:lang w:val="es-PY"/>
        </w:rPr>
      </w:pPr>
      <w:del w:id="59" w:author="Elena Monutti" w:date="2026-04-13T21:01:00Z">
        <w:r w:rsidDel="00C93F72">
          <w:fldChar w:fldCharType="begin"/>
        </w:r>
        <w:r w:rsidRPr="00570D48" w:rsidDel="00C93F72">
          <w:rPr>
            <w:lang w:val="es-PY"/>
          </w:rPr>
          <w:delInstrText xml:space="preserve"> HYPERLINK "https://translate.googleusercontent.com/translate_f" \l "_Toc432497693" </w:delInstrText>
        </w:r>
        <w:r w:rsidDel="00C93F72">
          <w:fldChar w:fldCharType="separate"/>
        </w:r>
        <w:r w:rsidR="0080742B" w:rsidRPr="00570D48" w:rsidDel="00C93F72">
          <w:rPr>
            <w:rStyle w:val="Hipervnculo"/>
            <w:rFonts w:eastAsiaTheme="majorEastAsia" w:cs="Arial"/>
            <w:lang w:val="es-PY"/>
          </w:rPr>
          <w:delText>Tabla 5 - Aprobaciones</w:delText>
        </w:r>
        <w:r w:rsidDel="00C93F72">
          <w:rPr>
            <w:rStyle w:val="Hipervnculo"/>
            <w:rFonts w:eastAsiaTheme="majorEastAsia" w:cs="Arial"/>
          </w:rPr>
          <w:fldChar w:fldCharType="end"/>
        </w:r>
      </w:del>
    </w:p>
    <w:p w14:paraId="0F9784C6" w14:textId="482A17DE" w:rsidR="0080742B" w:rsidRPr="00570D48" w:rsidDel="00C93F72" w:rsidRDefault="00C93F72" w:rsidP="0080742B">
      <w:pPr>
        <w:pStyle w:val="NormalWeb"/>
        <w:spacing w:before="200" w:beforeAutospacing="0" w:after="120" w:afterAutospacing="0"/>
        <w:ind w:hanging="360"/>
        <w:rPr>
          <w:del w:id="60" w:author="Elena Monutti" w:date="2026-04-13T21:01:00Z"/>
          <w:color w:val="000000"/>
          <w:sz w:val="27"/>
          <w:szCs w:val="27"/>
          <w:lang w:val="es-PY"/>
        </w:rPr>
      </w:pPr>
      <w:del w:id="61" w:author="Elena Monutti" w:date="2026-04-13T21:01:00Z">
        <w:r w:rsidDel="00C93F72">
          <w:fldChar w:fldCharType="begin"/>
        </w:r>
        <w:r w:rsidRPr="00570D48" w:rsidDel="00C93F72">
          <w:rPr>
            <w:lang w:val="es-PY"/>
          </w:rPr>
          <w:delInstrText xml:space="preserve"> HYPERLINK "https://translate.googleusercontent.com/translate_f" \l "_Toc432497694" </w:delInstrText>
        </w:r>
        <w:r w:rsidDel="00C93F72">
          <w:fldChar w:fldCharType="separate"/>
        </w:r>
        <w:r w:rsidR="0080742B" w:rsidRPr="00570D48" w:rsidDel="00C93F72">
          <w:rPr>
            <w:rStyle w:val="Hipervnculo"/>
            <w:rFonts w:eastAsiaTheme="majorEastAsia" w:cs="Arial"/>
            <w:lang w:val="es-PY"/>
          </w:rPr>
          <w:delText>Tabla 6 - Historial de revisión de plantilla de XLC</w:delText>
        </w:r>
        <w:r w:rsidDel="00C93F72">
          <w:rPr>
            <w:rStyle w:val="Hipervnculo"/>
            <w:rFonts w:eastAsiaTheme="majorEastAsia" w:cs="Arial"/>
          </w:rPr>
          <w:fldChar w:fldCharType="end"/>
        </w:r>
      </w:del>
    </w:p>
    <w:p w14:paraId="03DF3A5F" w14:textId="28AF2796" w:rsidR="0080742B" w:rsidRPr="00861D75" w:rsidRDefault="0080742B">
      <w:pPr>
        <w:pStyle w:val="Ttulo2"/>
        <w:pBdr>
          <w:bottom w:val="single" w:sz="6" w:space="1" w:color="000000"/>
        </w:pBdr>
        <w:rPr>
          <w:rStyle w:val="notranslate"/>
          <w:color w:val="000000"/>
          <w:lang w:val="es-AR"/>
        </w:rPr>
      </w:pPr>
      <w:r w:rsidRPr="00861D75">
        <w:rPr>
          <w:color w:val="000000"/>
          <w:lang w:val="es-AR"/>
        </w:rPr>
        <w:lastRenderedPageBreak/>
        <w:t> </w:t>
      </w:r>
      <w:r w:rsidRPr="00861D75">
        <w:rPr>
          <w:b w:val="0"/>
          <w:bCs/>
          <w:color w:val="000000"/>
          <w:sz w:val="14"/>
          <w:szCs w:val="14"/>
          <w:lang w:val="es-AR"/>
        </w:rPr>
        <w:t>                </w:t>
      </w:r>
      <w:r w:rsidRPr="00861D75">
        <w:rPr>
          <w:rStyle w:val="notranslate"/>
          <w:color w:val="000000"/>
          <w:lang w:val="es-AR"/>
        </w:rPr>
        <w:t>Introducción</w:t>
      </w:r>
    </w:p>
    <w:p w14:paraId="6944880F" w14:textId="04B5F542" w:rsidR="00861D75" w:rsidRPr="00861D75" w:rsidRDefault="00861D75" w:rsidP="00861D75">
      <w:pPr>
        <w:jc w:val="both"/>
        <w:rPr>
          <w:lang w:val="es-AR"/>
        </w:rPr>
      </w:pPr>
      <w:r w:rsidRPr="00861D75">
        <w:rPr>
          <w:lang w:val="es-AR"/>
        </w:rPr>
        <w:t>Este documento presenta el desarrollo del Diagrama Entidad–Relación (DER) y el modelo relacional para un sistema de gestión de camas y pacientes en un hospital. El objetivo del sistema es organizar la información relacionada con los pacientes, las camas, el personal médico y de enfermería, así como los diagnósticos y tratamientos que se administran.</w:t>
      </w:r>
    </w:p>
    <w:p w14:paraId="6854F974" w14:textId="538E9D19" w:rsidR="00861D75" w:rsidRPr="00861D75" w:rsidRDefault="00861D75" w:rsidP="00861D75">
      <w:pPr>
        <w:jc w:val="both"/>
        <w:rPr>
          <w:lang w:val="es-AR"/>
        </w:rPr>
      </w:pPr>
      <w:r w:rsidRPr="00861D75">
        <w:rPr>
          <w:lang w:val="es-AR"/>
        </w:rPr>
        <w:t>El propósito de este trabajo es modelar correctamente la estructura de datos a partir de la consigna dada, identificando las entidades, sus atributos y las relaciones entre ellas, y luego traduciendo ese modelo a un esquema de base de datos relacional.</w:t>
      </w:r>
    </w:p>
    <w:p w14:paraId="618A6730" w14:textId="3818BC4D" w:rsidR="00861D75" w:rsidRPr="00861D75" w:rsidRDefault="00861D75" w:rsidP="00861D75">
      <w:pPr>
        <w:jc w:val="both"/>
        <w:rPr>
          <w:lang w:val="es-AR"/>
        </w:rPr>
      </w:pPr>
      <w:r w:rsidRPr="00861D75">
        <w:rPr>
          <w:lang w:val="es-AR"/>
        </w:rPr>
        <w:t>El documento está dirigido principalmente a estudiantes y docentes de la materia SGBD, y puede ser útil para comprender el proceso de diseño de una base de datos a partir de un problema real.</w:t>
      </w:r>
    </w:p>
    <w:p w14:paraId="099D1D9D" w14:textId="6EF1892C" w:rsidR="00861D75" w:rsidRPr="00861D75" w:rsidRDefault="00861D75" w:rsidP="00861D75">
      <w:pPr>
        <w:jc w:val="both"/>
        <w:rPr>
          <w:lang w:val="es-AR"/>
        </w:rPr>
      </w:pPr>
      <w:r w:rsidRPr="00861D75">
        <w:rPr>
          <w:lang w:val="es-AR"/>
        </w:rPr>
        <w:t>Es posible que el modelo evolucione si se agregan nuevos requerimientos o se detectan mejoras en el diseño durante el desarrollo del trabajo.</w:t>
      </w:r>
    </w:p>
    <w:p w14:paraId="628E60AF" w14:textId="6B85BD24" w:rsidR="00861D75" w:rsidRPr="00861D75" w:rsidRDefault="00861D75" w:rsidP="00861D75">
      <w:pPr>
        <w:jc w:val="both"/>
        <w:rPr>
          <w:lang w:val="es-AR"/>
        </w:rPr>
      </w:pPr>
      <w:r w:rsidRPr="00861D75">
        <w:rPr>
          <w:lang w:val="es-AR"/>
        </w:rPr>
        <w:t>Por último, se debe tener en cuenta que el sistema maneja información sensible de pacientes, por lo que es importante considerar aspectos básicos de seguridad y privacidad, como el acceso controlado a los datos y su correcta protección.</w:t>
      </w:r>
    </w:p>
    <w:p w14:paraId="131BA69C" w14:textId="14171A10" w:rsidR="0080742B" w:rsidRDefault="0080742B">
      <w:pPr>
        <w:pStyle w:val="Ttulo2"/>
        <w:pBdr>
          <w:bottom w:val="single" w:sz="6" w:space="1" w:color="000000"/>
        </w:pBdr>
        <w:rPr>
          <w:rStyle w:val="notranslate"/>
          <w:color w:val="000000"/>
          <w:lang w:val="es-AR"/>
        </w:rPr>
      </w:pPr>
      <w:r w:rsidRPr="00861D75">
        <w:rPr>
          <w:b w:val="0"/>
          <w:bCs/>
          <w:color w:val="000000"/>
          <w:sz w:val="14"/>
          <w:szCs w:val="14"/>
          <w:lang w:val="es-AR"/>
        </w:rPr>
        <w:lastRenderedPageBreak/>
        <w:t> </w:t>
      </w:r>
      <w:r w:rsidRPr="00861D75">
        <w:rPr>
          <w:rStyle w:val="notranslate"/>
          <w:color w:val="000000"/>
          <w:lang w:val="es-AR"/>
        </w:rPr>
        <w:t>Visión de conjunto</w:t>
      </w:r>
    </w:p>
    <w:p w14:paraId="554F86A4" w14:textId="039640A0" w:rsidR="00D42A71" w:rsidRDefault="00D42A71" w:rsidP="008925B7">
      <w:pPr>
        <w:tabs>
          <w:tab w:val="left" w:pos="3780"/>
        </w:tabs>
        <w:jc w:val="both"/>
        <w:rPr>
          <w:lang w:val="es-AR"/>
        </w:rPr>
        <w:pPrChange w:id="62" w:author="Elena Monutti" w:date="2026-04-13T21:21:00Z">
          <w:pPr>
            <w:tabs>
              <w:tab w:val="left" w:pos="3780"/>
            </w:tabs>
          </w:pPr>
        </w:pPrChange>
      </w:pPr>
      <w:r>
        <w:rPr>
          <w:lang w:val="es-AR"/>
        </w:rPr>
        <w:t xml:space="preserve">El sistema </w:t>
      </w:r>
      <w:r>
        <w:rPr>
          <w:b/>
          <w:bCs/>
          <w:lang w:val="es-AR"/>
        </w:rPr>
        <w:t xml:space="preserve">SGIH (Sistema de Gestión de Internación Hospitalaria) </w:t>
      </w:r>
      <w:r>
        <w:rPr>
          <w:lang w:val="es-AR"/>
        </w:rPr>
        <w:t xml:space="preserve">tiene como objetivo administrar la información relacionada con la asignación de camas, la internación de pacientes y la gestión de tratamientos dentro de un hospital organizado en pisos. </w:t>
      </w:r>
    </w:p>
    <w:p w14:paraId="3639DD58" w14:textId="6400B2A7" w:rsidR="00D42A71" w:rsidRDefault="00D42A71" w:rsidP="008925B7">
      <w:pPr>
        <w:tabs>
          <w:tab w:val="left" w:pos="3780"/>
        </w:tabs>
        <w:jc w:val="both"/>
        <w:rPr>
          <w:lang w:val="es-AR"/>
        </w:rPr>
        <w:pPrChange w:id="63" w:author="Elena Monutti" w:date="2026-04-13T21:21:00Z">
          <w:pPr>
            <w:tabs>
              <w:tab w:val="left" w:pos="3780"/>
            </w:tabs>
          </w:pPr>
        </w:pPrChange>
      </w:pPr>
      <w:r>
        <w:rPr>
          <w:lang w:val="es-AR"/>
        </w:rPr>
        <w:t xml:space="preserve">El contexto del sistema se centra en el proceso de internación hospitalaria, donde intervienen distintos actores como pacientes, médicos y enfermeras. Cada paciente es asignado a una cama durante un periodo determinado (ingreso/egreso), y recibe diagnósticos, medicación y tratamientos prescritos por médicos y ejecutados y controlados por el personal de salud. </w:t>
      </w:r>
    </w:p>
    <w:p w14:paraId="09D2A39D" w14:textId="6B9933EB" w:rsidR="00D42A71" w:rsidRDefault="00D42A71" w:rsidP="008925B7">
      <w:pPr>
        <w:tabs>
          <w:tab w:val="left" w:pos="3780"/>
        </w:tabs>
        <w:jc w:val="both"/>
        <w:rPr>
          <w:lang w:val="es-AR"/>
        </w:rPr>
        <w:pPrChange w:id="64" w:author="Elena Monutti" w:date="2026-04-13T21:21:00Z">
          <w:pPr>
            <w:tabs>
              <w:tab w:val="left" w:pos="3780"/>
            </w:tabs>
          </w:pPr>
        </w:pPrChange>
      </w:pPr>
      <w:r>
        <w:rPr>
          <w:lang w:val="es-AR"/>
        </w:rPr>
        <w:t xml:space="preserve">El diseño de la base de datos se organiza en torno a las principales entidades del dominio: </w:t>
      </w:r>
      <w:r>
        <w:rPr>
          <w:b/>
          <w:bCs/>
          <w:lang w:val="es-AR"/>
        </w:rPr>
        <w:t>paciente, cama, piso, medico, enfermera, diagnostico y tratamiento/medicación</w:t>
      </w:r>
      <w:r>
        <w:rPr>
          <w:lang w:val="es-AR"/>
        </w:rPr>
        <w:t xml:space="preserve">, junto con sus relaciones. </w:t>
      </w:r>
    </w:p>
    <w:p w14:paraId="6F69C0AB" w14:textId="0AC3D65D" w:rsidR="00D42A71" w:rsidRDefault="00D42A71" w:rsidP="008925B7">
      <w:pPr>
        <w:tabs>
          <w:tab w:val="left" w:pos="3780"/>
        </w:tabs>
        <w:jc w:val="both"/>
        <w:rPr>
          <w:lang w:val="es-AR"/>
        </w:rPr>
        <w:pPrChange w:id="65" w:author="Elena Monutti" w:date="2026-04-13T21:21:00Z">
          <w:pPr>
            <w:tabs>
              <w:tab w:val="left" w:pos="3780"/>
            </w:tabs>
          </w:pPr>
        </w:pPrChange>
      </w:pPr>
      <w:r>
        <w:rPr>
          <w:lang w:val="es-AR"/>
        </w:rPr>
        <w:t xml:space="preserve">En cuanto a dependencia con otros sistemas, esta base de datos puede: </w:t>
      </w:r>
    </w:p>
    <w:p w14:paraId="1603762B" w14:textId="2450A86A" w:rsidR="00D42A71" w:rsidRDefault="00D42A71" w:rsidP="008925B7">
      <w:pPr>
        <w:pStyle w:val="Prrafodelista"/>
        <w:numPr>
          <w:ilvl w:val="0"/>
          <w:numId w:val="32"/>
        </w:numPr>
        <w:tabs>
          <w:tab w:val="left" w:pos="3780"/>
        </w:tabs>
        <w:jc w:val="both"/>
        <w:rPr>
          <w:lang w:val="es-AR"/>
        </w:rPr>
        <w:pPrChange w:id="66" w:author="Elena Monutti" w:date="2026-04-13T21:21:00Z">
          <w:pPr>
            <w:pStyle w:val="Prrafodelista"/>
            <w:numPr>
              <w:numId w:val="32"/>
            </w:numPr>
            <w:tabs>
              <w:tab w:val="left" w:pos="3780"/>
            </w:tabs>
            <w:ind w:hanging="360"/>
          </w:pPr>
        </w:pPrChange>
      </w:pPr>
      <w:r>
        <w:rPr>
          <w:lang w:val="es-AR"/>
        </w:rPr>
        <w:t>Sustituir sistemas manuales o registros en papel, comúnmente utilizados para el control de camas y pacientes</w:t>
      </w:r>
    </w:p>
    <w:p w14:paraId="7EB4A116" w14:textId="1E3ED97C" w:rsidR="00D42A71" w:rsidRDefault="00D42A71" w:rsidP="008925B7">
      <w:pPr>
        <w:pStyle w:val="Prrafodelista"/>
        <w:numPr>
          <w:ilvl w:val="0"/>
          <w:numId w:val="32"/>
        </w:numPr>
        <w:tabs>
          <w:tab w:val="left" w:pos="3780"/>
        </w:tabs>
        <w:jc w:val="both"/>
        <w:rPr>
          <w:lang w:val="es-AR"/>
        </w:rPr>
        <w:pPrChange w:id="67" w:author="Elena Monutti" w:date="2026-04-13T21:21:00Z">
          <w:pPr>
            <w:pStyle w:val="Prrafodelista"/>
            <w:numPr>
              <w:numId w:val="32"/>
            </w:numPr>
            <w:tabs>
              <w:tab w:val="left" w:pos="3780"/>
            </w:tabs>
            <w:ind w:hanging="360"/>
          </w:pPr>
        </w:pPrChange>
      </w:pPr>
      <w:r>
        <w:rPr>
          <w:lang w:val="es-AR"/>
        </w:rPr>
        <w:t>Interactuar con otros sistemas hospitalarios</w:t>
      </w:r>
    </w:p>
    <w:p w14:paraId="190D7C6F" w14:textId="34F82149" w:rsidR="00D42A71" w:rsidRDefault="00D42A71" w:rsidP="008925B7">
      <w:pPr>
        <w:tabs>
          <w:tab w:val="left" w:pos="3780"/>
        </w:tabs>
        <w:jc w:val="both"/>
        <w:rPr>
          <w:lang w:val="es-AR"/>
        </w:rPr>
        <w:pPrChange w:id="68" w:author="Elena Monutti" w:date="2026-04-13T21:21:00Z">
          <w:pPr>
            <w:tabs>
              <w:tab w:val="left" w:pos="3780"/>
            </w:tabs>
          </w:pPr>
        </w:pPrChange>
      </w:pPr>
      <w:r>
        <w:rPr>
          <w:lang w:val="es-AR"/>
        </w:rPr>
        <w:t xml:space="preserve">Estas interacciones se darían principalmente mediante el intercambio de información sobre pacientes, diagnósticos y tratamientos, aunque en el diseño se consideran externas y no se modelan en detalle. </w:t>
      </w:r>
    </w:p>
    <w:p w14:paraId="2E21C8DC" w14:textId="3331A4E0" w:rsidR="00D42A71" w:rsidRDefault="00D42A71" w:rsidP="008925B7">
      <w:pPr>
        <w:tabs>
          <w:tab w:val="left" w:pos="3780"/>
        </w:tabs>
        <w:jc w:val="both"/>
        <w:rPr>
          <w:lang w:val="es-AR"/>
        </w:rPr>
        <w:pPrChange w:id="69" w:author="Elena Monutti" w:date="2026-04-13T21:21:00Z">
          <w:pPr>
            <w:tabs>
              <w:tab w:val="left" w:pos="3780"/>
            </w:tabs>
          </w:pPr>
        </w:pPrChange>
      </w:pPr>
      <w:r>
        <w:rPr>
          <w:lang w:val="es-AR"/>
        </w:rPr>
        <w:t>Respecto a</w:t>
      </w:r>
      <w:r w:rsidR="00731E7D">
        <w:rPr>
          <w:lang w:val="es-AR"/>
        </w:rPr>
        <w:t xml:space="preserve"> interfaces, el sistema podría integrarse con aplicaciones de gestión hospitalaria que permitan: </w:t>
      </w:r>
    </w:p>
    <w:p w14:paraId="128F04D7" w14:textId="5A122486" w:rsidR="00731E7D" w:rsidRDefault="00731E7D" w:rsidP="008925B7">
      <w:pPr>
        <w:pStyle w:val="Prrafodelista"/>
        <w:numPr>
          <w:ilvl w:val="0"/>
          <w:numId w:val="33"/>
        </w:numPr>
        <w:tabs>
          <w:tab w:val="left" w:pos="3780"/>
        </w:tabs>
        <w:jc w:val="both"/>
        <w:rPr>
          <w:lang w:val="es-AR"/>
        </w:rPr>
        <w:pPrChange w:id="70" w:author="Elena Monutti" w:date="2026-04-13T21:21:00Z">
          <w:pPr>
            <w:pStyle w:val="Prrafodelista"/>
            <w:numPr>
              <w:numId w:val="33"/>
            </w:numPr>
            <w:tabs>
              <w:tab w:val="left" w:pos="3780"/>
            </w:tabs>
            <w:ind w:hanging="360"/>
          </w:pPr>
        </w:pPrChange>
      </w:pPr>
      <w:r>
        <w:rPr>
          <w:lang w:val="es-AR"/>
        </w:rPr>
        <w:t>Registrar ingresos y egresos de pacientes</w:t>
      </w:r>
    </w:p>
    <w:p w14:paraId="050FFEB4" w14:textId="360EE83B" w:rsidR="00731E7D" w:rsidRDefault="00731E7D" w:rsidP="008925B7">
      <w:pPr>
        <w:pStyle w:val="Prrafodelista"/>
        <w:numPr>
          <w:ilvl w:val="0"/>
          <w:numId w:val="33"/>
        </w:numPr>
        <w:tabs>
          <w:tab w:val="left" w:pos="3780"/>
        </w:tabs>
        <w:jc w:val="both"/>
        <w:rPr>
          <w:lang w:val="es-AR"/>
        </w:rPr>
        <w:pPrChange w:id="71" w:author="Elena Monutti" w:date="2026-04-13T21:21:00Z">
          <w:pPr>
            <w:pStyle w:val="Prrafodelista"/>
            <w:numPr>
              <w:numId w:val="33"/>
            </w:numPr>
            <w:tabs>
              <w:tab w:val="left" w:pos="3780"/>
            </w:tabs>
            <w:ind w:hanging="360"/>
          </w:pPr>
        </w:pPrChange>
      </w:pPr>
      <w:r>
        <w:rPr>
          <w:lang w:val="es-AR"/>
        </w:rPr>
        <w:t>Asignar camas disponibles</w:t>
      </w:r>
    </w:p>
    <w:p w14:paraId="74EFEE55" w14:textId="3EC9562E" w:rsidR="00731E7D" w:rsidRDefault="00731E7D" w:rsidP="008925B7">
      <w:pPr>
        <w:pStyle w:val="Prrafodelista"/>
        <w:numPr>
          <w:ilvl w:val="0"/>
          <w:numId w:val="33"/>
        </w:numPr>
        <w:tabs>
          <w:tab w:val="left" w:pos="3780"/>
        </w:tabs>
        <w:jc w:val="both"/>
        <w:rPr>
          <w:lang w:val="es-AR"/>
        </w:rPr>
        <w:pPrChange w:id="72" w:author="Elena Monutti" w:date="2026-04-13T21:21:00Z">
          <w:pPr>
            <w:pStyle w:val="Prrafodelista"/>
            <w:numPr>
              <w:numId w:val="33"/>
            </w:numPr>
            <w:tabs>
              <w:tab w:val="left" w:pos="3780"/>
            </w:tabs>
            <w:ind w:hanging="360"/>
          </w:pPr>
        </w:pPrChange>
      </w:pPr>
      <w:r>
        <w:rPr>
          <w:lang w:val="es-AR"/>
        </w:rPr>
        <w:t xml:space="preserve">Registrar prescripciones médicas </w:t>
      </w:r>
    </w:p>
    <w:p w14:paraId="4CFBF7D4" w14:textId="1DC7E29A" w:rsidR="00731E7D" w:rsidRDefault="00731E7D" w:rsidP="008925B7">
      <w:pPr>
        <w:pStyle w:val="Prrafodelista"/>
        <w:numPr>
          <w:ilvl w:val="0"/>
          <w:numId w:val="33"/>
        </w:numPr>
        <w:tabs>
          <w:tab w:val="left" w:pos="3780"/>
        </w:tabs>
        <w:jc w:val="both"/>
        <w:rPr>
          <w:lang w:val="es-AR"/>
        </w:rPr>
        <w:pPrChange w:id="73" w:author="Elena Monutti" w:date="2026-04-13T21:21:00Z">
          <w:pPr>
            <w:pStyle w:val="Prrafodelista"/>
            <w:numPr>
              <w:numId w:val="33"/>
            </w:numPr>
            <w:tabs>
              <w:tab w:val="left" w:pos="3780"/>
            </w:tabs>
            <w:ind w:hanging="360"/>
          </w:pPr>
        </w:pPrChange>
      </w:pPr>
      <w:r>
        <w:rPr>
          <w:lang w:val="es-AR"/>
        </w:rPr>
        <w:t xml:space="preserve">Consultar estado de tratamientos. </w:t>
      </w:r>
    </w:p>
    <w:p w14:paraId="184CF594" w14:textId="714F7990" w:rsidR="00731E7D" w:rsidRPr="00731E7D" w:rsidRDefault="00731E7D" w:rsidP="008925B7">
      <w:pPr>
        <w:tabs>
          <w:tab w:val="left" w:pos="3780"/>
        </w:tabs>
        <w:jc w:val="both"/>
        <w:rPr>
          <w:lang w:val="es-AR"/>
        </w:rPr>
        <w:pPrChange w:id="74" w:author="Elena Monutti" w:date="2026-04-13T21:21:00Z">
          <w:pPr>
            <w:tabs>
              <w:tab w:val="left" w:pos="3780"/>
            </w:tabs>
          </w:pPr>
        </w:pPrChange>
      </w:pPr>
      <w:r>
        <w:rPr>
          <w:lang w:val="es-AR"/>
        </w:rPr>
        <w:t xml:space="preserve">Como antecedente, este proyecto surge de la necesidad de organizar y centralizar la información de internación, mejorando la trazabilidad de los pacientes y optimizando la gestión de recursos hospitalarios como camas y personas. </w:t>
      </w:r>
    </w:p>
    <w:p w14:paraId="16BC79BB" w14:textId="266366F3" w:rsidR="0080742B" w:rsidRPr="00861D75" w:rsidRDefault="0080742B">
      <w:pPr>
        <w:pStyle w:val="Ttulo2"/>
        <w:pBdr>
          <w:bottom w:val="single" w:sz="6" w:space="1" w:color="000000"/>
        </w:pBdr>
        <w:rPr>
          <w:color w:val="000000"/>
          <w:lang w:val="es-AR"/>
        </w:rPr>
      </w:pPr>
      <w:r w:rsidRPr="00861D75">
        <w:rPr>
          <w:rStyle w:val="notranslate"/>
          <w:color w:val="000000"/>
          <w:lang w:val="es-AR"/>
        </w:rPr>
        <w:lastRenderedPageBreak/>
        <w:t>Suposiciones / Restricciones / Riesgos</w:t>
      </w:r>
    </w:p>
    <w:p w14:paraId="5796A98A" w14:textId="33D04549" w:rsidR="0080742B" w:rsidRDefault="0080742B" w:rsidP="005D5E10">
      <w:pPr>
        <w:pStyle w:val="Ttulo3"/>
        <w:rPr>
          <w:rStyle w:val="notranslate"/>
          <w:lang w:val="es-AR"/>
        </w:rPr>
      </w:pPr>
      <w:r w:rsidRPr="00861D75">
        <w:rPr>
          <w:rStyle w:val="notranslate"/>
          <w:lang w:val="es-AR"/>
        </w:rPr>
        <w:t>Suposiciones</w:t>
      </w:r>
    </w:p>
    <w:p w14:paraId="57FED79C" w14:textId="5D00B947" w:rsidR="00731E7D" w:rsidRDefault="00731E7D" w:rsidP="008925B7">
      <w:pPr>
        <w:jc w:val="both"/>
        <w:rPr>
          <w:lang w:val="es-AR"/>
        </w:rPr>
        <w:pPrChange w:id="75" w:author="Elena Monutti" w:date="2026-04-13T21:20:00Z">
          <w:pPr/>
        </w:pPrChange>
      </w:pPr>
      <w:r>
        <w:rPr>
          <w:lang w:val="es-AR"/>
        </w:rPr>
        <w:t xml:space="preserve">Para el diseño de la base de datos del sistema </w:t>
      </w:r>
      <w:r>
        <w:rPr>
          <w:b/>
          <w:bCs/>
          <w:lang w:val="es-AR"/>
        </w:rPr>
        <w:t xml:space="preserve">SGIH </w:t>
      </w:r>
      <w:r>
        <w:rPr>
          <w:lang w:val="es-AR"/>
        </w:rPr>
        <w:t xml:space="preserve">se consideran las siguientes suposiciones y dependencias: </w:t>
      </w:r>
    </w:p>
    <w:p w14:paraId="7FD0B1F4" w14:textId="477D9006" w:rsidR="00731E7D" w:rsidRDefault="00731E7D" w:rsidP="008925B7">
      <w:pPr>
        <w:pStyle w:val="Prrafodelista"/>
        <w:numPr>
          <w:ilvl w:val="0"/>
          <w:numId w:val="34"/>
        </w:numPr>
        <w:jc w:val="both"/>
        <w:rPr>
          <w:lang w:val="es-AR"/>
        </w:rPr>
        <w:pPrChange w:id="76" w:author="Elena Monutti" w:date="2026-04-13T21:20:00Z">
          <w:pPr>
            <w:pStyle w:val="Prrafodelista"/>
            <w:numPr>
              <w:numId w:val="34"/>
            </w:numPr>
            <w:ind w:hanging="360"/>
          </w:pPr>
        </w:pPrChange>
      </w:pPr>
      <w:r>
        <w:rPr>
          <w:lang w:val="es-AR"/>
        </w:rPr>
        <w:t xml:space="preserve">El sistema será implementado sobre un sistema de gestión de base de datos relacional, como MySQL, que soporte integridad referencial y manejo de transacciones </w:t>
      </w:r>
    </w:p>
    <w:p w14:paraId="370B211A" w14:textId="21C90D1B" w:rsidR="00731E7D" w:rsidRDefault="00731E7D" w:rsidP="008925B7">
      <w:pPr>
        <w:pStyle w:val="Prrafodelista"/>
        <w:numPr>
          <w:ilvl w:val="0"/>
          <w:numId w:val="34"/>
        </w:numPr>
        <w:jc w:val="both"/>
        <w:rPr>
          <w:lang w:val="es-AR"/>
        </w:rPr>
        <w:pPrChange w:id="77" w:author="Elena Monutti" w:date="2026-04-13T21:20:00Z">
          <w:pPr>
            <w:pStyle w:val="Prrafodelista"/>
            <w:numPr>
              <w:numId w:val="34"/>
            </w:numPr>
            <w:ind w:hanging="360"/>
          </w:pPr>
        </w:pPrChange>
      </w:pPr>
      <w:r>
        <w:rPr>
          <w:lang w:val="es-AR"/>
        </w:rPr>
        <w:t>Se asume que el sistema será utilizado a través de una aplicación informática (interfaz de usuario) por personal autorizado por el hospital, como administrativos, médicos y enfermeras</w:t>
      </w:r>
    </w:p>
    <w:p w14:paraId="390896DB" w14:textId="28E32F9F" w:rsidR="00731E7D" w:rsidRDefault="00731E7D" w:rsidP="008925B7">
      <w:pPr>
        <w:pStyle w:val="Prrafodelista"/>
        <w:numPr>
          <w:ilvl w:val="0"/>
          <w:numId w:val="34"/>
        </w:numPr>
        <w:jc w:val="both"/>
        <w:rPr>
          <w:lang w:val="es-AR"/>
        </w:rPr>
        <w:pPrChange w:id="78" w:author="Elena Monutti" w:date="2026-04-13T21:20:00Z">
          <w:pPr>
            <w:pStyle w:val="Prrafodelista"/>
            <w:numPr>
              <w:numId w:val="34"/>
            </w:numPr>
            <w:ind w:hanging="360"/>
          </w:pPr>
        </w:pPrChange>
      </w:pPr>
      <w:r>
        <w:rPr>
          <w:lang w:val="es-AR"/>
        </w:rPr>
        <w:t>Cada paciente puede estar internado en una sola cama a la vez</w:t>
      </w:r>
    </w:p>
    <w:p w14:paraId="2EA6B00B" w14:textId="7EED2535" w:rsidR="00731E7D" w:rsidRDefault="00731E7D" w:rsidP="008925B7">
      <w:pPr>
        <w:pStyle w:val="Prrafodelista"/>
        <w:numPr>
          <w:ilvl w:val="0"/>
          <w:numId w:val="34"/>
        </w:numPr>
        <w:jc w:val="both"/>
        <w:rPr>
          <w:lang w:val="es-AR"/>
        </w:rPr>
        <w:pPrChange w:id="79" w:author="Elena Monutti" w:date="2026-04-13T21:20:00Z">
          <w:pPr>
            <w:pStyle w:val="Prrafodelista"/>
            <w:numPr>
              <w:numId w:val="34"/>
            </w:numPr>
            <w:ind w:hanging="360"/>
          </w:pPr>
        </w:pPrChange>
      </w:pPr>
      <w:r>
        <w:rPr>
          <w:lang w:val="es-AR"/>
        </w:rPr>
        <w:t xml:space="preserve">Cada cama pertenece a un único piso y cada piso forma parte del hospital </w:t>
      </w:r>
    </w:p>
    <w:p w14:paraId="6AB95857" w14:textId="09BE861E" w:rsidR="00731E7D" w:rsidRDefault="00731E7D" w:rsidP="008925B7">
      <w:pPr>
        <w:pStyle w:val="Prrafodelista"/>
        <w:numPr>
          <w:ilvl w:val="0"/>
          <w:numId w:val="34"/>
        </w:numPr>
        <w:jc w:val="both"/>
        <w:rPr>
          <w:lang w:val="es-AR"/>
        </w:rPr>
        <w:pPrChange w:id="80" w:author="Elena Monutti" w:date="2026-04-13T21:20:00Z">
          <w:pPr>
            <w:pStyle w:val="Prrafodelista"/>
            <w:numPr>
              <w:numId w:val="34"/>
            </w:numPr>
            <w:ind w:hanging="360"/>
          </w:pPr>
        </w:pPrChange>
      </w:pPr>
      <w:r>
        <w:rPr>
          <w:lang w:val="es-AR"/>
        </w:rPr>
        <w:t>Se considera que tanto médicos como enfermeras están asignados a un piso, y pueden tener a su cargo múltiples pacientes</w:t>
      </w:r>
    </w:p>
    <w:p w14:paraId="0286A807" w14:textId="460C82E7" w:rsidR="00731E7D" w:rsidRDefault="00731E7D" w:rsidP="008925B7">
      <w:pPr>
        <w:pStyle w:val="Prrafodelista"/>
        <w:numPr>
          <w:ilvl w:val="0"/>
          <w:numId w:val="34"/>
        </w:numPr>
        <w:jc w:val="both"/>
        <w:rPr>
          <w:lang w:val="es-AR"/>
        </w:rPr>
        <w:pPrChange w:id="81" w:author="Elena Monutti" w:date="2026-04-13T21:20:00Z">
          <w:pPr>
            <w:pStyle w:val="Prrafodelista"/>
            <w:numPr>
              <w:numId w:val="34"/>
            </w:numPr>
            <w:ind w:hanging="360"/>
          </w:pPr>
        </w:pPrChange>
      </w:pPr>
      <w:r>
        <w:rPr>
          <w:lang w:val="es-AR"/>
        </w:rPr>
        <w:t xml:space="preserve">Los diagnósticos, tratamientos y medicaciones están asociados a un paciente y son prescritos por un médico, incluyendo información de fecha, hora y estado (pendiente, suministrado o cancelado) </w:t>
      </w:r>
    </w:p>
    <w:p w14:paraId="27A95A28" w14:textId="087CD3BD" w:rsidR="00731E7D" w:rsidRPr="00731E7D" w:rsidRDefault="00731E7D" w:rsidP="008925B7">
      <w:pPr>
        <w:pStyle w:val="Prrafodelista"/>
        <w:numPr>
          <w:ilvl w:val="0"/>
          <w:numId w:val="34"/>
        </w:numPr>
        <w:jc w:val="both"/>
        <w:rPr>
          <w:lang w:val="es-AR"/>
        </w:rPr>
        <w:pPrChange w:id="82" w:author="Elena Monutti" w:date="2026-04-13T21:20:00Z">
          <w:pPr>
            <w:pStyle w:val="Prrafodelista"/>
            <w:numPr>
              <w:numId w:val="34"/>
            </w:numPr>
            <w:ind w:hanging="360"/>
          </w:pPr>
        </w:pPrChange>
      </w:pPr>
      <w:r>
        <w:rPr>
          <w:lang w:val="es-AR"/>
        </w:rPr>
        <w:t>Se asume que la información es consistente y validada por el personal (no se contemplan errores de carga en el diseño conceptual</w:t>
      </w:r>
    </w:p>
    <w:p w14:paraId="075D1F6D" w14:textId="37D3A7D1" w:rsidR="0080742B" w:rsidRDefault="0080742B" w:rsidP="005D5E10">
      <w:pPr>
        <w:pStyle w:val="Ttulo3"/>
        <w:rPr>
          <w:rStyle w:val="notranslate"/>
          <w:lang w:val="es-AR"/>
        </w:rPr>
      </w:pPr>
      <w:r w:rsidRPr="00861D75">
        <w:rPr>
          <w:rStyle w:val="notranslate"/>
          <w:lang w:val="es-AR"/>
        </w:rPr>
        <w:t>Restricciones</w:t>
      </w:r>
    </w:p>
    <w:p w14:paraId="4DD9E0F2" w14:textId="76F5BA4A" w:rsidR="00731E7D" w:rsidRDefault="00731E7D" w:rsidP="008925B7">
      <w:pPr>
        <w:jc w:val="both"/>
        <w:rPr>
          <w:lang w:val="es-AR"/>
        </w:rPr>
        <w:pPrChange w:id="83" w:author="Elena Monutti" w:date="2026-04-13T21:20:00Z">
          <w:pPr/>
        </w:pPrChange>
      </w:pPr>
      <w:r>
        <w:rPr>
          <w:lang w:val="es-AR"/>
        </w:rPr>
        <w:t xml:space="preserve">En el diseño de la base de datos del sistema </w:t>
      </w:r>
      <w:r>
        <w:rPr>
          <w:b/>
          <w:bCs/>
          <w:lang w:val="es-AR"/>
        </w:rPr>
        <w:t xml:space="preserve">SGIH </w:t>
      </w:r>
      <w:r>
        <w:rPr>
          <w:lang w:val="es-AR"/>
        </w:rPr>
        <w:t xml:space="preserve">se establecen las siguientes restricciones con el objetivo de garantizar la integridad y coherencia de la información: </w:t>
      </w:r>
    </w:p>
    <w:p w14:paraId="4BF89D9F" w14:textId="73F5F17E" w:rsidR="00731E7D" w:rsidRDefault="00731E7D" w:rsidP="008925B7">
      <w:pPr>
        <w:pStyle w:val="Prrafodelista"/>
        <w:numPr>
          <w:ilvl w:val="0"/>
          <w:numId w:val="35"/>
        </w:numPr>
        <w:jc w:val="both"/>
        <w:rPr>
          <w:b/>
          <w:bCs/>
          <w:lang w:val="es-AR"/>
        </w:rPr>
        <w:pPrChange w:id="84" w:author="Elena Monutti" w:date="2026-04-13T21:20:00Z">
          <w:pPr>
            <w:pStyle w:val="Prrafodelista"/>
            <w:numPr>
              <w:numId w:val="35"/>
            </w:numPr>
            <w:ind w:hanging="360"/>
          </w:pPr>
        </w:pPrChange>
      </w:pPr>
      <w:r>
        <w:rPr>
          <w:b/>
          <w:bCs/>
          <w:lang w:val="es-AR"/>
        </w:rPr>
        <w:t xml:space="preserve">Restricciones de integridad: </w:t>
      </w:r>
    </w:p>
    <w:p w14:paraId="3D3E555A" w14:textId="3D7C984E" w:rsidR="00731E7D" w:rsidRPr="00731E7D" w:rsidRDefault="00731E7D" w:rsidP="008925B7">
      <w:pPr>
        <w:pStyle w:val="Prrafodelista"/>
        <w:numPr>
          <w:ilvl w:val="0"/>
          <w:numId w:val="32"/>
        </w:numPr>
        <w:jc w:val="both"/>
        <w:rPr>
          <w:b/>
          <w:bCs/>
          <w:lang w:val="es-AR"/>
        </w:rPr>
        <w:pPrChange w:id="85" w:author="Elena Monutti" w:date="2026-04-13T21:20:00Z">
          <w:pPr>
            <w:pStyle w:val="Prrafodelista"/>
            <w:numPr>
              <w:numId w:val="32"/>
            </w:numPr>
            <w:ind w:hanging="360"/>
          </w:pPr>
        </w:pPrChange>
      </w:pPr>
      <w:r>
        <w:rPr>
          <w:lang w:val="es-AR"/>
        </w:rPr>
        <w:t>Cada paciente debe estar identificado de manera única dentro del sistema</w:t>
      </w:r>
    </w:p>
    <w:p w14:paraId="6FEBCCAA" w14:textId="38E3925E" w:rsidR="00731E7D" w:rsidRPr="00731E7D" w:rsidRDefault="00731E7D" w:rsidP="008925B7">
      <w:pPr>
        <w:pStyle w:val="Prrafodelista"/>
        <w:numPr>
          <w:ilvl w:val="0"/>
          <w:numId w:val="32"/>
        </w:numPr>
        <w:jc w:val="both"/>
        <w:rPr>
          <w:b/>
          <w:bCs/>
          <w:lang w:val="es-AR"/>
        </w:rPr>
        <w:pPrChange w:id="86" w:author="Elena Monutti" w:date="2026-04-13T21:20:00Z">
          <w:pPr>
            <w:pStyle w:val="Prrafodelista"/>
            <w:numPr>
              <w:numId w:val="32"/>
            </w:numPr>
            <w:ind w:hanging="360"/>
          </w:pPr>
        </w:pPrChange>
      </w:pPr>
      <w:r>
        <w:rPr>
          <w:lang w:val="es-AR"/>
        </w:rPr>
        <w:t>Cada cama debe tener un identificador único y estar asociada a un único piso</w:t>
      </w:r>
    </w:p>
    <w:p w14:paraId="0D72F5A5" w14:textId="5F11158F" w:rsidR="00731E7D" w:rsidRPr="008D530D" w:rsidRDefault="00731E7D" w:rsidP="008925B7">
      <w:pPr>
        <w:pStyle w:val="Prrafodelista"/>
        <w:numPr>
          <w:ilvl w:val="0"/>
          <w:numId w:val="32"/>
        </w:numPr>
        <w:jc w:val="both"/>
        <w:rPr>
          <w:b/>
          <w:bCs/>
          <w:lang w:val="es-AR"/>
        </w:rPr>
        <w:pPrChange w:id="87" w:author="Elena Monutti" w:date="2026-04-13T21:20:00Z">
          <w:pPr>
            <w:pStyle w:val="Prrafodelista"/>
            <w:numPr>
              <w:numId w:val="32"/>
            </w:numPr>
            <w:ind w:hanging="360"/>
          </w:pPr>
        </w:pPrChange>
      </w:pPr>
      <w:r>
        <w:rPr>
          <w:lang w:val="es-AR"/>
        </w:rPr>
        <w:t xml:space="preserve">Cada piso pertenece a un único hospital </w:t>
      </w:r>
    </w:p>
    <w:p w14:paraId="2D74FDC5" w14:textId="77777777" w:rsidR="008D530D" w:rsidRPr="00731E7D" w:rsidRDefault="008D530D" w:rsidP="008925B7">
      <w:pPr>
        <w:pStyle w:val="Prrafodelista"/>
        <w:jc w:val="both"/>
        <w:rPr>
          <w:b/>
          <w:bCs/>
          <w:lang w:val="es-AR"/>
        </w:rPr>
        <w:pPrChange w:id="88" w:author="Elena Monutti" w:date="2026-04-13T21:20:00Z">
          <w:pPr>
            <w:pStyle w:val="Prrafodelista"/>
          </w:pPr>
        </w:pPrChange>
      </w:pPr>
    </w:p>
    <w:p w14:paraId="76630DE2" w14:textId="03FFA3BD" w:rsidR="00731E7D" w:rsidRDefault="008D530D" w:rsidP="008925B7">
      <w:pPr>
        <w:pStyle w:val="Prrafodelista"/>
        <w:numPr>
          <w:ilvl w:val="0"/>
          <w:numId w:val="35"/>
        </w:numPr>
        <w:jc w:val="both"/>
        <w:rPr>
          <w:b/>
          <w:bCs/>
          <w:lang w:val="es-AR"/>
        </w:rPr>
        <w:pPrChange w:id="89" w:author="Elena Monutti" w:date="2026-04-13T21:20:00Z">
          <w:pPr>
            <w:pStyle w:val="Prrafodelista"/>
            <w:numPr>
              <w:numId w:val="35"/>
            </w:numPr>
            <w:ind w:hanging="360"/>
          </w:pPr>
        </w:pPrChange>
      </w:pPr>
      <w:r>
        <w:rPr>
          <w:b/>
          <w:bCs/>
          <w:lang w:val="es-AR"/>
        </w:rPr>
        <w:t xml:space="preserve">Restricciones de relación: </w:t>
      </w:r>
    </w:p>
    <w:p w14:paraId="01393B31" w14:textId="1E8C08EF" w:rsidR="008D530D" w:rsidRPr="008D530D" w:rsidRDefault="008D530D" w:rsidP="008925B7">
      <w:pPr>
        <w:pStyle w:val="Prrafodelista"/>
        <w:numPr>
          <w:ilvl w:val="0"/>
          <w:numId w:val="32"/>
        </w:numPr>
        <w:jc w:val="both"/>
        <w:rPr>
          <w:b/>
          <w:bCs/>
          <w:lang w:val="es-AR"/>
        </w:rPr>
        <w:pPrChange w:id="90" w:author="Elena Monutti" w:date="2026-04-13T21:20:00Z">
          <w:pPr>
            <w:pStyle w:val="Prrafodelista"/>
            <w:numPr>
              <w:numId w:val="32"/>
            </w:numPr>
            <w:ind w:hanging="360"/>
          </w:pPr>
        </w:pPrChange>
      </w:pPr>
      <w:r>
        <w:rPr>
          <w:lang w:val="es-AR"/>
        </w:rPr>
        <w:t>Un paciente puede ocupar solo una cama a la vez</w:t>
      </w:r>
    </w:p>
    <w:p w14:paraId="7D3F83D3" w14:textId="7E853355" w:rsidR="008D530D" w:rsidRPr="008D530D" w:rsidRDefault="008D530D" w:rsidP="008925B7">
      <w:pPr>
        <w:pStyle w:val="Prrafodelista"/>
        <w:numPr>
          <w:ilvl w:val="0"/>
          <w:numId w:val="32"/>
        </w:numPr>
        <w:jc w:val="both"/>
        <w:rPr>
          <w:b/>
          <w:bCs/>
          <w:lang w:val="es-AR"/>
        </w:rPr>
        <w:pPrChange w:id="91" w:author="Elena Monutti" w:date="2026-04-13T21:20:00Z">
          <w:pPr>
            <w:pStyle w:val="Prrafodelista"/>
            <w:numPr>
              <w:numId w:val="32"/>
            </w:numPr>
            <w:ind w:hanging="360"/>
          </w:pPr>
        </w:pPrChange>
      </w:pPr>
      <w:r>
        <w:rPr>
          <w:lang w:val="es-AR"/>
        </w:rPr>
        <w:t>Una cama puede estar ocupada por un solo paciente en un mismo momento, pero puede ser usada en distintas internaciones</w:t>
      </w:r>
    </w:p>
    <w:p w14:paraId="1F441886" w14:textId="626FA5E2" w:rsidR="008D530D" w:rsidRPr="008D530D" w:rsidRDefault="008D530D" w:rsidP="008925B7">
      <w:pPr>
        <w:pStyle w:val="Prrafodelista"/>
        <w:numPr>
          <w:ilvl w:val="0"/>
          <w:numId w:val="32"/>
        </w:numPr>
        <w:jc w:val="both"/>
        <w:rPr>
          <w:b/>
          <w:bCs/>
          <w:lang w:val="es-AR"/>
        </w:rPr>
        <w:pPrChange w:id="92" w:author="Elena Monutti" w:date="2026-04-13T21:20:00Z">
          <w:pPr>
            <w:pStyle w:val="Prrafodelista"/>
            <w:numPr>
              <w:numId w:val="32"/>
            </w:numPr>
            <w:ind w:hanging="360"/>
          </w:pPr>
        </w:pPrChange>
      </w:pPr>
      <w:r>
        <w:rPr>
          <w:lang w:val="es-AR"/>
        </w:rPr>
        <w:t>Cada paciente debe tener asociada una fecha de ingreso, y opcionalmente una fecha de egreso</w:t>
      </w:r>
    </w:p>
    <w:p w14:paraId="0480EA17" w14:textId="3C047DC0" w:rsidR="008D530D" w:rsidRPr="008D530D" w:rsidRDefault="008D530D" w:rsidP="008925B7">
      <w:pPr>
        <w:pStyle w:val="Prrafodelista"/>
        <w:numPr>
          <w:ilvl w:val="0"/>
          <w:numId w:val="32"/>
        </w:numPr>
        <w:jc w:val="both"/>
        <w:rPr>
          <w:b/>
          <w:bCs/>
          <w:lang w:val="es-AR"/>
        </w:rPr>
        <w:pPrChange w:id="93" w:author="Elena Monutti" w:date="2026-04-13T21:20:00Z">
          <w:pPr>
            <w:pStyle w:val="Prrafodelista"/>
            <w:numPr>
              <w:numId w:val="32"/>
            </w:numPr>
            <w:ind w:hanging="360"/>
          </w:pPr>
        </w:pPrChange>
      </w:pPr>
      <w:r>
        <w:rPr>
          <w:lang w:val="es-AR"/>
        </w:rPr>
        <w:t>La fecha de egreso, si existe, debe ser posterior a la fecha de ingreso.</w:t>
      </w:r>
    </w:p>
    <w:p w14:paraId="13590D03" w14:textId="77777777" w:rsidR="008D530D" w:rsidRPr="008D530D" w:rsidRDefault="008D530D" w:rsidP="008925B7">
      <w:pPr>
        <w:pStyle w:val="Prrafodelista"/>
        <w:jc w:val="both"/>
        <w:rPr>
          <w:b/>
          <w:bCs/>
          <w:lang w:val="es-AR"/>
        </w:rPr>
        <w:pPrChange w:id="94" w:author="Elena Monutti" w:date="2026-04-13T21:20:00Z">
          <w:pPr>
            <w:pStyle w:val="Prrafodelista"/>
          </w:pPr>
        </w:pPrChange>
      </w:pPr>
    </w:p>
    <w:p w14:paraId="07F72DFC" w14:textId="5D176EA2" w:rsidR="008D530D" w:rsidRDefault="008D530D" w:rsidP="008925B7">
      <w:pPr>
        <w:pStyle w:val="Prrafodelista"/>
        <w:numPr>
          <w:ilvl w:val="0"/>
          <w:numId w:val="35"/>
        </w:numPr>
        <w:jc w:val="both"/>
        <w:rPr>
          <w:b/>
          <w:bCs/>
          <w:lang w:val="es-AR"/>
        </w:rPr>
        <w:pPrChange w:id="95" w:author="Elena Monutti" w:date="2026-04-13T21:20:00Z">
          <w:pPr>
            <w:pStyle w:val="Prrafodelista"/>
            <w:numPr>
              <w:numId w:val="35"/>
            </w:numPr>
            <w:ind w:hanging="360"/>
          </w:pPr>
        </w:pPrChange>
      </w:pPr>
      <w:r>
        <w:rPr>
          <w:b/>
          <w:bCs/>
          <w:lang w:val="es-AR"/>
        </w:rPr>
        <w:t xml:space="preserve">Restricciones de personal </w:t>
      </w:r>
    </w:p>
    <w:p w14:paraId="66FC3077" w14:textId="1E0FAEBE" w:rsidR="008D530D" w:rsidRPr="008D530D" w:rsidRDefault="008D530D" w:rsidP="008925B7">
      <w:pPr>
        <w:pStyle w:val="Prrafodelista"/>
        <w:numPr>
          <w:ilvl w:val="0"/>
          <w:numId w:val="32"/>
        </w:numPr>
        <w:jc w:val="both"/>
        <w:rPr>
          <w:b/>
          <w:bCs/>
          <w:lang w:val="es-AR"/>
        </w:rPr>
        <w:pPrChange w:id="96" w:author="Elena Monutti" w:date="2026-04-13T21:20:00Z">
          <w:pPr>
            <w:pStyle w:val="Prrafodelista"/>
            <w:numPr>
              <w:numId w:val="32"/>
            </w:numPr>
            <w:ind w:hanging="360"/>
          </w:pPr>
        </w:pPrChange>
      </w:pPr>
      <w:r>
        <w:rPr>
          <w:lang w:val="es-AR"/>
        </w:rPr>
        <w:t>Cada medico y enfermera pertenece a un único piso</w:t>
      </w:r>
    </w:p>
    <w:p w14:paraId="5AAF7FB8" w14:textId="5E96A036" w:rsidR="008D530D" w:rsidRPr="008D530D" w:rsidRDefault="008D530D" w:rsidP="008925B7">
      <w:pPr>
        <w:pStyle w:val="Prrafodelista"/>
        <w:numPr>
          <w:ilvl w:val="0"/>
          <w:numId w:val="32"/>
        </w:numPr>
        <w:jc w:val="both"/>
        <w:rPr>
          <w:b/>
          <w:bCs/>
          <w:lang w:val="es-AR"/>
        </w:rPr>
        <w:pPrChange w:id="97" w:author="Elena Monutti" w:date="2026-04-13T21:20:00Z">
          <w:pPr>
            <w:pStyle w:val="Prrafodelista"/>
            <w:numPr>
              <w:numId w:val="32"/>
            </w:numPr>
            <w:ind w:hanging="360"/>
          </w:pPr>
        </w:pPrChange>
      </w:pPr>
      <w:r>
        <w:rPr>
          <w:lang w:val="es-AR"/>
        </w:rPr>
        <w:t>Un medico puede tener a su cargo a varios pacientes</w:t>
      </w:r>
    </w:p>
    <w:p w14:paraId="538D10A2" w14:textId="570F431B" w:rsidR="008D530D" w:rsidRPr="008D530D" w:rsidRDefault="008D530D" w:rsidP="008925B7">
      <w:pPr>
        <w:pStyle w:val="Prrafodelista"/>
        <w:numPr>
          <w:ilvl w:val="0"/>
          <w:numId w:val="32"/>
        </w:numPr>
        <w:jc w:val="both"/>
        <w:rPr>
          <w:b/>
          <w:bCs/>
          <w:lang w:val="es-AR"/>
        </w:rPr>
        <w:pPrChange w:id="98" w:author="Elena Monutti" w:date="2026-04-13T21:20:00Z">
          <w:pPr>
            <w:pStyle w:val="Prrafodelista"/>
            <w:numPr>
              <w:numId w:val="32"/>
            </w:numPr>
            <w:ind w:hanging="360"/>
          </w:pPr>
        </w:pPrChange>
      </w:pPr>
      <w:r>
        <w:rPr>
          <w:lang w:val="es-AR"/>
        </w:rPr>
        <w:t>Una enfermera puede atender a varios pacientes</w:t>
      </w:r>
    </w:p>
    <w:p w14:paraId="7F8E4D21" w14:textId="1131E187" w:rsidR="008D530D" w:rsidRDefault="008D530D" w:rsidP="008925B7">
      <w:pPr>
        <w:pStyle w:val="Prrafodelista"/>
        <w:jc w:val="both"/>
        <w:rPr>
          <w:lang w:val="es-AR"/>
        </w:rPr>
        <w:pPrChange w:id="99" w:author="Elena Monutti" w:date="2026-04-13T21:20:00Z">
          <w:pPr>
            <w:pStyle w:val="Prrafodelista"/>
          </w:pPr>
        </w:pPrChange>
      </w:pPr>
    </w:p>
    <w:p w14:paraId="41A5B94E" w14:textId="7C766326" w:rsidR="008D530D" w:rsidRDefault="008D530D" w:rsidP="008925B7">
      <w:pPr>
        <w:pStyle w:val="Prrafodelista"/>
        <w:numPr>
          <w:ilvl w:val="0"/>
          <w:numId w:val="35"/>
        </w:numPr>
        <w:jc w:val="both"/>
        <w:rPr>
          <w:b/>
          <w:bCs/>
          <w:lang w:val="es-AR"/>
        </w:rPr>
        <w:pPrChange w:id="100" w:author="Elena Monutti" w:date="2026-04-13T21:20:00Z">
          <w:pPr>
            <w:pStyle w:val="Prrafodelista"/>
            <w:numPr>
              <w:numId w:val="35"/>
            </w:numPr>
            <w:ind w:hanging="360"/>
          </w:pPr>
        </w:pPrChange>
      </w:pPr>
      <w:r>
        <w:rPr>
          <w:b/>
          <w:bCs/>
          <w:lang w:val="es-AR"/>
        </w:rPr>
        <w:t>Restricciones sobre diagnósticos y tratamientos</w:t>
      </w:r>
    </w:p>
    <w:p w14:paraId="64C691A1" w14:textId="3947B8A4" w:rsidR="008D530D" w:rsidRPr="008D530D" w:rsidRDefault="008D530D" w:rsidP="008925B7">
      <w:pPr>
        <w:pStyle w:val="Prrafodelista"/>
        <w:numPr>
          <w:ilvl w:val="0"/>
          <w:numId w:val="32"/>
        </w:numPr>
        <w:jc w:val="both"/>
        <w:rPr>
          <w:b/>
          <w:bCs/>
          <w:lang w:val="es-AR"/>
        </w:rPr>
        <w:pPrChange w:id="101" w:author="Elena Monutti" w:date="2026-04-13T21:20:00Z">
          <w:pPr>
            <w:pStyle w:val="Prrafodelista"/>
            <w:numPr>
              <w:numId w:val="32"/>
            </w:numPr>
            <w:ind w:hanging="360"/>
          </w:pPr>
        </w:pPrChange>
      </w:pPr>
      <w:r>
        <w:rPr>
          <w:lang w:val="es-AR"/>
        </w:rPr>
        <w:t>Cada paciente debe tener al menos un diagnostico</w:t>
      </w:r>
    </w:p>
    <w:p w14:paraId="0F833FE0" w14:textId="69393266" w:rsidR="008D530D" w:rsidRPr="008D530D" w:rsidRDefault="008D530D" w:rsidP="008925B7">
      <w:pPr>
        <w:pStyle w:val="Prrafodelista"/>
        <w:numPr>
          <w:ilvl w:val="0"/>
          <w:numId w:val="32"/>
        </w:numPr>
        <w:jc w:val="both"/>
        <w:rPr>
          <w:b/>
          <w:bCs/>
          <w:lang w:val="es-AR"/>
        </w:rPr>
        <w:pPrChange w:id="102" w:author="Elena Monutti" w:date="2026-04-13T21:20:00Z">
          <w:pPr>
            <w:pStyle w:val="Prrafodelista"/>
            <w:numPr>
              <w:numId w:val="32"/>
            </w:numPr>
            <w:ind w:hanging="360"/>
          </w:pPr>
        </w:pPrChange>
      </w:pPr>
      <w:r>
        <w:rPr>
          <w:lang w:val="es-AR"/>
        </w:rPr>
        <w:t xml:space="preserve">Cada tratamiento o medicación: </w:t>
      </w:r>
    </w:p>
    <w:p w14:paraId="524F6B2A" w14:textId="14DE516D" w:rsidR="008D530D" w:rsidRPr="008D530D" w:rsidRDefault="008D530D" w:rsidP="008925B7">
      <w:pPr>
        <w:pStyle w:val="Prrafodelista"/>
        <w:numPr>
          <w:ilvl w:val="0"/>
          <w:numId w:val="36"/>
        </w:numPr>
        <w:jc w:val="both"/>
        <w:rPr>
          <w:b/>
          <w:bCs/>
          <w:lang w:val="es-AR"/>
        </w:rPr>
        <w:pPrChange w:id="103" w:author="Elena Monutti" w:date="2026-04-13T21:20:00Z">
          <w:pPr>
            <w:pStyle w:val="Prrafodelista"/>
            <w:numPr>
              <w:numId w:val="36"/>
            </w:numPr>
            <w:ind w:left="1440" w:hanging="360"/>
          </w:pPr>
        </w:pPrChange>
      </w:pPr>
      <w:r>
        <w:rPr>
          <w:lang w:val="es-AR"/>
        </w:rPr>
        <w:t>debe estar asociado a un paciente</w:t>
      </w:r>
    </w:p>
    <w:p w14:paraId="2FE68057" w14:textId="075BDCB1" w:rsidR="008D530D" w:rsidRPr="008D530D" w:rsidRDefault="008D530D" w:rsidP="008925B7">
      <w:pPr>
        <w:pStyle w:val="Prrafodelista"/>
        <w:numPr>
          <w:ilvl w:val="0"/>
          <w:numId w:val="36"/>
        </w:numPr>
        <w:jc w:val="both"/>
        <w:rPr>
          <w:b/>
          <w:bCs/>
          <w:lang w:val="es-AR"/>
        </w:rPr>
        <w:pPrChange w:id="104" w:author="Elena Monutti" w:date="2026-04-13T21:20:00Z">
          <w:pPr>
            <w:pStyle w:val="Prrafodelista"/>
            <w:numPr>
              <w:numId w:val="36"/>
            </w:numPr>
            <w:ind w:left="1440" w:hanging="360"/>
          </w:pPr>
        </w:pPrChange>
      </w:pPr>
      <w:r>
        <w:rPr>
          <w:lang w:val="es-AR"/>
        </w:rPr>
        <w:t>debe ser prescrito por un medico</w:t>
      </w:r>
    </w:p>
    <w:p w14:paraId="6A2E301D" w14:textId="4EAEB74A" w:rsidR="008D530D" w:rsidRPr="008D530D" w:rsidRDefault="008D530D" w:rsidP="008925B7">
      <w:pPr>
        <w:pStyle w:val="Prrafodelista"/>
        <w:numPr>
          <w:ilvl w:val="0"/>
          <w:numId w:val="36"/>
        </w:numPr>
        <w:jc w:val="both"/>
        <w:rPr>
          <w:b/>
          <w:bCs/>
          <w:lang w:val="es-AR"/>
        </w:rPr>
        <w:pPrChange w:id="105" w:author="Elena Monutti" w:date="2026-04-13T21:20:00Z">
          <w:pPr>
            <w:pStyle w:val="Prrafodelista"/>
            <w:numPr>
              <w:numId w:val="36"/>
            </w:numPr>
            <w:ind w:left="1440" w:hanging="360"/>
          </w:pPr>
        </w:pPrChange>
      </w:pPr>
      <w:r>
        <w:rPr>
          <w:lang w:val="es-AR"/>
        </w:rPr>
        <w:t xml:space="preserve">debe tener fecha y hora de prescripción </w:t>
      </w:r>
    </w:p>
    <w:p w14:paraId="1FBA6BCD" w14:textId="0D2E5539" w:rsidR="008D530D" w:rsidRPr="008D530D" w:rsidRDefault="008D530D" w:rsidP="008925B7">
      <w:pPr>
        <w:pStyle w:val="Prrafodelista"/>
        <w:numPr>
          <w:ilvl w:val="0"/>
          <w:numId w:val="32"/>
        </w:numPr>
        <w:jc w:val="both"/>
        <w:rPr>
          <w:b/>
          <w:bCs/>
          <w:lang w:val="es-AR"/>
        </w:rPr>
        <w:pPrChange w:id="106" w:author="Elena Monutti" w:date="2026-04-13T21:20:00Z">
          <w:pPr>
            <w:pStyle w:val="Prrafodelista"/>
            <w:numPr>
              <w:numId w:val="32"/>
            </w:numPr>
            <w:ind w:hanging="360"/>
          </w:pPr>
        </w:pPrChange>
      </w:pPr>
      <w:r>
        <w:rPr>
          <w:lang w:val="es-AR"/>
        </w:rPr>
        <w:lastRenderedPageBreak/>
        <w:t>El estado de un tratamiento/medicación debe ser uno de los siguientes valores:</w:t>
      </w:r>
    </w:p>
    <w:p w14:paraId="45882FAB" w14:textId="615E47E4" w:rsidR="008D530D" w:rsidRPr="008D530D" w:rsidRDefault="008D530D" w:rsidP="008925B7">
      <w:pPr>
        <w:pStyle w:val="Prrafodelista"/>
        <w:numPr>
          <w:ilvl w:val="0"/>
          <w:numId w:val="37"/>
        </w:numPr>
        <w:jc w:val="both"/>
        <w:rPr>
          <w:b/>
          <w:bCs/>
          <w:lang w:val="es-AR"/>
        </w:rPr>
        <w:pPrChange w:id="107" w:author="Elena Monutti" w:date="2026-04-13T21:20:00Z">
          <w:pPr>
            <w:pStyle w:val="Prrafodelista"/>
            <w:numPr>
              <w:numId w:val="37"/>
            </w:numPr>
            <w:ind w:left="1440" w:hanging="360"/>
          </w:pPr>
        </w:pPrChange>
      </w:pPr>
      <w:r>
        <w:rPr>
          <w:lang w:val="es-AR"/>
        </w:rPr>
        <w:t>Pendiente</w:t>
      </w:r>
    </w:p>
    <w:p w14:paraId="52BD6876" w14:textId="69CEECF2" w:rsidR="008D530D" w:rsidRPr="008D530D" w:rsidRDefault="008D530D" w:rsidP="008925B7">
      <w:pPr>
        <w:pStyle w:val="Prrafodelista"/>
        <w:numPr>
          <w:ilvl w:val="0"/>
          <w:numId w:val="37"/>
        </w:numPr>
        <w:jc w:val="both"/>
        <w:rPr>
          <w:b/>
          <w:bCs/>
          <w:lang w:val="es-AR"/>
        </w:rPr>
        <w:pPrChange w:id="108" w:author="Elena Monutti" w:date="2026-04-13T21:20:00Z">
          <w:pPr>
            <w:pStyle w:val="Prrafodelista"/>
            <w:numPr>
              <w:numId w:val="37"/>
            </w:numPr>
            <w:ind w:left="1440" w:hanging="360"/>
          </w:pPr>
        </w:pPrChange>
      </w:pPr>
      <w:r>
        <w:rPr>
          <w:lang w:val="es-AR"/>
        </w:rPr>
        <w:t>Suministrado</w:t>
      </w:r>
    </w:p>
    <w:p w14:paraId="7A744DB6" w14:textId="13458B7C" w:rsidR="008D530D" w:rsidRPr="008D530D" w:rsidRDefault="008D530D" w:rsidP="008925B7">
      <w:pPr>
        <w:pStyle w:val="Prrafodelista"/>
        <w:numPr>
          <w:ilvl w:val="0"/>
          <w:numId w:val="37"/>
        </w:numPr>
        <w:jc w:val="both"/>
        <w:rPr>
          <w:b/>
          <w:bCs/>
          <w:lang w:val="es-AR"/>
        </w:rPr>
        <w:pPrChange w:id="109" w:author="Elena Monutti" w:date="2026-04-13T21:20:00Z">
          <w:pPr>
            <w:pStyle w:val="Prrafodelista"/>
            <w:numPr>
              <w:numId w:val="37"/>
            </w:numPr>
            <w:ind w:left="1440" w:hanging="360"/>
          </w:pPr>
        </w:pPrChange>
      </w:pPr>
      <w:r>
        <w:rPr>
          <w:lang w:val="es-AR"/>
        </w:rPr>
        <w:t xml:space="preserve">Cancelado </w:t>
      </w:r>
    </w:p>
    <w:p w14:paraId="4D4F5877" w14:textId="06A96EEB" w:rsidR="008D530D" w:rsidRDefault="008D530D" w:rsidP="008925B7">
      <w:pPr>
        <w:pStyle w:val="Prrafodelista"/>
        <w:numPr>
          <w:ilvl w:val="0"/>
          <w:numId w:val="32"/>
        </w:numPr>
        <w:jc w:val="both"/>
        <w:rPr>
          <w:b/>
          <w:bCs/>
          <w:lang w:val="es-AR"/>
        </w:rPr>
        <w:pPrChange w:id="110" w:author="Elena Monutti" w:date="2026-04-13T21:20:00Z">
          <w:pPr>
            <w:pStyle w:val="Prrafodelista"/>
            <w:numPr>
              <w:numId w:val="32"/>
            </w:numPr>
            <w:ind w:hanging="360"/>
          </w:pPr>
        </w:pPrChange>
      </w:pPr>
      <w:r>
        <w:rPr>
          <w:lang w:val="es-AR"/>
        </w:rPr>
        <w:t xml:space="preserve">La fecha y hora de suministro solo puede existir si el estado es </w:t>
      </w:r>
      <w:r>
        <w:rPr>
          <w:b/>
          <w:bCs/>
          <w:lang w:val="es-AR"/>
        </w:rPr>
        <w:t>suministrado</w:t>
      </w:r>
    </w:p>
    <w:p w14:paraId="2D10ECC3" w14:textId="77777777" w:rsidR="008D530D" w:rsidRPr="008D530D" w:rsidRDefault="008D530D" w:rsidP="008925B7">
      <w:pPr>
        <w:pStyle w:val="Prrafodelista"/>
        <w:jc w:val="both"/>
        <w:rPr>
          <w:b/>
          <w:bCs/>
          <w:lang w:val="es-AR"/>
        </w:rPr>
        <w:pPrChange w:id="111" w:author="Elena Monutti" w:date="2026-04-13T21:20:00Z">
          <w:pPr>
            <w:pStyle w:val="Prrafodelista"/>
          </w:pPr>
        </w:pPrChange>
      </w:pPr>
    </w:p>
    <w:p w14:paraId="52460179" w14:textId="244362CE" w:rsidR="008D530D" w:rsidRDefault="008D530D" w:rsidP="008925B7">
      <w:pPr>
        <w:pStyle w:val="Prrafodelista"/>
        <w:numPr>
          <w:ilvl w:val="0"/>
          <w:numId w:val="35"/>
        </w:numPr>
        <w:jc w:val="both"/>
        <w:rPr>
          <w:b/>
          <w:bCs/>
          <w:lang w:val="es-AR"/>
        </w:rPr>
        <w:pPrChange w:id="112" w:author="Elena Monutti" w:date="2026-04-13T21:20:00Z">
          <w:pPr>
            <w:pStyle w:val="Prrafodelista"/>
            <w:numPr>
              <w:numId w:val="35"/>
            </w:numPr>
            <w:ind w:hanging="360"/>
          </w:pPr>
        </w:pPrChange>
      </w:pPr>
      <w:r>
        <w:rPr>
          <w:b/>
          <w:bCs/>
          <w:lang w:val="es-AR"/>
        </w:rPr>
        <w:t>Restricciones temporales</w:t>
      </w:r>
    </w:p>
    <w:p w14:paraId="48323D8C" w14:textId="4EA176CB" w:rsidR="008D530D" w:rsidRPr="008D530D" w:rsidRDefault="008D530D" w:rsidP="008925B7">
      <w:pPr>
        <w:pStyle w:val="Prrafodelista"/>
        <w:numPr>
          <w:ilvl w:val="0"/>
          <w:numId w:val="32"/>
        </w:numPr>
        <w:jc w:val="both"/>
        <w:rPr>
          <w:b/>
          <w:bCs/>
          <w:lang w:val="es-AR"/>
        </w:rPr>
        <w:pPrChange w:id="113" w:author="Elena Monutti" w:date="2026-04-13T21:20:00Z">
          <w:pPr>
            <w:pStyle w:val="Prrafodelista"/>
            <w:numPr>
              <w:numId w:val="32"/>
            </w:numPr>
            <w:ind w:hanging="360"/>
          </w:pPr>
        </w:pPrChange>
      </w:pPr>
      <w:r>
        <w:rPr>
          <w:lang w:val="es-AR"/>
        </w:rPr>
        <w:t xml:space="preserve">Un paciente no puede tener dos internaciones simultaneas </w:t>
      </w:r>
    </w:p>
    <w:p w14:paraId="2357174D" w14:textId="2A189718" w:rsidR="008D530D" w:rsidRPr="008D530D" w:rsidRDefault="008D530D" w:rsidP="008925B7">
      <w:pPr>
        <w:pStyle w:val="Prrafodelista"/>
        <w:numPr>
          <w:ilvl w:val="0"/>
          <w:numId w:val="32"/>
        </w:numPr>
        <w:jc w:val="both"/>
        <w:rPr>
          <w:b/>
          <w:bCs/>
          <w:lang w:val="es-AR"/>
        </w:rPr>
        <w:pPrChange w:id="114" w:author="Elena Monutti" w:date="2026-04-13T21:20:00Z">
          <w:pPr>
            <w:pStyle w:val="Prrafodelista"/>
            <w:numPr>
              <w:numId w:val="32"/>
            </w:numPr>
            <w:ind w:hanging="360"/>
          </w:pPr>
        </w:pPrChange>
      </w:pPr>
      <w:r>
        <w:rPr>
          <w:lang w:val="es-AR"/>
        </w:rPr>
        <w:t xml:space="preserve">Una cama no puede estar asignada a mas de un paciente en el mismo intervalo de tiempo </w:t>
      </w:r>
    </w:p>
    <w:p w14:paraId="0C6948C4" w14:textId="77777777" w:rsidR="008D530D" w:rsidRPr="008D530D" w:rsidRDefault="008D530D" w:rsidP="008925B7">
      <w:pPr>
        <w:pStyle w:val="Prrafodelista"/>
        <w:jc w:val="both"/>
        <w:rPr>
          <w:b/>
          <w:bCs/>
          <w:lang w:val="es-AR"/>
        </w:rPr>
        <w:pPrChange w:id="115" w:author="Elena Monutti" w:date="2026-04-13T21:20:00Z">
          <w:pPr>
            <w:pStyle w:val="Prrafodelista"/>
          </w:pPr>
        </w:pPrChange>
      </w:pPr>
    </w:p>
    <w:p w14:paraId="2BD76F89" w14:textId="583F6950" w:rsidR="008D530D" w:rsidRDefault="008D530D" w:rsidP="008925B7">
      <w:pPr>
        <w:pStyle w:val="Prrafodelista"/>
        <w:numPr>
          <w:ilvl w:val="0"/>
          <w:numId w:val="35"/>
        </w:numPr>
        <w:jc w:val="both"/>
        <w:rPr>
          <w:b/>
          <w:bCs/>
          <w:lang w:val="es-AR"/>
        </w:rPr>
        <w:pPrChange w:id="116" w:author="Elena Monutti" w:date="2026-04-13T21:20:00Z">
          <w:pPr>
            <w:pStyle w:val="Prrafodelista"/>
            <w:numPr>
              <w:numId w:val="35"/>
            </w:numPr>
            <w:ind w:hanging="360"/>
          </w:pPr>
        </w:pPrChange>
      </w:pPr>
      <w:r>
        <w:rPr>
          <w:b/>
          <w:bCs/>
          <w:lang w:val="es-AR"/>
        </w:rPr>
        <w:t>Restricciones de dominio</w:t>
      </w:r>
    </w:p>
    <w:p w14:paraId="13B80FD6" w14:textId="308FAC77" w:rsidR="008D530D" w:rsidRPr="008D530D" w:rsidRDefault="008D530D" w:rsidP="008925B7">
      <w:pPr>
        <w:pStyle w:val="Prrafodelista"/>
        <w:numPr>
          <w:ilvl w:val="0"/>
          <w:numId w:val="32"/>
        </w:numPr>
        <w:jc w:val="both"/>
        <w:rPr>
          <w:b/>
          <w:bCs/>
          <w:lang w:val="es-AR"/>
        </w:rPr>
        <w:pPrChange w:id="117" w:author="Elena Monutti" w:date="2026-04-13T21:20:00Z">
          <w:pPr>
            <w:pStyle w:val="Prrafodelista"/>
            <w:numPr>
              <w:numId w:val="32"/>
            </w:numPr>
            <w:ind w:hanging="360"/>
          </w:pPr>
        </w:pPrChange>
      </w:pPr>
      <w:r>
        <w:rPr>
          <w:lang w:val="es-AR"/>
        </w:rPr>
        <w:t>Los atributos de un estado (por ejemplo, estado de medicación) deben tomar valores dentro de un conjunto definido</w:t>
      </w:r>
    </w:p>
    <w:p w14:paraId="12D828AD" w14:textId="2ABE64C5" w:rsidR="008D530D" w:rsidRPr="008D530D" w:rsidRDefault="008D530D" w:rsidP="008925B7">
      <w:pPr>
        <w:pStyle w:val="Prrafodelista"/>
        <w:numPr>
          <w:ilvl w:val="0"/>
          <w:numId w:val="32"/>
        </w:numPr>
        <w:jc w:val="both"/>
        <w:rPr>
          <w:b/>
          <w:bCs/>
          <w:lang w:val="es-AR"/>
        </w:rPr>
        <w:pPrChange w:id="118" w:author="Elena Monutti" w:date="2026-04-13T21:20:00Z">
          <w:pPr>
            <w:pStyle w:val="Prrafodelista"/>
            <w:numPr>
              <w:numId w:val="32"/>
            </w:numPr>
            <w:ind w:hanging="360"/>
          </w:pPr>
        </w:pPrChange>
      </w:pPr>
      <w:r>
        <w:rPr>
          <w:lang w:val="es-AR"/>
        </w:rPr>
        <w:t xml:space="preserve">Las fechas y horas deben almacenarse en formas validas y consistentes </w:t>
      </w:r>
    </w:p>
    <w:p w14:paraId="2F879689" w14:textId="660B7522" w:rsidR="0080742B" w:rsidRPr="00861D75" w:rsidRDefault="0080742B">
      <w:pPr>
        <w:pStyle w:val="Ttulo2"/>
        <w:pBdr>
          <w:bottom w:val="single" w:sz="6" w:space="1" w:color="000000"/>
        </w:pBdr>
        <w:rPr>
          <w:color w:val="000000"/>
          <w:lang w:val="es-AR"/>
        </w:rPr>
      </w:pPr>
      <w:r w:rsidRPr="00861D75">
        <w:rPr>
          <w:rStyle w:val="notranslate"/>
          <w:color w:val="000000"/>
          <w:lang w:val="es-AR"/>
        </w:rPr>
        <w:lastRenderedPageBreak/>
        <w:t>Decisiones de diseño</w:t>
      </w:r>
    </w:p>
    <w:p w14:paraId="3F2AFD5D" w14:textId="798A03F1" w:rsidR="0080742B" w:rsidRDefault="0080742B" w:rsidP="005D5E10">
      <w:pPr>
        <w:pStyle w:val="Ttulo3"/>
        <w:rPr>
          <w:rStyle w:val="notranslate"/>
          <w:lang w:val="es-AR"/>
        </w:rPr>
      </w:pPr>
      <w:r w:rsidRPr="00861D75">
        <w:rPr>
          <w:rStyle w:val="notranslate"/>
          <w:lang w:val="es-AR"/>
        </w:rPr>
        <w:t>Factores clave que influyen en el diseño</w:t>
      </w:r>
    </w:p>
    <w:p w14:paraId="3EC634D4" w14:textId="1F6535EF" w:rsidR="008D530D" w:rsidRDefault="008D530D" w:rsidP="008925B7">
      <w:pPr>
        <w:jc w:val="both"/>
        <w:rPr>
          <w:lang w:val="es-AR"/>
        </w:rPr>
        <w:pPrChange w:id="119" w:author="Elena Monutti" w:date="2026-04-13T21:20:00Z">
          <w:pPr/>
        </w:pPrChange>
      </w:pPr>
      <w:r>
        <w:rPr>
          <w:lang w:val="es-AR"/>
        </w:rPr>
        <w:t xml:space="preserve">El diseño de la base de datos del sistema </w:t>
      </w:r>
      <w:r>
        <w:rPr>
          <w:b/>
          <w:bCs/>
          <w:lang w:val="es-AR"/>
        </w:rPr>
        <w:t>SGIH</w:t>
      </w:r>
      <w:r>
        <w:rPr>
          <w:lang w:val="es-AR"/>
        </w:rPr>
        <w:t xml:space="preserve"> se encuentra influenciado por diversos requisitos funcionales y no funcionales derivados del dominio del problema. </w:t>
      </w:r>
    </w:p>
    <w:p w14:paraId="08D2E500" w14:textId="30728ABA" w:rsidR="008D530D" w:rsidRPr="009960D5" w:rsidRDefault="008D530D" w:rsidP="008925B7">
      <w:pPr>
        <w:pStyle w:val="Prrafodelista"/>
        <w:numPr>
          <w:ilvl w:val="0"/>
          <w:numId w:val="38"/>
        </w:numPr>
        <w:jc w:val="both"/>
        <w:rPr>
          <w:lang w:val="es-AR"/>
        </w:rPr>
        <w:pPrChange w:id="120" w:author="Elena Monutti" w:date="2026-04-13T21:20:00Z">
          <w:pPr>
            <w:pStyle w:val="Prrafodelista"/>
            <w:numPr>
              <w:numId w:val="38"/>
            </w:numPr>
            <w:ind w:hanging="360"/>
          </w:pPr>
        </w:pPrChange>
      </w:pPr>
      <w:r w:rsidRPr="009960D5">
        <w:rPr>
          <w:b/>
          <w:bCs/>
          <w:lang w:val="es-AR"/>
        </w:rPr>
        <w:t>Requisitos funcionales</w:t>
      </w:r>
    </w:p>
    <w:p w14:paraId="3540CBC0" w14:textId="2A5CC18E" w:rsidR="009960D5" w:rsidRDefault="009960D5" w:rsidP="008925B7">
      <w:pPr>
        <w:jc w:val="both"/>
        <w:rPr>
          <w:lang w:val="es-AR"/>
        </w:rPr>
        <w:pPrChange w:id="121" w:author="Elena Monutti" w:date="2026-04-13T21:20:00Z">
          <w:pPr/>
        </w:pPrChange>
      </w:pPr>
      <w:r>
        <w:rPr>
          <w:lang w:val="es-AR"/>
        </w:rPr>
        <w:t xml:space="preserve">Los principales requisitos funcionales que impactan en el diseño son: </w:t>
      </w:r>
    </w:p>
    <w:p w14:paraId="437A3668" w14:textId="3F51FB0D" w:rsidR="009960D5" w:rsidRDefault="009960D5" w:rsidP="008925B7">
      <w:pPr>
        <w:pStyle w:val="Prrafodelista"/>
        <w:numPr>
          <w:ilvl w:val="0"/>
          <w:numId w:val="39"/>
        </w:numPr>
        <w:jc w:val="both"/>
        <w:rPr>
          <w:lang w:val="es-AR"/>
        </w:rPr>
        <w:pPrChange w:id="122" w:author="Elena Monutti" w:date="2026-04-13T21:20:00Z">
          <w:pPr>
            <w:pStyle w:val="Prrafodelista"/>
            <w:numPr>
              <w:numId w:val="39"/>
            </w:numPr>
            <w:ind w:left="1080" w:hanging="360"/>
          </w:pPr>
        </w:pPrChange>
      </w:pPr>
      <w:r>
        <w:rPr>
          <w:lang w:val="es-AR"/>
        </w:rPr>
        <w:t>La necesidad de gestionar la internación de pacientes, incluyendo la asignación de camas, fechas de ingreso y egreso</w:t>
      </w:r>
    </w:p>
    <w:p w14:paraId="4718FA36" w14:textId="3548E21D" w:rsidR="009960D5" w:rsidRDefault="009960D5" w:rsidP="008925B7">
      <w:pPr>
        <w:pStyle w:val="Prrafodelista"/>
        <w:numPr>
          <w:ilvl w:val="0"/>
          <w:numId w:val="39"/>
        </w:numPr>
        <w:jc w:val="both"/>
        <w:rPr>
          <w:lang w:val="es-AR"/>
        </w:rPr>
        <w:pPrChange w:id="123" w:author="Elena Monutti" w:date="2026-04-13T21:20:00Z">
          <w:pPr>
            <w:pStyle w:val="Prrafodelista"/>
            <w:numPr>
              <w:numId w:val="39"/>
            </w:numPr>
            <w:ind w:left="1080" w:hanging="360"/>
          </w:pPr>
        </w:pPrChange>
      </w:pPr>
      <w:r>
        <w:rPr>
          <w:lang w:val="es-AR"/>
        </w:rPr>
        <w:t>El registro de diagnósticos múltiples por paciente, lo que implica relaciones del tipo uno a muchos</w:t>
      </w:r>
    </w:p>
    <w:p w14:paraId="48173EE3" w14:textId="79FCC0C9" w:rsidR="009960D5" w:rsidRDefault="009960D5" w:rsidP="008925B7">
      <w:pPr>
        <w:pStyle w:val="Prrafodelista"/>
        <w:numPr>
          <w:ilvl w:val="0"/>
          <w:numId w:val="39"/>
        </w:numPr>
        <w:jc w:val="both"/>
        <w:rPr>
          <w:lang w:val="es-AR"/>
        </w:rPr>
        <w:pPrChange w:id="124" w:author="Elena Monutti" w:date="2026-04-13T21:20:00Z">
          <w:pPr>
            <w:pStyle w:val="Prrafodelista"/>
            <w:numPr>
              <w:numId w:val="39"/>
            </w:numPr>
            <w:ind w:left="1080" w:hanging="360"/>
          </w:pPr>
        </w:pPrChange>
      </w:pPr>
      <w:r>
        <w:rPr>
          <w:lang w:val="es-AR"/>
        </w:rPr>
        <w:t>La gestión de tratamientos y medicaciones, incluyendo su estado, fechas y el medico responsable</w:t>
      </w:r>
    </w:p>
    <w:p w14:paraId="775FABF5" w14:textId="4694887D" w:rsidR="009960D5" w:rsidRDefault="009960D5" w:rsidP="008925B7">
      <w:pPr>
        <w:pStyle w:val="Prrafodelista"/>
        <w:numPr>
          <w:ilvl w:val="0"/>
          <w:numId w:val="39"/>
        </w:numPr>
        <w:jc w:val="both"/>
        <w:rPr>
          <w:lang w:val="es-AR"/>
        </w:rPr>
        <w:pPrChange w:id="125" w:author="Elena Monutti" w:date="2026-04-13T21:20:00Z">
          <w:pPr>
            <w:pStyle w:val="Prrafodelista"/>
            <w:numPr>
              <w:numId w:val="39"/>
            </w:numPr>
            <w:ind w:left="1080" w:hanging="360"/>
          </w:pPr>
        </w:pPrChange>
      </w:pPr>
      <w:r>
        <w:rPr>
          <w:lang w:val="es-AR"/>
        </w:rPr>
        <w:t xml:space="preserve">La asignación de personal médico y de enfermería a pisos y pacientes, lo que introduce múltiples relaciones entre entidades. </w:t>
      </w:r>
    </w:p>
    <w:p w14:paraId="4B450EDB" w14:textId="77777777" w:rsidR="009960D5" w:rsidRDefault="009960D5" w:rsidP="008925B7">
      <w:pPr>
        <w:pStyle w:val="Prrafodelista"/>
        <w:ind w:left="1080"/>
        <w:jc w:val="both"/>
        <w:rPr>
          <w:lang w:val="es-AR"/>
        </w:rPr>
        <w:pPrChange w:id="126" w:author="Elena Monutti" w:date="2026-04-13T21:20:00Z">
          <w:pPr>
            <w:pStyle w:val="Prrafodelista"/>
            <w:ind w:left="1080"/>
          </w:pPr>
        </w:pPrChange>
      </w:pPr>
    </w:p>
    <w:p w14:paraId="73DF5AA5" w14:textId="6EA8E7FD" w:rsidR="009960D5" w:rsidRPr="009960D5" w:rsidRDefault="009960D5" w:rsidP="008925B7">
      <w:pPr>
        <w:pStyle w:val="Prrafodelista"/>
        <w:numPr>
          <w:ilvl w:val="0"/>
          <w:numId w:val="38"/>
        </w:numPr>
        <w:jc w:val="both"/>
        <w:rPr>
          <w:lang w:val="es-AR"/>
        </w:rPr>
        <w:pPrChange w:id="127" w:author="Elena Monutti" w:date="2026-04-13T21:20:00Z">
          <w:pPr>
            <w:pStyle w:val="Prrafodelista"/>
            <w:numPr>
              <w:numId w:val="38"/>
            </w:numPr>
            <w:ind w:hanging="360"/>
          </w:pPr>
        </w:pPrChange>
      </w:pPr>
      <w:r>
        <w:rPr>
          <w:b/>
          <w:bCs/>
          <w:lang w:val="es-AR"/>
        </w:rPr>
        <w:t xml:space="preserve">Requisitos no funcionales </w:t>
      </w:r>
    </w:p>
    <w:p w14:paraId="60D8D15D" w14:textId="77777777" w:rsidR="009960D5" w:rsidRPr="009960D5" w:rsidRDefault="009960D5" w:rsidP="008925B7">
      <w:pPr>
        <w:pStyle w:val="Prrafodelista"/>
        <w:jc w:val="both"/>
        <w:rPr>
          <w:lang w:val="es-AR"/>
        </w:rPr>
        <w:pPrChange w:id="128" w:author="Elena Monutti" w:date="2026-04-13T21:20:00Z">
          <w:pPr>
            <w:pStyle w:val="Prrafodelista"/>
          </w:pPr>
        </w:pPrChange>
      </w:pPr>
    </w:p>
    <w:p w14:paraId="3DB9BC74" w14:textId="35A836C7" w:rsidR="009960D5" w:rsidRDefault="009960D5" w:rsidP="008925B7">
      <w:pPr>
        <w:pStyle w:val="Prrafodelista"/>
        <w:numPr>
          <w:ilvl w:val="0"/>
          <w:numId w:val="32"/>
        </w:numPr>
        <w:jc w:val="both"/>
        <w:rPr>
          <w:lang w:val="es-AR"/>
        </w:rPr>
        <w:pPrChange w:id="129" w:author="Elena Monutti" w:date="2026-04-13T21:20:00Z">
          <w:pPr>
            <w:pStyle w:val="Prrafodelista"/>
            <w:numPr>
              <w:numId w:val="32"/>
            </w:numPr>
            <w:ind w:hanging="360"/>
          </w:pPr>
        </w:pPrChange>
      </w:pPr>
      <w:r>
        <w:rPr>
          <w:lang w:val="es-AR"/>
        </w:rPr>
        <w:t xml:space="preserve">Integridad de los datos evitando: </w:t>
      </w:r>
    </w:p>
    <w:p w14:paraId="114A3767" w14:textId="5720D657" w:rsidR="009960D5" w:rsidRDefault="009960D5" w:rsidP="008925B7">
      <w:pPr>
        <w:pStyle w:val="Prrafodelista"/>
        <w:numPr>
          <w:ilvl w:val="0"/>
          <w:numId w:val="40"/>
        </w:numPr>
        <w:jc w:val="both"/>
        <w:rPr>
          <w:lang w:val="es-AR"/>
        </w:rPr>
        <w:pPrChange w:id="130" w:author="Elena Monutti" w:date="2026-04-13T21:20:00Z">
          <w:pPr>
            <w:pStyle w:val="Prrafodelista"/>
            <w:numPr>
              <w:numId w:val="40"/>
            </w:numPr>
            <w:ind w:left="1440" w:hanging="360"/>
          </w:pPr>
        </w:pPrChange>
      </w:pPr>
      <w:r>
        <w:rPr>
          <w:lang w:val="es-AR"/>
        </w:rPr>
        <w:t>Asignaciones múltiples de camas en simultaneo</w:t>
      </w:r>
    </w:p>
    <w:p w14:paraId="21CBB527" w14:textId="4749BB1A" w:rsidR="009960D5" w:rsidRDefault="009960D5" w:rsidP="008925B7">
      <w:pPr>
        <w:pStyle w:val="Prrafodelista"/>
        <w:numPr>
          <w:ilvl w:val="0"/>
          <w:numId w:val="40"/>
        </w:numPr>
        <w:jc w:val="both"/>
        <w:rPr>
          <w:lang w:val="es-AR"/>
        </w:rPr>
        <w:pPrChange w:id="131" w:author="Elena Monutti" w:date="2026-04-13T21:20:00Z">
          <w:pPr>
            <w:pStyle w:val="Prrafodelista"/>
            <w:numPr>
              <w:numId w:val="40"/>
            </w:numPr>
            <w:ind w:left="1440" w:hanging="360"/>
          </w:pPr>
        </w:pPrChange>
      </w:pPr>
      <w:r>
        <w:rPr>
          <w:lang w:val="es-AR"/>
        </w:rPr>
        <w:t xml:space="preserve">Tratamientos sin medico asociado </w:t>
      </w:r>
    </w:p>
    <w:p w14:paraId="6D5394D0" w14:textId="68893EAC" w:rsidR="009960D5" w:rsidRDefault="009960D5" w:rsidP="008925B7">
      <w:pPr>
        <w:pStyle w:val="Prrafodelista"/>
        <w:numPr>
          <w:ilvl w:val="0"/>
          <w:numId w:val="40"/>
        </w:numPr>
        <w:jc w:val="both"/>
        <w:rPr>
          <w:lang w:val="es-AR"/>
        </w:rPr>
        <w:pPrChange w:id="132" w:author="Elena Monutti" w:date="2026-04-13T21:20:00Z">
          <w:pPr>
            <w:pStyle w:val="Prrafodelista"/>
            <w:numPr>
              <w:numId w:val="40"/>
            </w:numPr>
            <w:ind w:left="1440" w:hanging="360"/>
          </w:pPr>
        </w:pPrChange>
      </w:pPr>
      <w:r>
        <w:rPr>
          <w:lang w:val="es-AR"/>
        </w:rPr>
        <w:t xml:space="preserve">Registros incompletos </w:t>
      </w:r>
    </w:p>
    <w:p w14:paraId="74362ECA" w14:textId="77777777" w:rsidR="009960D5" w:rsidRPr="009960D5" w:rsidRDefault="009960D5" w:rsidP="008925B7">
      <w:pPr>
        <w:pStyle w:val="Prrafodelista"/>
        <w:ind w:left="1440"/>
        <w:jc w:val="both"/>
        <w:rPr>
          <w:lang w:val="es-AR"/>
        </w:rPr>
        <w:pPrChange w:id="133" w:author="Elena Monutti" w:date="2026-04-13T21:20:00Z">
          <w:pPr>
            <w:pStyle w:val="Prrafodelista"/>
            <w:ind w:left="1440"/>
          </w:pPr>
        </w:pPrChange>
      </w:pPr>
    </w:p>
    <w:p w14:paraId="16FF828C" w14:textId="65828DFB" w:rsidR="009960D5" w:rsidRDefault="009960D5" w:rsidP="008925B7">
      <w:pPr>
        <w:pStyle w:val="Prrafodelista"/>
        <w:numPr>
          <w:ilvl w:val="0"/>
          <w:numId w:val="32"/>
        </w:numPr>
        <w:jc w:val="both"/>
        <w:rPr>
          <w:lang w:val="es-AR"/>
        </w:rPr>
        <w:pPrChange w:id="134" w:author="Elena Monutti" w:date="2026-04-13T21:20:00Z">
          <w:pPr>
            <w:pStyle w:val="Prrafodelista"/>
            <w:numPr>
              <w:numId w:val="32"/>
            </w:numPr>
            <w:ind w:hanging="360"/>
          </w:pPr>
        </w:pPrChange>
      </w:pPr>
      <w:r>
        <w:rPr>
          <w:lang w:val="es-AR"/>
        </w:rPr>
        <w:t xml:space="preserve">Concurrencia y disponibilidad: el sistema debe soportar múltiples usuarios concurrentes (personal medico y administrativo) </w:t>
      </w:r>
    </w:p>
    <w:p w14:paraId="5C8DB4AB" w14:textId="77777777" w:rsidR="009960D5" w:rsidRDefault="009960D5" w:rsidP="008925B7">
      <w:pPr>
        <w:pStyle w:val="Prrafodelista"/>
        <w:jc w:val="both"/>
        <w:rPr>
          <w:lang w:val="es-AR"/>
        </w:rPr>
        <w:pPrChange w:id="135" w:author="Elena Monutti" w:date="2026-04-13T21:20:00Z">
          <w:pPr>
            <w:pStyle w:val="Prrafodelista"/>
          </w:pPr>
        </w:pPrChange>
      </w:pPr>
    </w:p>
    <w:p w14:paraId="5BD06A15" w14:textId="23BCBF86" w:rsidR="009960D5" w:rsidRDefault="009960D5" w:rsidP="008925B7">
      <w:pPr>
        <w:pStyle w:val="Prrafodelista"/>
        <w:numPr>
          <w:ilvl w:val="0"/>
          <w:numId w:val="32"/>
        </w:numPr>
        <w:jc w:val="both"/>
        <w:rPr>
          <w:lang w:val="es-AR"/>
        </w:rPr>
        <w:pPrChange w:id="136" w:author="Elena Monutti" w:date="2026-04-13T21:20:00Z">
          <w:pPr>
            <w:pStyle w:val="Prrafodelista"/>
            <w:numPr>
              <w:numId w:val="32"/>
            </w:numPr>
            <w:ind w:hanging="360"/>
          </w:pPr>
        </w:pPrChange>
      </w:pPr>
      <w:r>
        <w:rPr>
          <w:lang w:val="es-AR"/>
        </w:rPr>
        <w:t xml:space="preserve">Rendimiento: se espera que las operaciones más frecuentes (consultas de pacientes, camas disponibles, tratamientos) sean rápidas y eficientes </w:t>
      </w:r>
    </w:p>
    <w:p w14:paraId="4163FB37" w14:textId="77777777" w:rsidR="009960D5" w:rsidRPr="009960D5" w:rsidRDefault="009960D5" w:rsidP="008925B7">
      <w:pPr>
        <w:pStyle w:val="Prrafodelista"/>
        <w:jc w:val="both"/>
        <w:rPr>
          <w:lang w:val="es-AR"/>
        </w:rPr>
        <w:pPrChange w:id="137" w:author="Elena Monutti" w:date="2026-04-13T21:20:00Z">
          <w:pPr>
            <w:pStyle w:val="Prrafodelista"/>
          </w:pPr>
        </w:pPrChange>
      </w:pPr>
    </w:p>
    <w:p w14:paraId="78F735A1" w14:textId="7BD67040" w:rsidR="009960D5" w:rsidRPr="009960D5" w:rsidRDefault="009960D5" w:rsidP="008925B7">
      <w:pPr>
        <w:pStyle w:val="Prrafodelista"/>
        <w:numPr>
          <w:ilvl w:val="0"/>
          <w:numId w:val="32"/>
        </w:numPr>
        <w:jc w:val="both"/>
        <w:rPr>
          <w:lang w:val="es-AR"/>
        </w:rPr>
        <w:pPrChange w:id="138" w:author="Elena Monutti" w:date="2026-04-13T21:20:00Z">
          <w:pPr>
            <w:pStyle w:val="Prrafodelista"/>
            <w:numPr>
              <w:numId w:val="32"/>
            </w:numPr>
            <w:ind w:hanging="360"/>
          </w:pPr>
        </w:pPrChange>
      </w:pPr>
      <w:r>
        <w:rPr>
          <w:lang w:val="es-AR"/>
        </w:rPr>
        <w:t xml:space="preserve">Seguridad y privacidad: dado que se trata de información sensible (datos sobre pacientes) el diseño debe contemplar: </w:t>
      </w:r>
    </w:p>
    <w:p w14:paraId="7A430A83" w14:textId="383724C2" w:rsidR="009960D5" w:rsidRDefault="009960D5" w:rsidP="008925B7">
      <w:pPr>
        <w:pStyle w:val="Prrafodelista"/>
        <w:numPr>
          <w:ilvl w:val="0"/>
          <w:numId w:val="41"/>
        </w:numPr>
        <w:jc w:val="both"/>
        <w:rPr>
          <w:lang w:val="es-AR"/>
        </w:rPr>
        <w:pPrChange w:id="139" w:author="Elena Monutti" w:date="2026-04-13T21:20:00Z">
          <w:pPr>
            <w:pStyle w:val="Prrafodelista"/>
            <w:numPr>
              <w:numId w:val="41"/>
            </w:numPr>
            <w:ind w:left="1440" w:hanging="360"/>
          </w:pPr>
        </w:pPrChange>
      </w:pPr>
      <w:r>
        <w:rPr>
          <w:lang w:val="es-AR"/>
        </w:rPr>
        <w:t>Control de acceso por roles</w:t>
      </w:r>
    </w:p>
    <w:p w14:paraId="3689EC3C" w14:textId="21342BD5" w:rsidR="009960D5" w:rsidRPr="009960D5" w:rsidRDefault="009960D5" w:rsidP="008925B7">
      <w:pPr>
        <w:pStyle w:val="Prrafodelista"/>
        <w:numPr>
          <w:ilvl w:val="0"/>
          <w:numId w:val="41"/>
        </w:numPr>
        <w:jc w:val="both"/>
        <w:rPr>
          <w:lang w:val="es-AR"/>
        </w:rPr>
        <w:pPrChange w:id="140" w:author="Elena Monutti" w:date="2026-04-13T21:20:00Z">
          <w:pPr>
            <w:pStyle w:val="Prrafodelista"/>
            <w:numPr>
              <w:numId w:val="41"/>
            </w:numPr>
            <w:ind w:left="1440" w:hanging="360"/>
          </w:pPr>
        </w:pPrChange>
      </w:pPr>
      <w:r>
        <w:rPr>
          <w:lang w:val="es-AR"/>
        </w:rPr>
        <w:t>Restricción de visibilidad de datos</w:t>
      </w:r>
    </w:p>
    <w:p w14:paraId="14CEF652" w14:textId="77777777" w:rsidR="008D530D" w:rsidRPr="008D530D" w:rsidRDefault="008D530D" w:rsidP="008D530D">
      <w:pPr>
        <w:ind w:left="720"/>
        <w:rPr>
          <w:lang w:val="es-AR"/>
        </w:rPr>
      </w:pPr>
    </w:p>
    <w:p w14:paraId="01AC732D" w14:textId="59E32186" w:rsidR="0080742B" w:rsidRPr="00861D75" w:rsidRDefault="0080742B">
      <w:pPr>
        <w:pStyle w:val="Ttulo2"/>
        <w:pBdr>
          <w:bottom w:val="single" w:sz="6" w:space="1" w:color="000000"/>
        </w:pBdr>
        <w:rPr>
          <w:color w:val="000000"/>
          <w:lang w:val="es-AR"/>
        </w:rPr>
      </w:pPr>
      <w:r w:rsidRPr="00861D75">
        <w:rPr>
          <w:rStyle w:val="notranslate"/>
          <w:color w:val="000000"/>
          <w:lang w:val="es-AR"/>
        </w:rPr>
        <w:lastRenderedPageBreak/>
        <w:t>Diseño de base de datos detallado</w:t>
      </w:r>
    </w:p>
    <w:p w14:paraId="3903FD66" w14:textId="77777777" w:rsidR="005D5E10" w:rsidRPr="005D5E10" w:rsidRDefault="005D5E10" w:rsidP="005D5E10">
      <w:pPr>
        <w:spacing w:before="100" w:beforeAutospacing="1" w:after="100" w:afterAutospacing="1"/>
        <w:jc w:val="both"/>
        <w:rPr>
          <w:ins w:id="141" w:author="Elena Monutti" w:date="2026-04-13T21:30:00Z"/>
          <w:rFonts w:cs="Arial"/>
          <w:szCs w:val="22"/>
          <w:lang w:val="es-PY" w:eastAsia="es-PY"/>
        </w:rPr>
      </w:pPr>
      <w:ins w:id="142" w:author="Elena Monutti" w:date="2026-04-13T21:30:00Z">
        <w:r w:rsidRPr="005D5E10">
          <w:rPr>
            <w:rFonts w:cs="Arial"/>
            <w:szCs w:val="22"/>
            <w:lang w:val="es-PY" w:eastAsia="es-PY"/>
          </w:rPr>
          <w:t>Esta sección presenta el diseño detallado de la base de datos del sistema, describiendo la estructura y organización de la información almacenada. Se incluyen los elementos fundamentales que permiten representar, almacenar y gestionar los datos de manera eficiente dentro del DBMS.</w:t>
        </w:r>
      </w:ins>
    </w:p>
    <w:p w14:paraId="691D02FA" w14:textId="77777777" w:rsidR="005D5E10" w:rsidRPr="005D5E10" w:rsidRDefault="005D5E10" w:rsidP="005D5E10">
      <w:pPr>
        <w:spacing w:before="100" w:beforeAutospacing="1" w:after="100" w:afterAutospacing="1"/>
        <w:jc w:val="both"/>
        <w:rPr>
          <w:ins w:id="143" w:author="Elena Monutti" w:date="2026-04-13T21:30:00Z"/>
          <w:rFonts w:cs="Arial"/>
          <w:szCs w:val="22"/>
          <w:lang w:val="es-PY" w:eastAsia="es-PY"/>
        </w:rPr>
      </w:pPr>
      <w:ins w:id="144" w:author="Elena Monutti" w:date="2026-04-13T21:30:00Z">
        <w:r w:rsidRPr="005D5E10">
          <w:rPr>
            <w:rFonts w:cs="Arial"/>
            <w:szCs w:val="22"/>
            <w:lang w:val="es-PY" w:eastAsia="es-PY"/>
          </w:rPr>
          <w:t>En particular, se aborda el modelo lógico de datos mediante el Diagrama Entidad-Relación (DER), la transformación de este modelo al esquema relacional correspondiente, y la definición de un diccionario de datos que documenta en detalle cada uno de los elementos utilizados. Estos componentes permiten garantizar la integridad, consistencia y correcta interpretación de la información dentro del sistema.</w:t>
        </w:r>
      </w:ins>
    </w:p>
    <w:p w14:paraId="349CC202" w14:textId="08331C9F" w:rsidR="005D5E10" w:rsidRPr="005D5E10" w:rsidRDefault="005D5E10" w:rsidP="005D5E10">
      <w:pPr>
        <w:pStyle w:val="Ttulo3"/>
        <w:rPr>
          <w:ins w:id="145" w:author="Elena Monutti" w:date="2026-04-13T21:30:00Z"/>
        </w:rPr>
      </w:pPr>
      <w:ins w:id="146" w:author="Elena Monutti" w:date="2026-04-13T21:31:00Z">
        <w:r w:rsidRPr="005D5E10">
          <w:t>Diagrama Entidad-Relación (DER)</w:t>
        </w:r>
      </w:ins>
    </w:p>
    <w:p w14:paraId="29C7B8C4" w14:textId="3C19D9D0" w:rsidR="005D5E10" w:rsidRDefault="005D5E10" w:rsidP="005D5E10">
      <w:pPr>
        <w:pStyle w:val="NormalWeb"/>
        <w:spacing w:before="120" w:beforeAutospacing="0" w:after="120" w:afterAutospacing="0"/>
        <w:jc w:val="both"/>
        <w:rPr>
          <w:rFonts w:ascii="Arial" w:hAnsi="Arial" w:cs="Arial"/>
          <w:sz w:val="22"/>
          <w:szCs w:val="22"/>
        </w:rPr>
      </w:pPr>
      <w:ins w:id="147" w:author="Elena Monutti" w:date="2026-04-13T21:32:00Z">
        <w:r w:rsidRPr="005D5E10">
          <w:rPr>
            <w:rFonts w:ascii="Arial" w:hAnsi="Arial" w:cs="Arial"/>
            <w:sz w:val="22"/>
            <w:szCs w:val="22"/>
          </w:rPr>
          <w:t>El Diagrama Entidad-Relación (DER) representa el modelo lógico de la base de datos, mostrando las entidades principales del sistema, sus atributos y las relaciones existentes entre ellas. Este modelo permite visualizar de forma clara la estructura conceptual de los datos y sirve como base para el diseño relacional.</w:t>
        </w:r>
      </w:ins>
    </w:p>
    <w:p w14:paraId="46C5E484" w14:textId="77777777" w:rsidR="001B09ED" w:rsidRDefault="001B09ED" w:rsidP="001B09ED">
      <w:pPr>
        <w:pStyle w:val="NormalWeb"/>
        <w:spacing w:before="120" w:beforeAutospacing="0" w:after="120" w:afterAutospacing="0"/>
        <w:jc w:val="both"/>
        <w:rPr>
          <w:ins w:id="148" w:author="Elena Monutti" w:date="2026-04-13T21:32:00Z"/>
          <w:rFonts w:ascii="Arial" w:hAnsi="Arial" w:cs="Arial"/>
          <w:sz w:val="22"/>
          <w:szCs w:val="22"/>
        </w:rPr>
      </w:pPr>
    </w:p>
    <w:p w14:paraId="246DB43A" w14:textId="55F1B8F4" w:rsidR="005D5E10" w:rsidRPr="005D5E10" w:rsidRDefault="005D5E10" w:rsidP="005D5E10">
      <w:pPr>
        <w:pStyle w:val="NormalWeb"/>
        <w:spacing w:before="120" w:beforeAutospacing="0" w:after="120" w:afterAutospacing="0"/>
        <w:jc w:val="both"/>
        <w:rPr>
          <w:ins w:id="149" w:author="Elena Monutti" w:date="2026-04-13T21:32:00Z"/>
          <w:rFonts w:ascii="Arial" w:hAnsi="Arial" w:cs="Arial"/>
          <w:color w:val="000000"/>
          <w:sz w:val="22"/>
          <w:szCs w:val="22"/>
        </w:rPr>
      </w:pPr>
      <w:ins w:id="150" w:author="Elena Monutti" w:date="2026-04-13T21:35:00Z">
        <w:r w:rsidRPr="005D5E10">
          <w:rPr>
            <w:rFonts w:ascii="Arial" w:hAnsi="Arial" w:cs="Arial"/>
            <w:color w:val="000000"/>
            <w:sz w:val="22"/>
            <w:szCs w:val="22"/>
          </w:rPr>
          <w:drawing>
            <wp:inline distT="0" distB="0" distL="0" distR="0" wp14:anchorId="35513E49" wp14:editId="7ED8CAD1">
              <wp:extent cx="5943600" cy="3655060"/>
              <wp:effectExtent l="0" t="0" r="0"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655060"/>
                      </a:xfrm>
                      <a:prstGeom prst="rect">
                        <a:avLst/>
                      </a:prstGeom>
                    </pic:spPr>
                  </pic:pic>
                </a:graphicData>
              </a:graphic>
            </wp:inline>
          </w:drawing>
        </w:r>
      </w:ins>
    </w:p>
    <w:p w14:paraId="633A2EAF" w14:textId="63BFFC9A" w:rsidR="005D5E10" w:rsidRDefault="005D5E10" w:rsidP="001B09ED">
      <w:pPr>
        <w:pStyle w:val="NormalWeb"/>
        <w:spacing w:before="120" w:beforeAutospacing="0" w:after="120" w:afterAutospacing="0"/>
        <w:jc w:val="both"/>
        <w:rPr>
          <w:rFonts w:ascii="Arial" w:hAnsi="Arial" w:cs="Arial"/>
          <w:color w:val="000000"/>
          <w:sz w:val="22"/>
          <w:szCs w:val="22"/>
        </w:rPr>
      </w:pPr>
    </w:p>
    <w:p w14:paraId="50C19ACB" w14:textId="77777777" w:rsidR="001B09ED" w:rsidRDefault="001B09ED" w:rsidP="001B09ED">
      <w:pPr>
        <w:pStyle w:val="NormalWeb"/>
        <w:spacing w:before="120" w:beforeAutospacing="0" w:after="120" w:afterAutospacing="0"/>
        <w:jc w:val="both"/>
        <w:rPr>
          <w:rFonts w:ascii="Arial" w:hAnsi="Arial" w:cs="Arial"/>
          <w:color w:val="000000"/>
          <w:sz w:val="22"/>
          <w:szCs w:val="22"/>
        </w:rPr>
      </w:pPr>
    </w:p>
    <w:p w14:paraId="6B561F82" w14:textId="704BEEDD" w:rsidR="001B09ED" w:rsidRPr="001B09ED" w:rsidRDefault="001B09ED" w:rsidP="001B09ED">
      <w:pPr>
        <w:pStyle w:val="Ttulo3"/>
        <w:rPr>
          <w:ins w:id="151" w:author="Elena Monutti" w:date="2026-04-13T21:32:00Z"/>
        </w:rPr>
      </w:pPr>
      <w:r w:rsidRPr="001B09ED">
        <w:lastRenderedPageBreak/>
        <w:t>Esquema de las relaciones resultantes</w:t>
      </w:r>
    </w:p>
    <w:p w14:paraId="133D9215" w14:textId="5AACA253" w:rsidR="001B09ED" w:rsidRPr="00BF2FB1" w:rsidRDefault="001B09ED" w:rsidP="001B09ED">
      <w:pPr>
        <w:pStyle w:val="NormalWeb"/>
        <w:spacing w:before="120" w:beforeAutospacing="0" w:after="120" w:afterAutospacing="0"/>
        <w:jc w:val="both"/>
        <w:rPr>
          <w:ins w:id="152" w:author="Elena Monutti" w:date="2026-04-13T21:32:00Z"/>
          <w:rFonts w:ascii="Arial" w:hAnsi="Arial" w:cs="Arial"/>
          <w:sz w:val="22"/>
          <w:szCs w:val="22"/>
        </w:rPr>
      </w:pPr>
      <w:r w:rsidRPr="001B09ED">
        <w:rPr>
          <w:rFonts w:ascii="Arial" w:hAnsi="Arial" w:cs="Arial"/>
          <w:sz w:val="22"/>
          <w:szCs w:val="22"/>
        </w:rPr>
        <w:t>A partir del DER, se construye el esquema relacional, donde se definen las tablas que conforman la base de datos junto con sus atributos, claves primarias y claves foráneas. Este esquema traduce el modelo conceptual a una estructura lógica implementable en un sistema gestor de bases de datos.</w:t>
      </w:r>
    </w:p>
    <w:p w14:paraId="26793CE0" w14:textId="688BEA69" w:rsidR="001B09ED" w:rsidRDefault="001B09ED" w:rsidP="00BF2FB1">
      <w:pPr>
        <w:pStyle w:val="NormalWeb"/>
        <w:spacing w:before="120" w:beforeAutospacing="0" w:after="120" w:afterAutospacing="0"/>
        <w:jc w:val="center"/>
        <w:rPr>
          <w:rFonts w:ascii="Arial" w:hAnsi="Arial" w:cs="Arial"/>
          <w:color w:val="000000"/>
          <w:sz w:val="22"/>
          <w:szCs w:val="22"/>
        </w:rPr>
      </w:pPr>
      <w:r w:rsidRPr="001B09ED">
        <w:rPr>
          <w:rFonts w:ascii="Arial" w:hAnsi="Arial" w:cs="Arial"/>
          <w:color w:val="000000"/>
          <w:sz w:val="22"/>
          <w:szCs w:val="22"/>
        </w:rPr>
        <w:drawing>
          <wp:inline distT="0" distB="0" distL="0" distR="0" wp14:anchorId="11361153" wp14:editId="04BB2A33">
            <wp:extent cx="5704238" cy="42976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7685" cy="4322880"/>
                    </a:xfrm>
                    <a:prstGeom prst="rect">
                      <a:avLst/>
                    </a:prstGeom>
                  </pic:spPr>
                </pic:pic>
              </a:graphicData>
            </a:graphic>
          </wp:inline>
        </w:drawing>
      </w:r>
    </w:p>
    <w:p w14:paraId="0DFE6BFA" w14:textId="77777777" w:rsidR="001B09ED" w:rsidRDefault="001B09ED" w:rsidP="005D5E10">
      <w:pPr>
        <w:pStyle w:val="NormalWeb"/>
        <w:spacing w:before="120" w:beforeAutospacing="0" w:after="120" w:afterAutospacing="0"/>
        <w:jc w:val="both"/>
        <w:rPr>
          <w:rFonts w:ascii="Arial" w:hAnsi="Arial" w:cs="Arial"/>
          <w:color w:val="000000"/>
          <w:sz w:val="22"/>
          <w:szCs w:val="22"/>
        </w:rPr>
      </w:pPr>
    </w:p>
    <w:p w14:paraId="5883F3D5" w14:textId="667C2F89" w:rsidR="001B09ED" w:rsidRPr="001B09ED" w:rsidRDefault="001B09ED" w:rsidP="001B09ED">
      <w:pPr>
        <w:pStyle w:val="Ttulo3"/>
        <w:rPr>
          <w:ins w:id="153" w:author="Elena Monutti" w:date="2026-04-13T21:30:00Z"/>
        </w:rPr>
      </w:pPr>
      <w:r w:rsidRPr="001B09ED">
        <w:t>Diccionario de Datos</w:t>
      </w:r>
    </w:p>
    <w:p w14:paraId="333D69F7" w14:textId="4F375326" w:rsidR="001B09ED" w:rsidRDefault="001B09ED" w:rsidP="001B09ED">
      <w:pPr>
        <w:pStyle w:val="NormalWeb"/>
        <w:spacing w:before="120" w:beforeAutospacing="0" w:after="120" w:afterAutospacing="0"/>
        <w:jc w:val="both"/>
        <w:rPr>
          <w:rFonts w:ascii="Arial" w:hAnsi="Arial" w:cs="Arial"/>
          <w:sz w:val="22"/>
          <w:szCs w:val="22"/>
        </w:rPr>
      </w:pPr>
      <w:r w:rsidRPr="001B09ED">
        <w:rPr>
          <w:rFonts w:ascii="Arial" w:hAnsi="Arial" w:cs="Arial"/>
          <w:sz w:val="22"/>
          <w:szCs w:val="22"/>
        </w:rPr>
        <w:t>El diccionario de datos contiene la descripción detallada de cada uno de los elementos que forman parte de la base de datos. Incluye información como nombre de los atributos, tipo de dato, longitud, restricciones, reglas de validación y otros aspectos relevantes que permiten comprender, mantener y administrar correctamente la información del sistema.</w:t>
      </w:r>
    </w:p>
    <w:p w14:paraId="0F8221B4" w14:textId="7344D8C8" w:rsidR="00BF22FD" w:rsidRPr="001B09ED" w:rsidRDefault="00BF22FD" w:rsidP="005D5E10">
      <w:pPr>
        <w:pStyle w:val="NormalWeb"/>
        <w:spacing w:before="120" w:beforeAutospacing="0" w:after="120" w:afterAutospacing="0"/>
        <w:jc w:val="both"/>
        <w:rPr>
          <w:rFonts w:ascii="Arial" w:hAnsi="Arial" w:cs="Arial"/>
          <w:b/>
          <w:bCs/>
          <w:color w:val="000000"/>
          <w:sz w:val="22"/>
          <w:szCs w:val="22"/>
        </w:rPr>
        <w:pPrChange w:id="154" w:author="Elena Monutti" w:date="2026-04-13T21:31:00Z">
          <w:pPr>
            <w:pStyle w:val="NormalWeb"/>
            <w:spacing w:before="120" w:beforeAutospacing="0" w:after="120" w:afterAutospacing="0"/>
          </w:pPr>
        </w:pPrChange>
      </w:pPr>
      <w:r w:rsidRPr="001B09ED">
        <w:rPr>
          <w:rFonts w:ascii="Arial" w:hAnsi="Arial" w:cs="Arial"/>
          <w:b/>
          <w:bCs/>
          <w:color w:val="000000"/>
          <w:sz w:val="22"/>
          <w:szCs w:val="22"/>
        </w:rPr>
        <w:t>Base de datos: Hospital</w:t>
      </w:r>
    </w:p>
    <w:tbl>
      <w:tblPr>
        <w:tblStyle w:val="Tablaconcuadrcula"/>
        <w:tblW w:w="0" w:type="auto"/>
        <w:tblLook w:val="04A0" w:firstRow="1" w:lastRow="0" w:firstColumn="1" w:lastColumn="0" w:noHBand="0" w:noVBand="1"/>
        <w:tblPrChange w:id="155" w:author="usuario" w:date="2026-04-13T19:10:00Z">
          <w:tblPr>
            <w:tblStyle w:val="Tablaconcuadrcula"/>
            <w:tblW w:w="0" w:type="auto"/>
            <w:tblLook w:val="04A0" w:firstRow="1" w:lastRow="0" w:firstColumn="1" w:lastColumn="0" w:noHBand="0" w:noVBand="1"/>
          </w:tblPr>
        </w:tblPrChange>
      </w:tblPr>
      <w:tblGrid>
        <w:gridCol w:w="1821"/>
        <w:gridCol w:w="1263"/>
        <w:gridCol w:w="963"/>
        <w:gridCol w:w="1121"/>
        <w:gridCol w:w="4182"/>
        <w:tblGridChange w:id="156">
          <w:tblGrid>
            <w:gridCol w:w="1632"/>
            <w:gridCol w:w="46"/>
            <w:gridCol w:w="143"/>
            <w:gridCol w:w="1091"/>
            <w:gridCol w:w="46"/>
            <w:gridCol w:w="126"/>
            <w:gridCol w:w="803"/>
            <w:gridCol w:w="160"/>
            <w:gridCol w:w="957"/>
            <w:gridCol w:w="164"/>
            <w:gridCol w:w="970"/>
            <w:gridCol w:w="113"/>
            <w:gridCol w:w="3099"/>
          </w:tblGrid>
        </w:tblGridChange>
      </w:tblGrid>
      <w:tr w:rsidR="00A2271F" w14:paraId="7F058C8C" w14:textId="77777777" w:rsidTr="00C93F72">
        <w:tc>
          <w:tcPr>
            <w:tcW w:w="1821" w:type="dxa"/>
            <w:shd w:val="clear" w:color="auto" w:fill="00B0F0"/>
            <w:vAlign w:val="center"/>
            <w:tcPrChange w:id="157" w:author="usuario" w:date="2026-04-13T19:10:00Z">
              <w:tcPr>
                <w:tcW w:w="1778" w:type="dxa"/>
                <w:gridSpan w:val="2"/>
                <w:shd w:val="clear" w:color="auto" w:fill="00B0F0"/>
              </w:tcPr>
            </w:tcPrChange>
          </w:tcPr>
          <w:p w14:paraId="5D6CA406" w14:textId="2A65A978" w:rsidR="00A2271F" w:rsidRPr="00141463" w:rsidRDefault="00A2271F">
            <w:pPr>
              <w:pStyle w:val="NormalWeb"/>
              <w:spacing w:before="120" w:beforeAutospacing="0" w:after="120" w:afterAutospacing="0"/>
              <w:jc w:val="center"/>
              <w:rPr>
                <w:rFonts w:ascii="Calibri" w:hAnsi="Calibri" w:cs="Calibri"/>
                <w:b/>
                <w:bCs/>
                <w:color w:val="000000"/>
                <w:sz w:val="20"/>
                <w:szCs w:val="20"/>
                <w:rPrChange w:id="158" w:author="usuario" w:date="2026-04-13T19:30:00Z">
                  <w:rPr>
                    <w:rFonts w:ascii="Arial" w:hAnsi="Arial" w:cs="Arial"/>
                    <w:color w:val="000000"/>
                    <w:sz w:val="22"/>
                    <w:szCs w:val="22"/>
                  </w:rPr>
                </w:rPrChange>
              </w:rPr>
              <w:pPrChange w:id="159" w:author="Elena Monutti" w:date="2026-04-13T19:08:00Z">
                <w:pPr>
                  <w:pStyle w:val="NormalWeb"/>
                  <w:spacing w:before="120" w:beforeAutospacing="0" w:after="120" w:afterAutospacing="0"/>
                </w:pPr>
              </w:pPrChange>
            </w:pPr>
            <w:ins w:id="160" w:author="usuario" w:date="2026-04-13T19:08:00Z">
              <w:r w:rsidRPr="00141463">
                <w:rPr>
                  <w:rFonts w:ascii="Calibri" w:hAnsi="Calibri" w:cs="Calibri"/>
                  <w:b/>
                  <w:bCs/>
                  <w:color w:val="000000"/>
                  <w:sz w:val="20"/>
                  <w:szCs w:val="20"/>
                  <w:rPrChange w:id="161" w:author="usuario" w:date="2026-04-13T19:30:00Z">
                    <w:rPr>
                      <w:rFonts w:ascii="Arial" w:hAnsi="Arial" w:cs="Arial"/>
                      <w:color w:val="000000"/>
                      <w:sz w:val="22"/>
                      <w:szCs w:val="22"/>
                    </w:rPr>
                  </w:rPrChange>
                </w:rPr>
                <w:t>Tablas</w:t>
              </w:r>
            </w:ins>
          </w:p>
        </w:tc>
        <w:tc>
          <w:tcPr>
            <w:tcW w:w="1263" w:type="dxa"/>
            <w:shd w:val="clear" w:color="auto" w:fill="00B0F0"/>
            <w:vAlign w:val="center"/>
            <w:tcPrChange w:id="162" w:author="usuario" w:date="2026-04-13T19:10:00Z">
              <w:tcPr>
                <w:tcW w:w="769" w:type="dxa"/>
                <w:gridSpan w:val="3"/>
                <w:shd w:val="clear" w:color="auto" w:fill="00B0F0"/>
              </w:tcPr>
            </w:tcPrChange>
          </w:tcPr>
          <w:p w14:paraId="2BDD5871" w14:textId="733AA090" w:rsidR="00A2271F" w:rsidRPr="00141463" w:rsidRDefault="00A2271F">
            <w:pPr>
              <w:pStyle w:val="NormalWeb"/>
              <w:spacing w:before="120" w:beforeAutospacing="0" w:after="120" w:afterAutospacing="0"/>
              <w:jc w:val="center"/>
              <w:rPr>
                <w:rFonts w:ascii="Calibri" w:hAnsi="Calibri" w:cs="Calibri"/>
                <w:b/>
                <w:bCs/>
                <w:color w:val="000000"/>
                <w:sz w:val="20"/>
                <w:szCs w:val="20"/>
                <w:rPrChange w:id="163" w:author="usuario" w:date="2026-04-13T19:30:00Z">
                  <w:rPr>
                    <w:rFonts w:ascii="Arial" w:hAnsi="Arial" w:cs="Arial"/>
                    <w:color w:val="000000"/>
                    <w:sz w:val="22"/>
                    <w:szCs w:val="22"/>
                  </w:rPr>
                </w:rPrChange>
              </w:rPr>
              <w:pPrChange w:id="164" w:author="Elena Monutti" w:date="2026-04-13T19:08:00Z">
                <w:pPr>
                  <w:pStyle w:val="NormalWeb"/>
                  <w:spacing w:before="120" w:beforeAutospacing="0" w:after="120" w:afterAutospacing="0"/>
                </w:pPr>
              </w:pPrChange>
            </w:pPr>
            <w:ins w:id="165" w:author="usuario" w:date="2026-04-13T19:08:00Z">
              <w:r w:rsidRPr="00141463">
                <w:rPr>
                  <w:rFonts w:ascii="Calibri" w:hAnsi="Calibri" w:cs="Calibri"/>
                  <w:b/>
                  <w:bCs/>
                  <w:color w:val="000000"/>
                  <w:sz w:val="20"/>
                  <w:szCs w:val="20"/>
                  <w:rPrChange w:id="166" w:author="usuario" w:date="2026-04-13T19:30:00Z">
                    <w:rPr>
                      <w:rFonts w:ascii="Arial" w:hAnsi="Arial" w:cs="Arial"/>
                      <w:color w:val="000000"/>
                      <w:sz w:val="22"/>
                      <w:szCs w:val="22"/>
                    </w:rPr>
                  </w:rPrChange>
                </w:rPr>
                <w:t>Columnas</w:t>
              </w:r>
            </w:ins>
          </w:p>
        </w:tc>
        <w:tc>
          <w:tcPr>
            <w:tcW w:w="963" w:type="dxa"/>
            <w:shd w:val="clear" w:color="auto" w:fill="00B0F0"/>
            <w:vAlign w:val="center"/>
            <w:tcPrChange w:id="167" w:author="usuario" w:date="2026-04-13T19:10:00Z">
              <w:tcPr>
                <w:tcW w:w="2210" w:type="dxa"/>
                <w:gridSpan w:val="4"/>
                <w:shd w:val="clear" w:color="auto" w:fill="00B0F0"/>
              </w:tcPr>
            </w:tcPrChange>
          </w:tcPr>
          <w:p w14:paraId="6596ADDB" w14:textId="603A8166" w:rsidR="00A2271F" w:rsidRPr="00141463" w:rsidRDefault="00A2271F">
            <w:pPr>
              <w:pStyle w:val="NormalWeb"/>
              <w:spacing w:before="120" w:beforeAutospacing="0" w:after="120" w:afterAutospacing="0"/>
              <w:jc w:val="center"/>
              <w:rPr>
                <w:rFonts w:ascii="Calibri" w:hAnsi="Calibri" w:cs="Calibri"/>
                <w:b/>
                <w:bCs/>
                <w:color w:val="000000"/>
                <w:sz w:val="20"/>
                <w:szCs w:val="20"/>
                <w:rPrChange w:id="168" w:author="usuario" w:date="2026-04-13T19:30:00Z">
                  <w:rPr>
                    <w:rFonts w:ascii="Arial" w:hAnsi="Arial" w:cs="Arial"/>
                    <w:color w:val="000000"/>
                    <w:sz w:val="22"/>
                    <w:szCs w:val="22"/>
                  </w:rPr>
                </w:rPrChange>
              </w:rPr>
              <w:pPrChange w:id="169" w:author="Elena Monutti" w:date="2026-04-13T19:08:00Z">
                <w:pPr>
                  <w:pStyle w:val="NormalWeb"/>
                  <w:spacing w:before="120" w:beforeAutospacing="0" w:after="120" w:afterAutospacing="0"/>
                </w:pPr>
              </w:pPrChange>
            </w:pPr>
            <w:ins w:id="170" w:author="usuario" w:date="2026-04-13T19:08:00Z">
              <w:r w:rsidRPr="00141463">
                <w:rPr>
                  <w:rFonts w:ascii="Calibri" w:hAnsi="Calibri" w:cs="Calibri"/>
                  <w:b/>
                  <w:bCs/>
                  <w:color w:val="000000"/>
                  <w:sz w:val="20"/>
                  <w:szCs w:val="20"/>
                  <w:rPrChange w:id="171" w:author="usuario" w:date="2026-04-13T19:30:00Z">
                    <w:rPr>
                      <w:rFonts w:ascii="Arial" w:hAnsi="Arial" w:cs="Arial"/>
                      <w:color w:val="000000"/>
                      <w:sz w:val="22"/>
                      <w:szCs w:val="22"/>
                    </w:rPr>
                  </w:rPrChange>
                </w:rPr>
                <w:t>índices</w:t>
              </w:r>
            </w:ins>
          </w:p>
        </w:tc>
        <w:tc>
          <w:tcPr>
            <w:tcW w:w="1121" w:type="dxa"/>
            <w:shd w:val="clear" w:color="auto" w:fill="00B0F0"/>
            <w:vAlign w:val="center"/>
            <w:tcPrChange w:id="172" w:author="usuario" w:date="2026-04-13T19:10:00Z">
              <w:tcPr>
                <w:tcW w:w="1134" w:type="dxa"/>
                <w:gridSpan w:val="2"/>
                <w:shd w:val="clear" w:color="auto" w:fill="00B0F0"/>
              </w:tcPr>
            </w:tcPrChange>
          </w:tcPr>
          <w:p w14:paraId="60989D59" w14:textId="5FC7FA77" w:rsidR="00A2271F" w:rsidRPr="00141463" w:rsidRDefault="00A2271F">
            <w:pPr>
              <w:pStyle w:val="NormalWeb"/>
              <w:spacing w:before="120" w:beforeAutospacing="0" w:after="120" w:afterAutospacing="0"/>
              <w:jc w:val="center"/>
              <w:rPr>
                <w:rFonts w:ascii="Calibri" w:hAnsi="Calibri" w:cs="Calibri"/>
                <w:b/>
                <w:bCs/>
                <w:color w:val="000000"/>
                <w:sz w:val="20"/>
                <w:szCs w:val="20"/>
                <w:rPrChange w:id="173" w:author="usuario" w:date="2026-04-13T19:30:00Z">
                  <w:rPr>
                    <w:rFonts w:ascii="Arial" w:hAnsi="Arial" w:cs="Arial"/>
                    <w:color w:val="000000"/>
                    <w:sz w:val="22"/>
                    <w:szCs w:val="22"/>
                  </w:rPr>
                </w:rPrChange>
              </w:rPr>
              <w:pPrChange w:id="174" w:author="Elena Monutti" w:date="2026-04-13T19:08:00Z">
                <w:pPr>
                  <w:pStyle w:val="NormalWeb"/>
                  <w:spacing w:before="120" w:beforeAutospacing="0" w:after="120" w:afterAutospacing="0"/>
                </w:pPr>
              </w:pPrChange>
            </w:pPr>
            <w:ins w:id="175" w:author="usuario" w:date="2026-04-13T19:08:00Z">
              <w:r w:rsidRPr="00141463">
                <w:rPr>
                  <w:rFonts w:ascii="Calibri" w:hAnsi="Calibri" w:cs="Calibri"/>
                  <w:b/>
                  <w:bCs/>
                  <w:color w:val="000000"/>
                  <w:sz w:val="20"/>
                  <w:szCs w:val="20"/>
                  <w:rPrChange w:id="176" w:author="usuario" w:date="2026-04-13T19:30:00Z">
                    <w:rPr>
                      <w:rFonts w:ascii="Arial" w:hAnsi="Arial" w:cs="Arial"/>
                      <w:color w:val="000000"/>
                      <w:sz w:val="22"/>
                      <w:szCs w:val="22"/>
                    </w:rPr>
                  </w:rPrChange>
                </w:rPr>
                <w:t>Claves foráneas</w:t>
              </w:r>
            </w:ins>
          </w:p>
        </w:tc>
        <w:tc>
          <w:tcPr>
            <w:tcW w:w="4182" w:type="dxa"/>
            <w:shd w:val="clear" w:color="auto" w:fill="00B0F0"/>
            <w:vAlign w:val="center"/>
            <w:tcPrChange w:id="177" w:author="usuario" w:date="2026-04-13T19:10:00Z">
              <w:tcPr>
                <w:tcW w:w="3459" w:type="dxa"/>
                <w:gridSpan w:val="2"/>
                <w:shd w:val="clear" w:color="auto" w:fill="00B0F0"/>
              </w:tcPr>
            </w:tcPrChange>
          </w:tcPr>
          <w:p w14:paraId="59D943A9" w14:textId="1C715C3B" w:rsidR="00A2271F" w:rsidRPr="00141463" w:rsidRDefault="00A2271F">
            <w:pPr>
              <w:pStyle w:val="NormalWeb"/>
              <w:spacing w:before="120" w:beforeAutospacing="0" w:after="120" w:afterAutospacing="0"/>
              <w:jc w:val="center"/>
              <w:rPr>
                <w:rFonts w:ascii="Calibri" w:hAnsi="Calibri" w:cs="Calibri"/>
                <w:b/>
                <w:bCs/>
                <w:color w:val="000000"/>
                <w:sz w:val="20"/>
                <w:szCs w:val="20"/>
                <w:rPrChange w:id="178" w:author="usuario" w:date="2026-04-13T19:30:00Z">
                  <w:rPr>
                    <w:rFonts w:ascii="Arial" w:hAnsi="Arial" w:cs="Arial"/>
                    <w:color w:val="000000"/>
                    <w:sz w:val="22"/>
                    <w:szCs w:val="22"/>
                  </w:rPr>
                </w:rPrChange>
              </w:rPr>
              <w:pPrChange w:id="179" w:author="Elena Monutti" w:date="2026-04-13T19:08:00Z">
                <w:pPr>
                  <w:pStyle w:val="NormalWeb"/>
                  <w:spacing w:before="120" w:beforeAutospacing="0" w:after="120" w:afterAutospacing="0"/>
                </w:pPr>
              </w:pPrChange>
            </w:pPr>
            <w:ins w:id="180" w:author="usuario" w:date="2026-04-13T19:08:00Z">
              <w:r w:rsidRPr="00141463">
                <w:rPr>
                  <w:rFonts w:ascii="Calibri" w:hAnsi="Calibri" w:cs="Calibri"/>
                  <w:b/>
                  <w:bCs/>
                  <w:color w:val="000000"/>
                  <w:sz w:val="20"/>
                  <w:szCs w:val="20"/>
                  <w:rPrChange w:id="181" w:author="usuario" w:date="2026-04-13T19:30:00Z">
                    <w:rPr>
                      <w:rFonts w:ascii="Arial" w:hAnsi="Arial" w:cs="Arial"/>
                      <w:color w:val="000000"/>
                      <w:sz w:val="22"/>
                      <w:szCs w:val="22"/>
                    </w:rPr>
                  </w:rPrChange>
                </w:rPr>
                <w:t xml:space="preserve">Descripción </w:t>
              </w:r>
            </w:ins>
          </w:p>
        </w:tc>
      </w:tr>
      <w:tr w:rsidR="00A2271F" w:rsidRPr="00C93F72" w14:paraId="7699DA9E" w14:textId="77777777" w:rsidTr="00C93F72">
        <w:tc>
          <w:tcPr>
            <w:tcW w:w="1821" w:type="dxa"/>
            <w:vAlign w:val="center"/>
            <w:tcPrChange w:id="182" w:author="usuario" w:date="2026-04-13T19:10:00Z">
              <w:tcPr>
                <w:tcW w:w="1778" w:type="dxa"/>
                <w:gridSpan w:val="2"/>
                <w:vAlign w:val="bottom"/>
              </w:tcPr>
            </w:tcPrChange>
          </w:tcPr>
          <w:p w14:paraId="12EDD51E" w14:textId="62164858" w:rsidR="00A2271F" w:rsidRPr="00515CBC" w:rsidRDefault="00A2271F">
            <w:pPr>
              <w:pStyle w:val="NormalWeb"/>
              <w:spacing w:before="120" w:beforeAutospacing="0" w:after="120" w:afterAutospacing="0"/>
              <w:jc w:val="center"/>
              <w:rPr>
                <w:rFonts w:ascii="Arial" w:hAnsi="Arial" w:cs="Arial"/>
                <w:color w:val="000000"/>
                <w:sz w:val="20"/>
                <w:szCs w:val="20"/>
                <w:rPrChange w:id="183" w:author="usuario" w:date="2026-04-13T19:17:00Z">
                  <w:rPr>
                    <w:rFonts w:ascii="Arial" w:hAnsi="Arial" w:cs="Arial"/>
                    <w:color w:val="000000"/>
                    <w:sz w:val="22"/>
                    <w:szCs w:val="22"/>
                  </w:rPr>
                </w:rPrChange>
              </w:rPr>
              <w:pPrChange w:id="184" w:author="Elena Monutti" w:date="2026-04-13T19:08:00Z">
                <w:pPr>
                  <w:pStyle w:val="NormalWeb"/>
                  <w:spacing w:before="120" w:beforeAutospacing="0" w:after="120" w:afterAutospacing="0"/>
                </w:pPr>
              </w:pPrChange>
            </w:pPr>
            <w:ins w:id="185" w:author="usuario" w:date="2026-04-13T19:09:00Z">
              <w:r w:rsidRPr="00515CBC">
                <w:rPr>
                  <w:rFonts w:ascii="Calibri" w:hAnsi="Calibri" w:cs="Calibri"/>
                  <w:b/>
                  <w:bCs/>
                  <w:color w:val="000000"/>
                  <w:sz w:val="20"/>
                  <w:szCs w:val="20"/>
                  <w:lang w:val="es-ES" w:eastAsia="es-ES"/>
                  <w:rPrChange w:id="186" w:author="usuario" w:date="2026-04-13T19:17:00Z">
                    <w:rPr>
                      <w:rFonts w:ascii="Calibri" w:hAnsi="Calibri" w:cs="Calibri"/>
                      <w:b/>
                      <w:bCs/>
                      <w:color w:val="000000"/>
                      <w:szCs w:val="22"/>
                      <w:lang w:val="es-ES" w:eastAsia="es-ES"/>
                    </w:rPr>
                  </w:rPrChange>
                </w:rPr>
                <w:t>Persona</w:t>
              </w:r>
            </w:ins>
          </w:p>
        </w:tc>
        <w:tc>
          <w:tcPr>
            <w:tcW w:w="1263" w:type="dxa"/>
            <w:vAlign w:val="center"/>
            <w:tcPrChange w:id="187" w:author="usuario" w:date="2026-04-13T19:10:00Z">
              <w:tcPr>
                <w:tcW w:w="769" w:type="dxa"/>
                <w:gridSpan w:val="3"/>
                <w:vAlign w:val="bottom"/>
              </w:tcPr>
            </w:tcPrChange>
          </w:tcPr>
          <w:p w14:paraId="491595EC" w14:textId="0BE24E36" w:rsidR="00A2271F" w:rsidRPr="00515CBC" w:rsidRDefault="00A2271F">
            <w:pPr>
              <w:pStyle w:val="NormalWeb"/>
              <w:spacing w:before="120" w:beforeAutospacing="0" w:after="120" w:afterAutospacing="0"/>
              <w:jc w:val="center"/>
              <w:rPr>
                <w:rFonts w:ascii="Arial" w:hAnsi="Arial" w:cs="Arial"/>
                <w:color w:val="000000"/>
                <w:sz w:val="20"/>
                <w:szCs w:val="20"/>
                <w:rPrChange w:id="188" w:author="usuario" w:date="2026-04-13T19:17:00Z">
                  <w:rPr>
                    <w:rFonts w:ascii="Arial" w:hAnsi="Arial" w:cs="Arial"/>
                    <w:color w:val="000000"/>
                    <w:sz w:val="22"/>
                    <w:szCs w:val="22"/>
                  </w:rPr>
                </w:rPrChange>
              </w:rPr>
              <w:pPrChange w:id="189" w:author="Elena Monutti" w:date="2026-04-13T19:08:00Z">
                <w:pPr>
                  <w:pStyle w:val="NormalWeb"/>
                  <w:spacing w:before="120" w:beforeAutospacing="0" w:after="120" w:afterAutospacing="0"/>
                </w:pPr>
              </w:pPrChange>
            </w:pPr>
            <w:ins w:id="190" w:author="usuario" w:date="2026-04-13T19:09:00Z">
              <w:r w:rsidRPr="00515CBC">
                <w:rPr>
                  <w:rFonts w:ascii="Calibri" w:hAnsi="Calibri" w:cs="Calibri"/>
                  <w:color w:val="000000"/>
                  <w:sz w:val="20"/>
                  <w:szCs w:val="20"/>
                  <w:lang w:val="es-ES" w:eastAsia="es-ES"/>
                  <w:rPrChange w:id="191" w:author="usuario" w:date="2026-04-13T19:17:00Z">
                    <w:rPr>
                      <w:rFonts w:ascii="Calibri" w:hAnsi="Calibri" w:cs="Calibri"/>
                      <w:color w:val="000000"/>
                      <w:szCs w:val="22"/>
                      <w:lang w:val="es-ES" w:eastAsia="es-ES"/>
                    </w:rPr>
                  </w:rPrChange>
                </w:rPr>
                <w:t>4</w:t>
              </w:r>
            </w:ins>
          </w:p>
        </w:tc>
        <w:tc>
          <w:tcPr>
            <w:tcW w:w="963" w:type="dxa"/>
            <w:vAlign w:val="center"/>
            <w:tcPrChange w:id="192" w:author="usuario" w:date="2026-04-13T19:10:00Z">
              <w:tcPr>
                <w:tcW w:w="2210" w:type="dxa"/>
                <w:gridSpan w:val="4"/>
                <w:vAlign w:val="bottom"/>
              </w:tcPr>
            </w:tcPrChange>
          </w:tcPr>
          <w:p w14:paraId="5C255726" w14:textId="03DF12DC" w:rsidR="00A2271F" w:rsidRPr="00515CBC" w:rsidRDefault="00A2271F">
            <w:pPr>
              <w:pStyle w:val="NormalWeb"/>
              <w:spacing w:before="120" w:beforeAutospacing="0" w:after="120" w:afterAutospacing="0"/>
              <w:jc w:val="center"/>
              <w:rPr>
                <w:rFonts w:ascii="Arial" w:hAnsi="Arial" w:cs="Arial"/>
                <w:color w:val="000000"/>
                <w:sz w:val="20"/>
                <w:szCs w:val="20"/>
                <w:rPrChange w:id="193" w:author="usuario" w:date="2026-04-13T19:17:00Z">
                  <w:rPr>
                    <w:rFonts w:ascii="Arial" w:hAnsi="Arial" w:cs="Arial"/>
                    <w:color w:val="000000"/>
                    <w:sz w:val="22"/>
                    <w:szCs w:val="22"/>
                  </w:rPr>
                </w:rPrChange>
              </w:rPr>
              <w:pPrChange w:id="194" w:author="Elena Monutti" w:date="2026-04-13T19:08:00Z">
                <w:pPr>
                  <w:pStyle w:val="NormalWeb"/>
                  <w:spacing w:before="120" w:beforeAutospacing="0" w:after="120" w:afterAutospacing="0"/>
                </w:pPr>
              </w:pPrChange>
            </w:pPr>
            <w:ins w:id="195" w:author="usuario" w:date="2026-04-13T19:09:00Z">
              <w:r w:rsidRPr="00515CBC">
                <w:rPr>
                  <w:rFonts w:ascii="Calibri" w:hAnsi="Calibri" w:cs="Calibri"/>
                  <w:color w:val="000000"/>
                  <w:sz w:val="20"/>
                  <w:szCs w:val="20"/>
                  <w:lang w:val="es-ES" w:eastAsia="es-ES"/>
                  <w:rPrChange w:id="196" w:author="usuario" w:date="2026-04-13T19:17:00Z">
                    <w:rPr>
                      <w:rFonts w:ascii="Calibri" w:hAnsi="Calibri" w:cs="Calibri"/>
                      <w:color w:val="000000"/>
                      <w:szCs w:val="22"/>
                      <w:lang w:val="es-ES" w:eastAsia="es-ES"/>
                    </w:rPr>
                  </w:rPrChange>
                </w:rPr>
                <w:t>1</w:t>
              </w:r>
            </w:ins>
          </w:p>
        </w:tc>
        <w:tc>
          <w:tcPr>
            <w:tcW w:w="1121" w:type="dxa"/>
            <w:vAlign w:val="center"/>
            <w:tcPrChange w:id="197" w:author="usuario" w:date="2026-04-13T19:10:00Z">
              <w:tcPr>
                <w:tcW w:w="1134" w:type="dxa"/>
                <w:gridSpan w:val="2"/>
                <w:vAlign w:val="bottom"/>
              </w:tcPr>
            </w:tcPrChange>
          </w:tcPr>
          <w:p w14:paraId="1F8D3389" w14:textId="1FE33FF7" w:rsidR="00A2271F" w:rsidRPr="00515CBC" w:rsidRDefault="00A2271F">
            <w:pPr>
              <w:pStyle w:val="NormalWeb"/>
              <w:spacing w:before="120" w:beforeAutospacing="0" w:after="120" w:afterAutospacing="0"/>
              <w:jc w:val="center"/>
              <w:rPr>
                <w:rFonts w:ascii="Arial" w:hAnsi="Arial" w:cs="Arial"/>
                <w:color w:val="000000"/>
                <w:sz w:val="20"/>
                <w:szCs w:val="20"/>
                <w:rPrChange w:id="198" w:author="usuario" w:date="2026-04-13T19:17:00Z">
                  <w:rPr>
                    <w:rFonts w:ascii="Arial" w:hAnsi="Arial" w:cs="Arial"/>
                    <w:color w:val="000000"/>
                    <w:sz w:val="22"/>
                    <w:szCs w:val="22"/>
                  </w:rPr>
                </w:rPrChange>
              </w:rPr>
              <w:pPrChange w:id="199" w:author="Elena Monutti" w:date="2026-04-13T19:08:00Z">
                <w:pPr>
                  <w:pStyle w:val="NormalWeb"/>
                  <w:spacing w:before="120" w:beforeAutospacing="0" w:after="120" w:afterAutospacing="0"/>
                </w:pPr>
              </w:pPrChange>
            </w:pPr>
            <w:ins w:id="200" w:author="usuario" w:date="2026-04-13T19:09:00Z">
              <w:r w:rsidRPr="00515CBC">
                <w:rPr>
                  <w:rFonts w:ascii="Calibri" w:hAnsi="Calibri" w:cs="Calibri"/>
                  <w:color w:val="000000"/>
                  <w:sz w:val="20"/>
                  <w:szCs w:val="20"/>
                  <w:lang w:val="es-ES" w:eastAsia="es-ES"/>
                  <w:rPrChange w:id="201" w:author="usuario" w:date="2026-04-13T19:17:00Z">
                    <w:rPr>
                      <w:rFonts w:ascii="Calibri" w:hAnsi="Calibri" w:cs="Calibri"/>
                      <w:color w:val="000000"/>
                      <w:szCs w:val="22"/>
                      <w:lang w:val="es-ES" w:eastAsia="es-ES"/>
                    </w:rPr>
                  </w:rPrChange>
                </w:rPr>
                <w:t>0</w:t>
              </w:r>
            </w:ins>
          </w:p>
        </w:tc>
        <w:tc>
          <w:tcPr>
            <w:tcW w:w="4182" w:type="dxa"/>
            <w:vAlign w:val="center"/>
            <w:tcPrChange w:id="202" w:author="usuario" w:date="2026-04-13T19:10:00Z">
              <w:tcPr>
                <w:tcW w:w="3459" w:type="dxa"/>
                <w:gridSpan w:val="2"/>
              </w:tcPr>
            </w:tcPrChange>
          </w:tcPr>
          <w:p w14:paraId="06FEC35F" w14:textId="27CBD313" w:rsidR="00A2271F" w:rsidRPr="00515CBC" w:rsidRDefault="00A2271F">
            <w:pPr>
              <w:pStyle w:val="NormalWeb"/>
              <w:spacing w:before="120" w:beforeAutospacing="0" w:after="120" w:afterAutospacing="0"/>
              <w:jc w:val="center"/>
              <w:rPr>
                <w:rFonts w:ascii="Arial" w:hAnsi="Arial" w:cs="Arial"/>
                <w:color w:val="000000"/>
                <w:sz w:val="20"/>
                <w:szCs w:val="20"/>
                <w:rPrChange w:id="203" w:author="usuario" w:date="2026-04-13T19:17:00Z">
                  <w:rPr>
                    <w:rFonts w:ascii="Arial" w:hAnsi="Arial" w:cs="Arial"/>
                    <w:color w:val="000000"/>
                    <w:sz w:val="22"/>
                    <w:szCs w:val="22"/>
                  </w:rPr>
                </w:rPrChange>
              </w:rPr>
              <w:pPrChange w:id="204" w:author="Elena Monutti" w:date="2026-04-13T19:08:00Z">
                <w:pPr>
                  <w:pStyle w:val="NormalWeb"/>
                  <w:spacing w:before="120" w:beforeAutospacing="0" w:after="120" w:afterAutospacing="0"/>
                </w:pPr>
              </w:pPrChange>
            </w:pPr>
            <w:ins w:id="205" w:author="usuario" w:date="2026-04-13T19:12:00Z">
              <w:r w:rsidRPr="00515CBC">
                <w:rPr>
                  <w:rFonts w:ascii="Arial" w:hAnsi="Arial" w:cs="Arial"/>
                  <w:sz w:val="20"/>
                  <w:szCs w:val="20"/>
                  <w:rPrChange w:id="206" w:author="usuario" w:date="2026-04-13T19:17:00Z">
                    <w:rPr/>
                  </w:rPrChange>
                </w:rPr>
                <w:t>Representa a cualquier individuo dentro del sistema. Contiene los datos personales básicos como identificación, nombre y contacto.</w:t>
              </w:r>
            </w:ins>
          </w:p>
        </w:tc>
      </w:tr>
      <w:tr w:rsidR="00A2271F" w:rsidRPr="00C93F72" w14:paraId="2732AF6C" w14:textId="77777777" w:rsidTr="00C93F72">
        <w:tc>
          <w:tcPr>
            <w:tcW w:w="1821" w:type="dxa"/>
            <w:vAlign w:val="center"/>
            <w:tcPrChange w:id="207" w:author="usuario" w:date="2026-04-13T19:12:00Z">
              <w:tcPr>
                <w:tcW w:w="1678" w:type="dxa"/>
              </w:tcPr>
            </w:tcPrChange>
          </w:tcPr>
          <w:p w14:paraId="0764C7B4" w14:textId="4C5A67A9" w:rsidR="00A2271F" w:rsidRPr="00515CBC" w:rsidRDefault="00A2271F">
            <w:pPr>
              <w:pStyle w:val="NormalWeb"/>
              <w:spacing w:before="120" w:beforeAutospacing="0" w:after="120" w:afterAutospacing="0"/>
              <w:jc w:val="center"/>
              <w:rPr>
                <w:rFonts w:ascii="Arial" w:hAnsi="Arial" w:cs="Arial"/>
                <w:color w:val="000000"/>
                <w:sz w:val="20"/>
                <w:szCs w:val="20"/>
                <w:rPrChange w:id="208" w:author="usuario" w:date="2026-04-13T19:17:00Z">
                  <w:rPr>
                    <w:rFonts w:ascii="Arial" w:hAnsi="Arial" w:cs="Arial"/>
                    <w:color w:val="000000"/>
                    <w:sz w:val="22"/>
                    <w:szCs w:val="22"/>
                  </w:rPr>
                </w:rPrChange>
              </w:rPr>
              <w:pPrChange w:id="209" w:author="Elena Monutti" w:date="2026-04-13T19:08:00Z">
                <w:pPr>
                  <w:pStyle w:val="NormalWeb"/>
                  <w:spacing w:before="120" w:beforeAutospacing="0" w:after="120" w:afterAutospacing="0"/>
                </w:pPr>
              </w:pPrChange>
            </w:pPr>
            <w:ins w:id="210" w:author="usuario" w:date="2026-04-13T19:11:00Z">
              <w:r w:rsidRPr="00515CBC">
                <w:rPr>
                  <w:rFonts w:ascii="Calibri" w:hAnsi="Calibri" w:cs="Calibri"/>
                  <w:b/>
                  <w:bCs/>
                  <w:color w:val="000000"/>
                  <w:sz w:val="20"/>
                  <w:szCs w:val="20"/>
                  <w:lang w:val="es-ES" w:eastAsia="es-ES"/>
                  <w:rPrChange w:id="211" w:author="usuario" w:date="2026-04-13T19:17:00Z">
                    <w:rPr>
                      <w:rFonts w:ascii="Calibri" w:hAnsi="Calibri" w:cs="Calibri"/>
                      <w:b/>
                      <w:bCs/>
                      <w:color w:val="000000"/>
                      <w:szCs w:val="22"/>
                      <w:lang w:val="es-ES" w:eastAsia="es-ES"/>
                    </w:rPr>
                  </w:rPrChange>
                </w:rPr>
                <w:lastRenderedPageBreak/>
                <w:t>Paciente</w:t>
              </w:r>
            </w:ins>
          </w:p>
        </w:tc>
        <w:tc>
          <w:tcPr>
            <w:tcW w:w="1263" w:type="dxa"/>
            <w:vAlign w:val="center"/>
            <w:tcPrChange w:id="212" w:author="usuario" w:date="2026-04-13T19:12:00Z">
              <w:tcPr>
                <w:tcW w:w="1280" w:type="dxa"/>
                <w:gridSpan w:val="3"/>
              </w:tcPr>
            </w:tcPrChange>
          </w:tcPr>
          <w:p w14:paraId="404DF1DF" w14:textId="43478A26" w:rsidR="00A2271F" w:rsidRPr="00515CBC" w:rsidRDefault="00A2271F">
            <w:pPr>
              <w:pStyle w:val="NormalWeb"/>
              <w:spacing w:before="120" w:beforeAutospacing="0" w:after="120" w:afterAutospacing="0"/>
              <w:jc w:val="center"/>
              <w:rPr>
                <w:rFonts w:ascii="Arial" w:hAnsi="Arial" w:cs="Arial"/>
                <w:color w:val="000000"/>
                <w:sz w:val="20"/>
                <w:szCs w:val="20"/>
                <w:rPrChange w:id="213" w:author="usuario" w:date="2026-04-13T19:17:00Z">
                  <w:rPr>
                    <w:rFonts w:ascii="Arial" w:hAnsi="Arial" w:cs="Arial"/>
                    <w:color w:val="000000"/>
                    <w:sz w:val="22"/>
                    <w:szCs w:val="22"/>
                  </w:rPr>
                </w:rPrChange>
              </w:rPr>
              <w:pPrChange w:id="214" w:author="Elena Monutti" w:date="2026-04-13T19:08:00Z">
                <w:pPr>
                  <w:pStyle w:val="NormalWeb"/>
                  <w:spacing w:before="120" w:beforeAutospacing="0" w:after="120" w:afterAutospacing="0"/>
                </w:pPr>
              </w:pPrChange>
            </w:pPr>
            <w:ins w:id="215" w:author="usuario" w:date="2026-04-13T19:11:00Z">
              <w:r w:rsidRPr="00515CBC">
                <w:rPr>
                  <w:rFonts w:ascii="Calibri" w:hAnsi="Calibri" w:cs="Calibri"/>
                  <w:color w:val="000000"/>
                  <w:sz w:val="20"/>
                  <w:szCs w:val="20"/>
                  <w:lang w:val="es-ES" w:eastAsia="es-ES"/>
                  <w:rPrChange w:id="216" w:author="usuario" w:date="2026-04-13T19:17:00Z">
                    <w:rPr>
                      <w:rFonts w:ascii="Calibri" w:hAnsi="Calibri" w:cs="Calibri"/>
                      <w:color w:val="000000"/>
                      <w:szCs w:val="22"/>
                      <w:lang w:val="es-ES" w:eastAsia="es-ES"/>
                    </w:rPr>
                  </w:rPrChange>
                </w:rPr>
                <w:t>6</w:t>
              </w:r>
            </w:ins>
          </w:p>
        </w:tc>
        <w:tc>
          <w:tcPr>
            <w:tcW w:w="963" w:type="dxa"/>
            <w:vAlign w:val="center"/>
            <w:tcPrChange w:id="217" w:author="usuario" w:date="2026-04-13T19:12:00Z">
              <w:tcPr>
                <w:tcW w:w="723" w:type="dxa"/>
                <w:gridSpan w:val="3"/>
              </w:tcPr>
            </w:tcPrChange>
          </w:tcPr>
          <w:p w14:paraId="0944DBAC" w14:textId="2A8B9FC9" w:rsidR="00A2271F" w:rsidRPr="00515CBC" w:rsidRDefault="00A2271F">
            <w:pPr>
              <w:pStyle w:val="NormalWeb"/>
              <w:spacing w:before="120" w:beforeAutospacing="0" w:after="120" w:afterAutospacing="0"/>
              <w:jc w:val="center"/>
              <w:rPr>
                <w:rFonts w:ascii="Arial" w:hAnsi="Arial" w:cs="Arial"/>
                <w:color w:val="000000"/>
                <w:sz w:val="20"/>
                <w:szCs w:val="20"/>
                <w:rPrChange w:id="218" w:author="usuario" w:date="2026-04-13T19:17:00Z">
                  <w:rPr>
                    <w:rFonts w:ascii="Arial" w:hAnsi="Arial" w:cs="Arial"/>
                    <w:color w:val="000000"/>
                    <w:sz w:val="22"/>
                    <w:szCs w:val="22"/>
                  </w:rPr>
                </w:rPrChange>
              </w:rPr>
              <w:pPrChange w:id="219" w:author="Elena Monutti" w:date="2026-04-13T19:08:00Z">
                <w:pPr>
                  <w:pStyle w:val="NormalWeb"/>
                  <w:spacing w:before="120" w:beforeAutospacing="0" w:after="120" w:afterAutospacing="0"/>
                </w:pPr>
              </w:pPrChange>
            </w:pPr>
            <w:ins w:id="220" w:author="usuario" w:date="2026-04-13T19:11:00Z">
              <w:r w:rsidRPr="00515CBC">
                <w:rPr>
                  <w:rFonts w:ascii="Calibri" w:hAnsi="Calibri" w:cs="Calibri"/>
                  <w:color w:val="000000"/>
                  <w:sz w:val="20"/>
                  <w:szCs w:val="20"/>
                  <w:lang w:val="es-ES" w:eastAsia="es-ES"/>
                  <w:rPrChange w:id="221" w:author="usuario" w:date="2026-04-13T19:17:00Z">
                    <w:rPr>
                      <w:rFonts w:ascii="Calibri" w:hAnsi="Calibri" w:cs="Calibri"/>
                      <w:color w:val="000000"/>
                      <w:szCs w:val="22"/>
                      <w:lang w:val="es-ES" w:eastAsia="es-ES"/>
                    </w:rPr>
                  </w:rPrChange>
                </w:rPr>
                <w:t>4</w:t>
              </w:r>
            </w:ins>
          </w:p>
        </w:tc>
        <w:tc>
          <w:tcPr>
            <w:tcW w:w="1121" w:type="dxa"/>
            <w:vAlign w:val="center"/>
            <w:tcPrChange w:id="222" w:author="usuario" w:date="2026-04-13T19:12:00Z">
              <w:tcPr>
                <w:tcW w:w="2457" w:type="dxa"/>
                <w:gridSpan w:val="5"/>
              </w:tcPr>
            </w:tcPrChange>
          </w:tcPr>
          <w:p w14:paraId="31ABF8ED" w14:textId="3AC13DFD" w:rsidR="00A2271F" w:rsidRPr="00515CBC" w:rsidRDefault="00C93F72">
            <w:pPr>
              <w:pStyle w:val="NormalWeb"/>
              <w:spacing w:before="120" w:beforeAutospacing="0" w:after="120" w:afterAutospacing="0"/>
              <w:jc w:val="center"/>
              <w:rPr>
                <w:rFonts w:ascii="Arial" w:hAnsi="Arial" w:cs="Arial"/>
                <w:color w:val="000000"/>
                <w:sz w:val="20"/>
                <w:szCs w:val="20"/>
                <w:rPrChange w:id="223" w:author="usuario" w:date="2026-04-13T19:17:00Z">
                  <w:rPr>
                    <w:rFonts w:ascii="Arial" w:hAnsi="Arial" w:cs="Arial"/>
                    <w:color w:val="000000"/>
                    <w:sz w:val="22"/>
                    <w:szCs w:val="22"/>
                  </w:rPr>
                </w:rPrChange>
              </w:rPr>
              <w:pPrChange w:id="224" w:author="Elena Monutti" w:date="2026-04-13T19:08:00Z">
                <w:pPr>
                  <w:pStyle w:val="NormalWeb"/>
                  <w:spacing w:before="120" w:beforeAutospacing="0" w:after="120" w:afterAutospacing="0"/>
                </w:pPr>
              </w:pPrChange>
            </w:pPr>
            <w:ins w:id="225" w:author="Elena Monutti" w:date="2026-04-13T20:54:00Z">
              <w:r>
                <w:rPr>
                  <w:rFonts w:ascii="Calibri" w:hAnsi="Calibri" w:cs="Calibri"/>
                  <w:color w:val="000000"/>
                  <w:sz w:val="20"/>
                  <w:szCs w:val="20"/>
                  <w:lang w:val="es-ES" w:eastAsia="es-ES"/>
                </w:rPr>
                <w:t>4</w:t>
              </w:r>
            </w:ins>
            <w:ins w:id="226" w:author="usuario" w:date="2026-04-13T19:11:00Z">
              <w:del w:id="227" w:author="Elena Monutti" w:date="2026-04-13T20:54:00Z">
                <w:r w:rsidR="00A2271F" w:rsidRPr="00515CBC" w:rsidDel="00C93F72">
                  <w:rPr>
                    <w:rFonts w:ascii="Calibri" w:hAnsi="Calibri" w:cs="Calibri"/>
                    <w:color w:val="000000"/>
                    <w:sz w:val="20"/>
                    <w:szCs w:val="20"/>
                    <w:lang w:val="es-ES" w:eastAsia="es-ES"/>
                    <w:rPrChange w:id="228" w:author="usuario" w:date="2026-04-13T19:17:00Z">
                      <w:rPr>
                        <w:rFonts w:ascii="Calibri" w:hAnsi="Calibri" w:cs="Calibri"/>
                        <w:color w:val="000000"/>
                        <w:szCs w:val="22"/>
                        <w:lang w:val="es-ES" w:eastAsia="es-ES"/>
                      </w:rPr>
                    </w:rPrChange>
                  </w:rPr>
                  <w:delText>3</w:delText>
                </w:r>
              </w:del>
            </w:ins>
          </w:p>
        </w:tc>
        <w:tc>
          <w:tcPr>
            <w:tcW w:w="4182" w:type="dxa"/>
            <w:vAlign w:val="center"/>
            <w:tcPrChange w:id="229" w:author="usuario" w:date="2026-04-13T19:12:00Z">
              <w:tcPr>
                <w:tcW w:w="3212" w:type="dxa"/>
              </w:tcPr>
            </w:tcPrChange>
          </w:tcPr>
          <w:p w14:paraId="2D7972B7" w14:textId="4A2F76B7" w:rsidR="00A2271F" w:rsidRPr="00515CBC" w:rsidRDefault="00A2271F">
            <w:pPr>
              <w:pStyle w:val="NormalWeb"/>
              <w:spacing w:before="120" w:beforeAutospacing="0" w:after="120" w:afterAutospacing="0"/>
              <w:jc w:val="center"/>
              <w:rPr>
                <w:rFonts w:ascii="Arial" w:hAnsi="Arial" w:cs="Arial"/>
                <w:color w:val="000000"/>
                <w:sz w:val="20"/>
                <w:szCs w:val="20"/>
                <w:rPrChange w:id="230" w:author="usuario" w:date="2026-04-13T19:17:00Z">
                  <w:rPr>
                    <w:rFonts w:ascii="Arial" w:hAnsi="Arial" w:cs="Arial"/>
                    <w:color w:val="000000"/>
                    <w:sz w:val="22"/>
                    <w:szCs w:val="22"/>
                  </w:rPr>
                </w:rPrChange>
              </w:rPr>
              <w:pPrChange w:id="231" w:author="Elena Monutti" w:date="2026-04-13T19:08:00Z">
                <w:pPr>
                  <w:pStyle w:val="NormalWeb"/>
                  <w:spacing w:before="120" w:beforeAutospacing="0" w:after="120" w:afterAutospacing="0"/>
                </w:pPr>
              </w:pPrChange>
            </w:pPr>
            <w:ins w:id="232" w:author="usuario" w:date="2026-04-13T19:11:00Z">
              <w:r w:rsidRPr="00515CBC">
                <w:rPr>
                  <w:rFonts w:ascii="Arial" w:hAnsi="Arial" w:cs="Arial"/>
                  <w:color w:val="000000"/>
                  <w:sz w:val="20"/>
                  <w:szCs w:val="20"/>
                  <w:rPrChange w:id="233" w:author="usuario" w:date="2026-04-13T19:17:00Z">
                    <w:rPr>
                      <w:rFonts w:ascii="Arial" w:hAnsi="Arial" w:cs="Arial"/>
                      <w:color w:val="000000"/>
                      <w:sz w:val="22"/>
                      <w:szCs w:val="22"/>
                    </w:rPr>
                  </w:rPrChange>
                </w:rPr>
                <w:t>Representa a las personas que reciben atención médica. Registra su ingreso y egreso del hospital, la cama asignada y el personal de salud responsable</w:t>
              </w:r>
            </w:ins>
          </w:p>
        </w:tc>
      </w:tr>
      <w:tr w:rsidR="00A2271F" w:rsidRPr="00C93F72" w14:paraId="5CA9DE66" w14:textId="77777777" w:rsidTr="00C93F72">
        <w:tc>
          <w:tcPr>
            <w:tcW w:w="1821" w:type="dxa"/>
            <w:vAlign w:val="center"/>
            <w:tcPrChange w:id="234" w:author="usuario" w:date="2026-04-13T19:12:00Z">
              <w:tcPr>
                <w:tcW w:w="1678" w:type="dxa"/>
              </w:tcPr>
            </w:tcPrChange>
          </w:tcPr>
          <w:p w14:paraId="5E808D03" w14:textId="4602D83F" w:rsidR="00A2271F" w:rsidRPr="00515CBC" w:rsidRDefault="00A2271F">
            <w:pPr>
              <w:pStyle w:val="NormalWeb"/>
              <w:spacing w:before="120" w:beforeAutospacing="0" w:after="120" w:afterAutospacing="0"/>
              <w:jc w:val="center"/>
              <w:rPr>
                <w:rFonts w:ascii="Arial" w:hAnsi="Arial" w:cs="Arial"/>
                <w:color w:val="000000"/>
                <w:sz w:val="20"/>
                <w:szCs w:val="20"/>
                <w:rPrChange w:id="235" w:author="usuario" w:date="2026-04-13T19:17:00Z">
                  <w:rPr>
                    <w:rFonts w:ascii="Arial" w:hAnsi="Arial" w:cs="Arial"/>
                    <w:color w:val="000000"/>
                    <w:sz w:val="22"/>
                    <w:szCs w:val="22"/>
                  </w:rPr>
                </w:rPrChange>
              </w:rPr>
              <w:pPrChange w:id="236" w:author="Elena Monutti" w:date="2026-04-13T19:08:00Z">
                <w:pPr>
                  <w:pStyle w:val="NormalWeb"/>
                  <w:spacing w:before="120" w:beforeAutospacing="0" w:after="120" w:afterAutospacing="0"/>
                </w:pPr>
              </w:pPrChange>
            </w:pPr>
            <w:ins w:id="237" w:author="usuario" w:date="2026-04-13T19:12:00Z">
              <w:r w:rsidRPr="00515CBC">
                <w:rPr>
                  <w:rFonts w:ascii="Calibri" w:hAnsi="Calibri" w:cs="Calibri"/>
                  <w:b/>
                  <w:bCs/>
                  <w:color w:val="000000"/>
                  <w:sz w:val="20"/>
                  <w:szCs w:val="20"/>
                  <w:lang w:val="es-ES" w:eastAsia="es-ES"/>
                  <w:rPrChange w:id="238" w:author="usuario" w:date="2026-04-13T19:17:00Z">
                    <w:rPr>
                      <w:rFonts w:ascii="Calibri" w:hAnsi="Calibri" w:cs="Calibri"/>
                      <w:b/>
                      <w:bCs/>
                      <w:color w:val="000000"/>
                      <w:szCs w:val="22"/>
                      <w:lang w:val="es-ES" w:eastAsia="es-ES"/>
                    </w:rPr>
                  </w:rPrChange>
                </w:rPr>
                <w:t>Médico</w:t>
              </w:r>
            </w:ins>
          </w:p>
        </w:tc>
        <w:tc>
          <w:tcPr>
            <w:tcW w:w="1263" w:type="dxa"/>
            <w:vAlign w:val="center"/>
            <w:tcPrChange w:id="239" w:author="usuario" w:date="2026-04-13T19:12:00Z">
              <w:tcPr>
                <w:tcW w:w="1280" w:type="dxa"/>
                <w:gridSpan w:val="3"/>
              </w:tcPr>
            </w:tcPrChange>
          </w:tcPr>
          <w:p w14:paraId="04AE9093" w14:textId="762ED2E8" w:rsidR="00A2271F" w:rsidRPr="00515CBC" w:rsidRDefault="00A2271F">
            <w:pPr>
              <w:pStyle w:val="NormalWeb"/>
              <w:spacing w:before="120" w:beforeAutospacing="0" w:after="120" w:afterAutospacing="0"/>
              <w:jc w:val="center"/>
              <w:rPr>
                <w:rFonts w:ascii="Arial" w:hAnsi="Arial" w:cs="Arial"/>
                <w:color w:val="000000"/>
                <w:sz w:val="20"/>
                <w:szCs w:val="20"/>
                <w:rPrChange w:id="240" w:author="usuario" w:date="2026-04-13T19:17:00Z">
                  <w:rPr>
                    <w:rFonts w:ascii="Arial" w:hAnsi="Arial" w:cs="Arial"/>
                    <w:color w:val="000000"/>
                    <w:sz w:val="22"/>
                    <w:szCs w:val="22"/>
                  </w:rPr>
                </w:rPrChange>
              </w:rPr>
              <w:pPrChange w:id="241" w:author="Elena Monutti" w:date="2026-04-13T19:08:00Z">
                <w:pPr>
                  <w:pStyle w:val="NormalWeb"/>
                  <w:spacing w:before="120" w:beforeAutospacing="0" w:after="120" w:afterAutospacing="0"/>
                </w:pPr>
              </w:pPrChange>
            </w:pPr>
            <w:ins w:id="242" w:author="usuario" w:date="2026-04-13T19:12:00Z">
              <w:r w:rsidRPr="00515CBC">
                <w:rPr>
                  <w:rFonts w:ascii="Calibri" w:hAnsi="Calibri" w:cs="Calibri"/>
                  <w:color w:val="000000"/>
                  <w:sz w:val="20"/>
                  <w:szCs w:val="20"/>
                  <w:lang w:val="es-ES" w:eastAsia="es-ES"/>
                  <w:rPrChange w:id="243" w:author="usuario" w:date="2026-04-13T19:17:00Z">
                    <w:rPr>
                      <w:rFonts w:ascii="Calibri" w:hAnsi="Calibri" w:cs="Calibri"/>
                      <w:color w:val="000000"/>
                      <w:szCs w:val="22"/>
                      <w:lang w:val="es-ES" w:eastAsia="es-ES"/>
                    </w:rPr>
                  </w:rPrChange>
                </w:rPr>
                <w:t>3</w:t>
              </w:r>
            </w:ins>
          </w:p>
        </w:tc>
        <w:tc>
          <w:tcPr>
            <w:tcW w:w="963" w:type="dxa"/>
            <w:vAlign w:val="center"/>
            <w:tcPrChange w:id="244" w:author="usuario" w:date="2026-04-13T19:12:00Z">
              <w:tcPr>
                <w:tcW w:w="723" w:type="dxa"/>
                <w:gridSpan w:val="3"/>
              </w:tcPr>
            </w:tcPrChange>
          </w:tcPr>
          <w:p w14:paraId="37ECFAC5" w14:textId="7D5E0F4E" w:rsidR="00A2271F" w:rsidRPr="00515CBC" w:rsidRDefault="00A2271F">
            <w:pPr>
              <w:pStyle w:val="NormalWeb"/>
              <w:spacing w:before="120" w:beforeAutospacing="0" w:after="120" w:afterAutospacing="0"/>
              <w:jc w:val="center"/>
              <w:rPr>
                <w:rFonts w:ascii="Arial" w:hAnsi="Arial" w:cs="Arial"/>
                <w:color w:val="000000"/>
                <w:sz w:val="20"/>
                <w:szCs w:val="20"/>
                <w:rPrChange w:id="245" w:author="usuario" w:date="2026-04-13T19:17:00Z">
                  <w:rPr>
                    <w:rFonts w:ascii="Arial" w:hAnsi="Arial" w:cs="Arial"/>
                    <w:color w:val="000000"/>
                    <w:sz w:val="22"/>
                    <w:szCs w:val="22"/>
                  </w:rPr>
                </w:rPrChange>
              </w:rPr>
              <w:pPrChange w:id="246" w:author="Elena Monutti" w:date="2026-04-13T19:08:00Z">
                <w:pPr>
                  <w:pStyle w:val="NormalWeb"/>
                  <w:spacing w:before="120" w:beforeAutospacing="0" w:after="120" w:afterAutospacing="0"/>
                </w:pPr>
              </w:pPrChange>
            </w:pPr>
            <w:ins w:id="247" w:author="usuario" w:date="2026-04-13T19:12:00Z">
              <w:r w:rsidRPr="00515CBC">
                <w:rPr>
                  <w:rFonts w:ascii="Calibri" w:hAnsi="Calibri" w:cs="Calibri"/>
                  <w:color w:val="000000"/>
                  <w:sz w:val="20"/>
                  <w:szCs w:val="20"/>
                  <w:lang w:val="es-ES" w:eastAsia="es-ES"/>
                  <w:rPrChange w:id="248" w:author="usuario" w:date="2026-04-13T19:17:00Z">
                    <w:rPr>
                      <w:rFonts w:ascii="Calibri" w:hAnsi="Calibri" w:cs="Calibri"/>
                      <w:color w:val="000000"/>
                      <w:szCs w:val="22"/>
                      <w:lang w:val="es-ES" w:eastAsia="es-ES"/>
                    </w:rPr>
                  </w:rPrChange>
                </w:rPr>
                <w:t>3</w:t>
              </w:r>
            </w:ins>
          </w:p>
        </w:tc>
        <w:tc>
          <w:tcPr>
            <w:tcW w:w="1121" w:type="dxa"/>
            <w:vAlign w:val="center"/>
            <w:tcPrChange w:id="249" w:author="usuario" w:date="2026-04-13T19:12:00Z">
              <w:tcPr>
                <w:tcW w:w="2457" w:type="dxa"/>
                <w:gridSpan w:val="5"/>
              </w:tcPr>
            </w:tcPrChange>
          </w:tcPr>
          <w:p w14:paraId="195D2738" w14:textId="2273F119" w:rsidR="00A2271F" w:rsidRPr="00515CBC" w:rsidRDefault="00C93F72">
            <w:pPr>
              <w:pStyle w:val="NormalWeb"/>
              <w:spacing w:before="120" w:beforeAutospacing="0" w:after="120" w:afterAutospacing="0"/>
              <w:jc w:val="center"/>
              <w:rPr>
                <w:rFonts w:ascii="Arial" w:hAnsi="Arial" w:cs="Arial"/>
                <w:color w:val="000000"/>
                <w:sz w:val="20"/>
                <w:szCs w:val="20"/>
                <w:rPrChange w:id="250" w:author="usuario" w:date="2026-04-13T19:17:00Z">
                  <w:rPr>
                    <w:rFonts w:ascii="Arial" w:hAnsi="Arial" w:cs="Arial"/>
                    <w:color w:val="000000"/>
                    <w:sz w:val="22"/>
                    <w:szCs w:val="22"/>
                  </w:rPr>
                </w:rPrChange>
              </w:rPr>
              <w:pPrChange w:id="251" w:author="Elena Monutti" w:date="2026-04-13T19:08:00Z">
                <w:pPr>
                  <w:pStyle w:val="NormalWeb"/>
                  <w:spacing w:before="120" w:beforeAutospacing="0" w:after="120" w:afterAutospacing="0"/>
                </w:pPr>
              </w:pPrChange>
            </w:pPr>
            <w:ins w:id="252" w:author="Elena Monutti" w:date="2026-04-13T20:55:00Z">
              <w:r>
                <w:rPr>
                  <w:rFonts w:ascii="Calibri" w:hAnsi="Calibri" w:cs="Calibri"/>
                  <w:color w:val="000000"/>
                  <w:sz w:val="20"/>
                  <w:szCs w:val="20"/>
                  <w:lang w:val="es-ES" w:eastAsia="es-ES"/>
                </w:rPr>
                <w:t>2</w:t>
              </w:r>
            </w:ins>
            <w:ins w:id="253" w:author="usuario" w:date="2026-04-13T19:12:00Z">
              <w:del w:id="254" w:author="Elena Monutti" w:date="2026-04-13T20:55:00Z">
                <w:r w:rsidR="00A2271F" w:rsidRPr="00515CBC" w:rsidDel="00C93F72">
                  <w:rPr>
                    <w:rFonts w:ascii="Calibri" w:hAnsi="Calibri" w:cs="Calibri"/>
                    <w:color w:val="000000"/>
                    <w:sz w:val="20"/>
                    <w:szCs w:val="20"/>
                    <w:lang w:val="es-ES" w:eastAsia="es-ES"/>
                    <w:rPrChange w:id="255" w:author="usuario" w:date="2026-04-13T19:17:00Z">
                      <w:rPr>
                        <w:rFonts w:ascii="Calibri" w:hAnsi="Calibri" w:cs="Calibri"/>
                        <w:color w:val="000000"/>
                        <w:szCs w:val="22"/>
                        <w:lang w:val="es-ES" w:eastAsia="es-ES"/>
                      </w:rPr>
                    </w:rPrChange>
                  </w:rPr>
                  <w:delText>1</w:delText>
                </w:r>
              </w:del>
            </w:ins>
          </w:p>
        </w:tc>
        <w:tc>
          <w:tcPr>
            <w:tcW w:w="4182" w:type="dxa"/>
            <w:vAlign w:val="center"/>
            <w:tcPrChange w:id="256" w:author="usuario" w:date="2026-04-13T19:12:00Z">
              <w:tcPr>
                <w:tcW w:w="3212" w:type="dxa"/>
              </w:tcPr>
            </w:tcPrChange>
          </w:tcPr>
          <w:p w14:paraId="25B6460B" w14:textId="35A2EF27" w:rsidR="00A2271F" w:rsidRPr="00515CBC" w:rsidRDefault="00A2271F">
            <w:pPr>
              <w:pStyle w:val="NormalWeb"/>
              <w:spacing w:before="120" w:beforeAutospacing="0" w:after="120" w:afterAutospacing="0"/>
              <w:jc w:val="center"/>
              <w:rPr>
                <w:rFonts w:ascii="Arial" w:hAnsi="Arial" w:cs="Arial"/>
                <w:color w:val="000000"/>
                <w:sz w:val="20"/>
                <w:szCs w:val="20"/>
                <w:rPrChange w:id="257" w:author="usuario" w:date="2026-04-13T19:17:00Z">
                  <w:rPr>
                    <w:rFonts w:ascii="Arial" w:hAnsi="Arial" w:cs="Arial"/>
                    <w:color w:val="000000"/>
                    <w:sz w:val="22"/>
                    <w:szCs w:val="22"/>
                  </w:rPr>
                </w:rPrChange>
              </w:rPr>
              <w:pPrChange w:id="258" w:author="Elena Monutti" w:date="2026-04-13T19:08:00Z">
                <w:pPr>
                  <w:pStyle w:val="NormalWeb"/>
                  <w:spacing w:before="120" w:beforeAutospacing="0" w:after="120" w:afterAutospacing="0"/>
                </w:pPr>
              </w:pPrChange>
            </w:pPr>
            <w:ins w:id="259" w:author="usuario" w:date="2026-04-13T19:13:00Z">
              <w:r w:rsidRPr="00515CBC">
                <w:rPr>
                  <w:rFonts w:ascii="Arial" w:hAnsi="Arial" w:cs="Arial"/>
                  <w:color w:val="000000"/>
                  <w:sz w:val="20"/>
                  <w:szCs w:val="20"/>
                  <w:rPrChange w:id="260" w:author="usuario" w:date="2026-04-13T19:17:00Z">
                    <w:rPr>
                      <w:rFonts w:ascii="Arial" w:hAnsi="Arial" w:cs="Arial"/>
                      <w:color w:val="000000"/>
                      <w:sz w:val="22"/>
                      <w:szCs w:val="22"/>
                    </w:rPr>
                  </w:rPrChange>
                </w:rPr>
                <w:t>Representa a los profesionales encargados del diagnóstico y tratamiento de los pacientes. Se identifica por su DNI y matrícula, y está asociado a un piso del hospital donde trabaja.</w:t>
              </w:r>
            </w:ins>
          </w:p>
        </w:tc>
      </w:tr>
      <w:tr w:rsidR="00A2271F" w:rsidRPr="00C93F72" w14:paraId="48B73C6B" w14:textId="77777777" w:rsidTr="00C93F72">
        <w:tc>
          <w:tcPr>
            <w:tcW w:w="1821" w:type="dxa"/>
            <w:vAlign w:val="center"/>
            <w:tcPrChange w:id="261" w:author="usuario" w:date="2026-04-13T19:13:00Z">
              <w:tcPr>
                <w:tcW w:w="1678" w:type="dxa"/>
              </w:tcPr>
            </w:tcPrChange>
          </w:tcPr>
          <w:p w14:paraId="7BC5D70D" w14:textId="73E0906D" w:rsidR="00A2271F" w:rsidRPr="00515CBC" w:rsidRDefault="00A2271F">
            <w:pPr>
              <w:pStyle w:val="NormalWeb"/>
              <w:spacing w:before="120" w:beforeAutospacing="0" w:after="120" w:afterAutospacing="0"/>
              <w:jc w:val="center"/>
              <w:rPr>
                <w:rFonts w:ascii="Arial" w:hAnsi="Arial" w:cs="Arial"/>
                <w:color w:val="000000"/>
                <w:sz w:val="20"/>
                <w:szCs w:val="20"/>
                <w:rPrChange w:id="262" w:author="usuario" w:date="2026-04-13T19:17:00Z">
                  <w:rPr>
                    <w:rFonts w:ascii="Arial" w:hAnsi="Arial" w:cs="Arial"/>
                    <w:color w:val="000000"/>
                    <w:sz w:val="22"/>
                    <w:szCs w:val="22"/>
                  </w:rPr>
                </w:rPrChange>
              </w:rPr>
              <w:pPrChange w:id="263" w:author="Elena Monutti" w:date="2026-04-13T19:08:00Z">
                <w:pPr>
                  <w:pStyle w:val="NormalWeb"/>
                  <w:spacing w:before="120" w:beforeAutospacing="0" w:after="120" w:afterAutospacing="0"/>
                </w:pPr>
              </w:pPrChange>
            </w:pPr>
            <w:ins w:id="264" w:author="usuario" w:date="2026-04-13T19:13:00Z">
              <w:r w:rsidRPr="00515CBC">
                <w:rPr>
                  <w:rFonts w:ascii="Calibri" w:hAnsi="Calibri" w:cs="Calibri"/>
                  <w:b/>
                  <w:bCs/>
                  <w:color w:val="000000"/>
                  <w:sz w:val="20"/>
                  <w:szCs w:val="20"/>
                  <w:lang w:val="es-ES" w:eastAsia="es-ES"/>
                  <w:rPrChange w:id="265" w:author="usuario" w:date="2026-04-13T19:17:00Z">
                    <w:rPr>
                      <w:rFonts w:ascii="Calibri" w:hAnsi="Calibri" w:cs="Calibri"/>
                      <w:b/>
                      <w:bCs/>
                      <w:color w:val="000000"/>
                      <w:szCs w:val="22"/>
                      <w:lang w:val="es-ES" w:eastAsia="es-ES"/>
                    </w:rPr>
                  </w:rPrChange>
                </w:rPr>
                <w:t>Enfermera</w:t>
              </w:r>
            </w:ins>
          </w:p>
        </w:tc>
        <w:tc>
          <w:tcPr>
            <w:tcW w:w="1263" w:type="dxa"/>
            <w:vAlign w:val="center"/>
            <w:tcPrChange w:id="266" w:author="usuario" w:date="2026-04-13T19:13:00Z">
              <w:tcPr>
                <w:tcW w:w="1280" w:type="dxa"/>
                <w:gridSpan w:val="3"/>
              </w:tcPr>
            </w:tcPrChange>
          </w:tcPr>
          <w:p w14:paraId="6FD8126B" w14:textId="09118C1A" w:rsidR="00A2271F" w:rsidRPr="00515CBC" w:rsidRDefault="00A2271F">
            <w:pPr>
              <w:pStyle w:val="NormalWeb"/>
              <w:spacing w:before="120" w:beforeAutospacing="0" w:after="120" w:afterAutospacing="0"/>
              <w:jc w:val="center"/>
              <w:rPr>
                <w:rFonts w:ascii="Arial" w:hAnsi="Arial" w:cs="Arial"/>
                <w:color w:val="000000"/>
                <w:sz w:val="20"/>
                <w:szCs w:val="20"/>
                <w:rPrChange w:id="267" w:author="usuario" w:date="2026-04-13T19:17:00Z">
                  <w:rPr>
                    <w:rFonts w:ascii="Arial" w:hAnsi="Arial" w:cs="Arial"/>
                    <w:color w:val="000000"/>
                    <w:sz w:val="22"/>
                    <w:szCs w:val="22"/>
                  </w:rPr>
                </w:rPrChange>
              </w:rPr>
              <w:pPrChange w:id="268" w:author="Elena Monutti" w:date="2026-04-13T19:08:00Z">
                <w:pPr>
                  <w:pStyle w:val="NormalWeb"/>
                  <w:spacing w:before="120" w:beforeAutospacing="0" w:after="120" w:afterAutospacing="0"/>
                </w:pPr>
              </w:pPrChange>
            </w:pPr>
            <w:ins w:id="269" w:author="usuario" w:date="2026-04-13T19:13:00Z">
              <w:r w:rsidRPr="00515CBC">
                <w:rPr>
                  <w:rFonts w:ascii="Calibri" w:hAnsi="Calibri" w:cs="Calibri"/>
                  <w:color w:val="000000"/>
                  <w:sz w:val="20"/>
                  <w:szCs w:val="20"/>
                  <w:lang w:val="es-ES" w:eastAsia="es-ES"/>
                  <w:rPrChange w:id="270" w:author="usuario" w:date="2026-04-13T19:17:00Z">
                    <w:rPr>
                      <w:rFonts w:ascii="Calibri" w:hAnsi="Calibri" w:cs="Calibri"/>
                      <w:color w:val="000000"/>
                      <w:szCs w:val="22"/>
                      <w:lang w:val="es-ES" w:eastAsia="es-ES"/>
                    </w:rPr>
                  </w:rPrChange>
                </w:rPr>
                <w:t>2</w:t>
              </w:r>
            </w:ins>
          </w:p>
        </w:tc>
        <w:tc>
          <w:tcPr>
            <w:tcW w:w="963" w:type="dxa"/>
            <w:vAlign w:val="center"/>
            <w:tcPrChange w:id="271" w:author="usuario" w:date="2026-04-13T19:13:00Z">
              <w:tcPr>
                <w:tcW w:w="723" w:type="dxa"/>
                <w:gridSpan w:val="3"/>
              </w:tcPr>
            </w:tcPrChange>
          </w:tcPr>
          <w:p w14:paraId="4F478716" w14:textId="01388782" w:rsidR="00A2271F" w:rsidRPr="00515CBC" w:rsidRDefault="00A2271F">
            <w:pPr>
              <w:pStyle w:val="NormalWeb"/>
              <w:spacing w:before="120" w:beforeAutospacing="0" w:after="120" w:afterAutospacing="0"/>
              <w:jc w:val="center"/>
              <w:rPr>
                <w:rFonts w:ascii="Arial" w:hAnsi="Arial" w:cs="Arial"/>
                <w:color w:val="000000"/>
                <w:sz w:val="20"/>
                <w:szCs w:val="20"/>
                <w:rPrChange w:id="272" w:author="usuario" w:date="2026-04-13T19:17:00Z">
                  <w:rPr>
                    <w:rFonts w:ascii="Arial" w:hAnsi="Arial" w:cs="Arial"/>
                    <w:color w:val="000000"/>
                    <w:sz w:val="22"/>
                    <w:szCs w:val="22"/>
                  </w:rPr>
                </w:rPrChange>
              </w:rPr>
              <w:pPrChange w:id="273" w:author="Elena Monutti" w:date="2026-04-13T19:08:00Z">
                <w:pPr>
                  <w:pStyle w:val="NormalWeb"/>
                  <w:spacing w:before="120" w:beforeAutospacing="0" w:after="120" w:afterAutospacing="0"/>
                </w:pPr>
              </w:pPrChange>
            </w:pPr>
            <w:ins w:id="274" w:author="usuario" w:date="2026-04-13T19:13:00Z">
              <w:r w:rsidRPr="00515CBC">
                <w:rPr>
                  <w:rFonts w:ascii="Calibri" w:hAnsi="Calibri" w:cs="Calibri"/>
                  <w:color w:val="000000"/>
                  <w:sz w:val="20"/>
                  <w:szCs w:val="20"/>
                  <w:lang w:val="es-ES" w:eastAsia="es-ES"/>
                  <w:rPrChange w:id="275" w:author="usuario" w:date="2026-04-13T19:17:00Z">
                    <w:rPr>
                      <w:rFonts w:ascii="Calibri" w:hAnsi="Calibri" w:cs="Calibri"/>
                      <w:color w:val="000000"/>
                      <w:szCs w:val="22"/>
                      <w:lang w:val="es-ES" w:eastAsia="es-ES"/>
                    </w:rPr>
                  </w:rPrChange>
                </w:rPr>
                <w:t>2</w:t>
              </w:r>
            </w:ins>
          </w:p>
        </w:tc>
        <w:tc>
          <w:tcPr>
            <w:tcW w:w="1121" w:type="dxa"/>
            <w:vAlign w:val="center"/>
            <w:tcPrChange w:id="276" w:author="usuario" w:date="2026-04-13T19:13:00Z">
              <w:tcPr>
                <w:tcW w:w="2457" w:type="dxa"/>
                <w:gridSpan w:val="5"/>
              </w:tcPr>
            </w:tcPrChange>
          </w:tcPr>
          <w:p w14:paraId="06162658" w14:textId="54F50BEC" w:rsidR="00A2271F" w:rsidRPr="00515CBC" w:rsidRDefault="00C93F72">
            <w:pPr>
              <w:pStyle w:val="NormalWeb"/>
              <w:spacing w:before="120" w:beforeAutospacing="0" w:after="120" w:afterAutospacing="0"/>
              <w:jc w:val="center"/>
              <w:rPr>
                <w:rFonts w:ascii="Arial" w:hAnsi="Arial" w:cs="Arial"/>
                <w:color w:val="000000"/>
                <w:sz w:val="20"/>
                <w:szCs w:val="20"/>
                <w:rPrChange w:id="277" w:author="usuario" w:date="2026-04-13T19:17:00Z">
                  <w:rPr>
                    <w:rFonts w:ascii="Arial" w:hAnsi="Arial" w:cs="Arial"/>
                    <w:color w:val="000000"/>
                    <w:sz w:val="22"/>
                    <w:szCs w:val="22"/>
                  </w:rPr>
                </w:rPrChange>
              </w:rPr>
              <w:pPrChange w:id="278" w:author="Elena Monutti" w:date="2026-04-13T19:08:00Z">
                <w:pPr>
                  <w:pStyle w:val="NormalWeb"/>
                  <w:spacing w:before="120" w:beforeAutospacing="0" w:after="120" w:afterAutospacing="0"/>
                </w:pPr>
              </w:pPrChange>
            </w:pPr>
            <w:ins w:id="279" w:author="Elena Monutti" w:date="2026-04-13T20:55:00Z">
              <w:r>
                <w:rPr>
                  <w:rFonts w:ascii="Calibri" w:hAnsi="Calibri" w:cs="Calibri"/>
                  <w:color w:val="000000"/>
                  <w:sz w:val="20"/>
                  <w:szCs w:val="20"/>
                  <w:lang w:val="es-ES" w:eastAsia="es-ES"/>
                </w:rPr>
                <w:t>2</w:t>
              </w:r>
            </w:ins>
            <w:ins w:id="280" w:author="usuario" w:date="2026-04-13T19:13:00Z">
              <w:del w:id="281" w:author="Elena Monutti" w:date="2026-04-13T20:55:00Z">
                <w:r w:rsidR="00A2271F" w:rsidRPr="00515CBC" w:rsidDel="00C93F72">
                  <w:rPr>
                    <w:rFonts w:ascii="Calibri" w:hAnsi="Calibri" w:cs="Calibri"/>
                    <w:color w:val="000000"/>
                    <w:sz w:val="20"/>
                    <w:szCs w:val="20"/>
                    <w:lang w:val="es-ES" w:eastAsia="es-ES"/>
                    <w:rPrChange w:id="282" w:author="usuario" w:date="2026-04-13T19:17:00Z">
                      <w:rPr>
                        <w:rFonts w:ascii="Calibri" w:hAnsi="Calibri" w:cs="Calibri"/>
                        <w:color w:val="000000"/>
                        <w:szCs w:val="22"/>
                        <w:lang w:val="es-ES" w:eastAsia="es-ES"/>
                      </w:rPr>
                    </w:rPrChange>
                  </w:rPr>
                  <w:delText>1</w:delText>
                </w:r>
              </w:del>
            </w:ins>
          </w:p>
        </w:tc>
        <w:tc>
          <w:tcPr>
            <w:tcW w:w="4182" w:type="dxa"/>
            <w:vAlign w:val="center"/>
            <w:tcPrChange w:id="283" w:author="usuario" w:date="2026-04-13T19:13:00Z">
              <w:tcPr>
                <w:tcW w:w="3212" w:type="dxa"/>
              </w:tcPr>
            </w:tcPrChange>
          </w:tcPr>
          <w:p w14:paraId="1AC9BF29" w14:textId="6F0A37A4" w:rsidR="00A2271F" w:rsidRPr="00515CBC" w:rsidRDefault="00A2271F">
            <w:pPr>
              <w:pStyle w:val="NormalWeb"/>
              <w:spacing w:before="120" w:beforeAutospacing="0" w:after="120" w:afterAutospacing="0"/>
              <w:jc w:val="center"/>
              <w:rPr>
                <w:rFonts w:ascii="Arial" w:hAnsi="Arial" w:cs="Arial"/>
                <w:color w:val="000000"/>
                <w:sz w:val="20"/>
                <w:szCs w:val="20"/>
                <w:rPrChange w:id="284" w:author="usuario" w:date="2026-04-13T19:17:00Z">
                  <w:rPr>
                    <w:rFonts w:ascii="Arial" w:hAnsi="Arial" w:cs="Arial"/>
                    <w:color w:val="000000"/>
                    <w:sz w:val="22"/>
                    <w:szCs w:val="22"/>
                  </w:rPr>
                </w:rPrChange>
              </w:rPr>
              <w:pPrChange w:id="285" w:author="Elena Monutti" w:date="2026-04-13T19:08:00Z">
                <w:pPr>
                  <w:pStyle w:val="NormalWeb"/>
                  <w:spacing w:before="120" w:beforeAutospacing="0" w:after="120" w:afterAutospacing="0"/>
                </w:pPr>
              </w:pPrChange>
            </w:pPr>
            <w:ins w:id="286" w:author="usuario" w:date="2026-04-13T19:13:00Z">
              <w:r w:rsidRPr="00515CBC">
                <w:rPr>
                  <w:rFonts w:ascii="Arial" w:hAnsi="Arial" w:cs="Arial"/>
                  <w:color w:val="000000"/>
                  <w:sz w:val="20"/>
                  <w:szCs w:val="20"/>
                  <w:rPrChange w:id="287" w:author="usuario" w:date="2026-04-13T19:17:00Z">
                    <w:rPr>
                      <w:rFonts w:ascii="Arial" w:hAnsi="Arial" w:cs="Arial"/>
                      <w:color w:val="000000"/>
                      <w:sz w:val="22"/>
                      <w:szCs w:val="22"/>
                    </w:rPr>
                  </w:rPrChange>
                </w:rPr>
                <w:t>Representa al personal de enfermería que asiste en el cuidado de los pacientes. Está asociada a un piso del hospital y puede participar en la atención diaria.</w:t>
              </w:r>
            </w:ins>
          </w:p>
        </w:tc>
      </w:tr>
      <w:tr w:rsidR="00A2271F" w14:paraId="6D75668E" w14:textId="77777777" w:rsidTr="00C93F72">
        <w:tc>
          <w:tcPr>
            <w:tcW w:w="1821" w:type="dxa"/>
            <w:vAlign w:val="center"/>
            <w:tcPrChange w:id="288" w:author="usuario" w:date="2026-04-13T19:15:00Z">
              <w:tcPr>
                <w:tcW w:w="1678" w:type="dxa"/>
              </w:tcPr>
            </w:tcPrChange>
          </w:tcPr>
          <w:p w14:paraId="3895BB60" w14:textId="31A104BF" w:rsidR="00A2271F" w:rsidRPr="00515CBC" w:rsidRDefault="00A2271F">
            <w:pPr>
              <w:pStyle w:val="NormalWeb"/>
              <w:spacing w:before="120" w:beforeAutospacing="0" w:after="120" w:afterAutospacing="0"/>
              <w:jc w:val="center"/>
              <w:rPr>
                <w:rFonts w:ascii="Arial" w:hAnsi="Arial" w:cs="Arial"/>
                <w:color w:val="000000"/>
                <w:sz w:val="20"/>
                <w:szCs w:val="20"/>
                <w:rPrChange w:id="289" w:author="usuario" w:date="2026-04-13T19:17:00Z">
                  <w:rPr>
                    <w:rFonts w:ascii="Arial" w:hAnsi="Arial" w:cs="Arial"/>
                    <w:color w:val="000000"/>
                    <w:sz w:val="22"/>
                    <w:szCs w:val="22"/>
                  </w:rPr>
                </w:rPrChange>
              </w:rPr>
              <w:pPrChange w:id="290" w:author="Elena Monutti" w:date="2026-04-13T19:08:00Z">
                <w:pPr>
                  <w:pStyle w:val="NormalWeb"/>
                  <w:spacing w:before="120" w:beforeAutospacing="0" w:after="120" w:afterAutospacing="0"/>
                </w:pPr>
              </w:pPrChange>
            </w:pPr>
            <w:ins w:id="291" w:author="usuario" w:date="2026-04-13T19:14:00Z">
              <w:r w:rsidRPr="00515CBC">
                <w:rPr>
                  <w:rFonts w:ascii="Calibri" w:hAnsi="Calibri" w:cs="Calibri"/>
                  <w:b/>
                  <w:bCs/>
                  <w:color w:val="000000"/>
                  <w:sz w:val="20"/>
                  <w:szCs w:val="20"/>
                  <w:lang w:val="es-ES" w:eastAsia="es-ES"/>
                  <w:rPrChange w:id="292" w:author="usuario" w:date="2026-04-13T19:17:00Z">
                    <w:rPr>
                      <w:rFonts w:ascii="Calibri" w:hAnsi="Calibri" w:cs="Calibri"/>
                      <w:b/>
                      <w:bCs/>
                      <w:color w:val="000000"/>
                      <w:szCs w:val="22"/>
                      <w:lang w:val="es-ES" w:eastAsia="es-ES"/>
                    </w:rPr>
                  </w:rPrChange>
                </w:rPr>
                <w:t>Piso</w:t>
              </w:r>
            </w:ins>
          </w:p>
        </w:tc>
        <w:tc>
          <w:tcPr>
            <w:tcW w:w="1263" w:type="dxa"/>
            <w:vAlign w:val="center"/>
            <w:tcPrChange w:id="293" w:author="usuario" w:date="2026-04-13T19:15:00Z">
              <w:tcPr>
                <w:tcW w:w="1280" w:type="dxa"/>
                <w:gridSpan w:val="3"/>
              </w:tcPr>
            </w:tcPrChange>
          </w:tcPr>
          <w:p w14:paraId="634217EE" w14:textId="093FD57A" w:rsidR="00A2271F" w:rsidRPr="00515CBC" w:rsidRDefault="00A2271F">
            <w:pPr>
              <w:pStyle w:val="NormalWeb"/>
              <w:spacing w:before="120" w:beforeAutospacing="0" w:after="120" w:afterAutospacing="0"/>
              <w:jc w:val="center"/>
              <w:rPr>
                <w:rFonts w:ascii="Arial" w:hAnsi="Arial" w:cs="Arial"/>
                <w:color w:val="000000"/>
                <w:sz w:val="20"/>
                <w:szCs w:val="20"/>
                <w:rPrChange w:id="294" w:author="usuario" w:date="2026-04-13T19:17:00Z">
                  <w:rPr>
                    <w:rFonts w:ascii="Arial" w:hAnsi="Arial" w:cs="Arial"/>
                    <w:color w:val="000000"/>
                    <w:sz w:val="22"/>
                    <w:szCs w:val="22"/>
                  </w:rPr>
                </w:rPrChange>
              </w:rPr>
              <w:pPrChange w:id="295" w:author="Elena Monutti" w:date="2026-04-13T19:08:00Z">
                <w:pPr>
                  <w:pStyle w:val="NormalWeb"/>
                  <w:spacing w:before="120" w:beforeAutospacing="0" w:after="120" w:afterAutospacing="0"/>
                </w:pPr>
              </w:pPrChange>
            </w:pPr>
            <w:ins w:id="296" w:author="usuario" w:date="2026-04-13T19:14:00Z">
              <w:r w:rsidRPr="00515CBC">
                <w:rPr>
                  <w:rFonts w:ascii="Calibri" w:hAnsi="Calibri" w:cs="Calibri"/>
                  <w:color w:val="000000"/>
                  <w:sz w:val="20"/>
                  <w:szCs w:val="20"/>
                  <w:lang w:val="es-ES" w:eastAsia="es-ES"/>
                  <w:rPrChange w:id="297" w:author="usuario" w:date="2026-04-13T19:17:00Z">
                    <w:rPr>
                      <w:rFonts w:ascii="Calibri" w:hAnsi="Calibri" w:cs="Calibri"/>
                      <w:color w:val="000000"/>
                      <w:szCs w:val="22"/>
                      <w:lang w:val="es-ES" w:eastAsia="es-ES"/>
                    </w:rPr>
                  </w:rPrChange>
                </w:rPr>
                <w:t>2</w:t>
              </w:r>
            </w:ins>
          </w:p>
        </w:tc>
        <w:tc>
          <w:tcPr>
            <w:tcW w:w="963" w:type="dxa"/>
            <w:vAlign w:val="center"/>
            <w:tcPrChange w:id="298" w:author="usuario" w:date="2026-04-13T19:15:00Z">
              <w:tcPr>
                <w:tcW w:w="723" w:type="dxa"/>
                <w:gridSpan w:val="3"/>
              </w:tcPr>
            </w:tcPrChange>
          </w:tcPr>
          <w:p w14:paraId="799CFF4B" w14:textId="70ED64BC" w:rsidR="00A2271F" w:rsidRPr="00515CBC" w:rsidRDefault="00A2271F">
            <w:pPr>
              <w:pStyle w:val="NormalWeb"/>
              <w:spacing w:before="120" w:beforeAutospacing="0" w:after="120" w:afterAutospacing="0"/>
              <w:jc w:val="center"/>
              <w:rPr>
                <w:rFonts w:ascii="Arial" w:hAnsi="Arial" w:cs="Arial"/>
                <w:color w:val="000000"/>
                <w:sz w:val="20"/>
                <w:szCs w:val="20"/>
                <w:rPrChange w:id="299" w:author="usuario" w:date="2026-04-13T19:17:00Z">
                  <w:rPr>
                    <w:rFonts w:ascii="Arial" w:hAnsi="Arial" w:cs="Arial"/>
                    <w:color w:val="000000"/>
                    <w:sz w:val="22"/>
                    <w:szCs w:val="22"/>
                  </w:rPr>
                </w:rPrChange>
              </w:rPr>
              <w:pPrChange w:id="300" w:author="Elena Monutti" w:date="2026-04-13T19:08:00Z">
                <w:pPr>
                  <w:pStyle w:val="NormalWeb"/>
                  <w:spacing w:before="120" w:beforeAutospacing="0" w:after="120" w:afterAutospacing="0"/>
                </w:pPr>
              </w:pPrChange>
            </w:pPr>
            <w:ins w:id="301" w:author="usuario" w:date="2026-04-13T19:14:00Z">
              <w:r w:rsidRPr="00515CBC">
                <w:rPr>
                  <w:rFonts w:ascii="Calibri" w:hAnsi="Calibri" w:cs="Calibri"/>
                  <w:color w:val="000000"/>
                  <w:sz w:val="20"/>
                  <w:szCs w:val="20"/>
                  <w:lang w:val="es-ES" w:eastAsia="es-ES"/>
                  <w:rPrChange w:id="302" w:author="usuario" w:date="2026-04-13T19:17:00Z">
                    <w:rPr>
                      <w:rFonts w:ascii="Calibri" w:hAnsi="Calibri" w:cs="Calibri"/>
                      <w:color w:val="000000"/>
                      <w:szCs w:val="22"/>
                      <w:lang w:val="es-ES" w:eastAsia="es-ES"/>
                    </w:rPr>
                  </w:rPrChange>
                </w:rPr>
                <w:t>2</w:t>
              </w:r>
            </w:ins>
          </w:p>
        </w:tc>
        <w:tc>
          <w:tcPr>
            <w:tcW w:w="1121" w:type="dxa"/>
            <w:vAlign w:val="center"/>
            <w:tcPrChange w:id="303" w:author="usuario" w:date="2026-04-13T19:15:00Z">
              <w:tcPr>
                <w:tcW w:w="2457" w:type="dxa"/>
                <w:gridSpan w:val="5"/>
              </w:tcPr>
            </w:tcPrChange>
          </w:tcPr>
          <w:p w14:paraId="16FAC76D" w14:textId="5E3E8212" w:rsidR="00A2271F" w:rsidRPr="00515CBC" w:rsidRDefault="00A2271F">
            <w:pPr>
              <w:pStyle w:val="NormalWeb"/>
              <w:spacing w:before="120" w:beforeAutospacing="0" w:after="120" w:afterAutospacing="0"/>
              <w:jc w:val="center"/>
              <w:rPr>
                <w:rFonts w:ascii="Arial" w:hAnsi="Arial" w:cs="Arial"/>
                <w:color w:val="000000"/>
                <w:sz w:val="20"/>
                <w:szCs w:val="20"/>
                <w:rPrChange w:id="304" w:author="usuario" w:date="2026-04-13T19:17:00Z">
                  <w:rPr>
                    <w:rFonts w:ascii="Arial" w:hAnsi="Arial" w:cs="Arial"/>
                    <w:color w:val="000000"/>
                    <w:sz w:val="22"/>
                    <w:szCs w:val="22"/>
                  </w:rPr>
                </w:rPrChange>
              </w:rPr>
              <w:pPrChange w:id="305" w:author="Elena Monutti" w:date="2026-04-13T19:08:00Z">
                <w:pPr>
                  <w:pStyle w:val="NormalWeb"/>
                  <w:spacing w:before="120" w:beforeAutospacing="0" w:after="120" w:afterAutospacing="0"/>
                </w:pPr>
              </w:pPrChange>
            </w:pPr>
            <w:ins w:id="306" w:author="usuario" w:date="2026-04-13T19:14:00Z">
              <w:r w:rsidRPr="00515CBC">
                <w:rPr>
                  <w:rFonts w:ascii="Calibri" w:hAnsi="Calibri" w:cs="Calibri"/>
                  <w:color w:val="000000"/>
                  <w:sz w:val="20"/>
                  <w:szCs w:val="20"/>
                  <w:lang w:val="es-ES" w:eastAsia="es-ES"/>
                  <w:rPrChange w:id="307" w:author="usuario" w:date="2026-04-13T19:17:00Z">
                    <w:rPr>
                      <w:rFonts w:ascii="Calibri" w:hAnsi="Calibri" w:cs="Calibri"/>
                      <w:color w:val="000000"/>
                      <w:szCs w:val="22"/>
                      <w:lang w:val="es-ES" w:eastAsia="es-ES"/>
                    </w:rPr>
                  </w:rPrChange>
                </w:rPr>
                <w:t>1</w:t>
              </w:r>
            </w:ins>
          </w:p>
        </w:tc>
        <w:tc>
          <w:tcPr>
            <w:tcW w:w="4182" w:type="dxa"/>
            <w:vAlign w:val="center"/>
            <w:tcPrChange w:id="308" w:author="usuario" w:date="2026-04-13T19:15:00Z">
              <w:tcPr>
                <w:tcW w:w="3212" w:type="dxa"/>
              </w:tcPr>
            </w:tcPrChange>
          </w:tcPr>
          <w:p w14:paraId="2DC158B8" w14:textId="75774F77" w:rsidR="00A2271F" w:rsidRPr="00515CBC" w:rsidRDefault="00A2271F">
            <w:pPr>
              <w:pStyle w:val="NormalWeb"/>
              <w:spacing w:before="120" w:beforeAutospacing="0" w:after="120" w:afterAutospacing="0"/>
              <w:jc w:val="center"/>
              <w:rPr>
                <w:rFonts w:ascii="Arial" w:hAnsi="Arial" w:cs="Arial"/>
                <w:color w:val="000000"/>
                <w:sz w:val="20"/>
                <w:szCs w:val="20"/>
                <w:rPrChange w:id="309" w:author="usuario" w:date="2026-04-13T19:17:00Z">
                  <w:rPr>
                    <w:rFonts w:ascii="Arial" w:hAnsi="Arial" w:cs="Arial"/>
                    <w:color w:val="000000"/>
                    <w:sz w:val="22"/>
                    <w:szCs w:val="22"/>
                  </w:rPr>
                </w:rPrChange>
              </w:rPr>
              <w:pPrChange w:id="310" w:author="Elena Monutti" w:date="2026-04-13T19:08:00Z">
                <w:pPr>
                  <w:pStyle w:val="NormalWeb"/>
                  <w:spacing w:before="120" w:beforeAutospacing="0" w:after="120" w:afterAutospacing="0"/>
                </w:pPr>
              </w:pPrChange>
            </w:pPr>
            <w:ins w:id="311" w:author="usuario" w:date="2026-04-13T19:14:00Z">
              <w:r w:rsidRPr="00515CBC">
                <w:rPr>
                  <w:rFonts w:ascii="Arial" w:hAnsi="Arial" w:cs="Arial"/>
                  <w:color w:val="000000"/>
                  <w:sz w:val="20"/>
                  <w:szCs w:val="20"/>
                  <w:rPrChange w:id="312" w:author="usuario" w:date="2026-04-13T19:17:00Z">
                    <w:rPr>
                      <w:rFonts w:ascii="Arial" w:hAnsi="Arial" w:cs="Arial"/>
                      <w:color w:val="000000"/>
                      <w:sz w:val="22"/>
                      <w:szCs w:val="22"/>
                    </w:rPr>
                  </w:rPrChange>
                </w:rPr>
                <w:t>Representa cada nivel dentro de un hospital. Permite organizar la estructura física del hospital y agrupar camas, médicos y enfermeras. Cada piso pertenece a un hospital.</w:t>
              </w:r>
            </w:ins>
          </w:p>
        </w:tc>
      </w:tr>
      <w:tr w:rsidR="00A2271F" w:rsidRPr="00C93F72" w14:paraId="0CAAA892" w14:textId="77777777" w:rsidTr="00C93F72">
        <w:tc>
          <w:tcPr>
            <w:tcW w:w="1821" w:type="dxa"/>
            <w:vAlign w:val="center"/>
            <w:tcPrChange w:id="313" w:author="usuario" w:date="2026-04-13T19:15:00Z">
              <w:tcPr>
                <w:tcW w:w="1678" w:type="dxa"/>
              </w:tcPr>
            </w:tcPrChange>
          </w:tcPr>
          <w:p w14:paraId="4BEC3C03" w14:textId="719FCB22" w:rsidR="00A2271F" w:rsidRPr="00515CBC" w:rsidRDefault="00A2271F">
            <w:pPr>
              <w:pStyle w:val="NormalWeb"/>
              <w:spacing w:before="120" w:beforeAutospacing="0" w:after="120" w:afterAutospacing="0"/>
              <w:jc w:val="center"/>
              <w:rPr>
                <w:rFonts w:ascii="Arial" w:hAnsi="Arial" w:cs="Arial"/>
                <w:color w:val="000000"/>
                <w:sz w:val="20"/>
                <w:szCs w:val="20"/>
                <w:rPrChange w:id="314" w:author="usuario" w:date="2026-04-13T19:17:00Z">
                  <w:rPr>
                    <w:rFonts w:ascii="Arial" w:hAnsi="Arial" w:cs="Arial"/>
                    <w:color w:val="000000"/>
                    <w:sz w:val="22"/>
                    <w:szCs w:val="22"/>
                  </w:rPr>
                </w:rPrChange>
              </w:rPr>
              <w:pPrChange w:id="315" w:author="Elena Monutti" w:date="2026-04-13T19:08:00Z">
                <w:pPr>
                  <w:pStyle w:val="NormalWeb"/>
                  <w:spacing w:before="120" w:beforeAutospacing="0" w:after="120" w:afterAutospacing="0"/>
                </w:pPr>
              </w:pPrChange>
            </w:pPr>
            <w:ins w:id="316" w:author="usuario" w:date="2026-04-13T19:14:00Z">
              <w:r w:rsidRPr="00515CBC">
                <w:rPr>
                  <w:rFonts w:ascii="Calibri" w:hAnsi="Calibri" w:cs="Calibri"/>
                  <w:b/>
                  <w:bCs/>
                  <w:color w:val="000000"/>
                  <w:sz w:val="20"/>
                  <w:szCs w:val="20"/>
                  <w:lang w:val="es-ES" w:eastAsia="es-ES"/>
                  <w:rPrChange w:id="317" w:author="usuario" w:date="2026-04-13T19:17:00Z">
                    <w:rPr>
                      <w:rFonts w:ascii="Calibri" w:hAnsi="Calibri" w:cs="Calibri"/>
                      <w:b/>
                      <w:bCs/>
                      <w:color w:val="000000"/>
                      <w:szCs w:val="22"/>
                      <w:lang w:val="es-ES" w:eastAsia="es-ES"/>
                    </w:rPr>
                  </w:rPrChange>
                </w:rPr>
                <w:t>Cama</w:t>
              </w:r>
            </w:ins>
          </w:p>
        </w:tc>
        <w:tc>
          <w:tcPr>
            <w:tcW w:w="1263" w:type="dxa"/>
            <w:vAlign w:val="center"/>
            <w:tcPrChange w:id="318" w:author="usuario" w:date="2026-04-13T19:15:00Z">
              <w:tcPr>
                <w:tcW w:w="1280" w:type="dxa"/>
                <w:gridSpan w:val="3"/>
              </w:tcPr>
            </w:tcPrChange>
          </w:tcPr>
          <w:p w14:paraId="40C7249E" w14:textId="1A40CE31" w:rsidR="00A2271F" w:rsidRPr="00515CBC" w:rsidRDefault="00A2271F">
            <w:pPr>
              <w:pStyle w:val="NormalWeb"/>
              <w:spacing w:before="120" w:beforeAutospacing="0" w:after="120" w:afterAutospacing="0"/>
              <w:jc w:val="center"/>
              <w:rPr>
                <w:rFonts w:ascii="Arial" w:hAnsi="Arial" w:cs="Arial"/>
                <w:color w:val="000000"/>
                <w:sz w:val="20"/>
                <w:szCs w:val="20"/>
                <w:rPrChange w:id="319" w:author="usuario" w:date="2026-04-13T19:17:00Z">
                  <w:rPr>
                    <w:rFonts w:ascii="Arial" w:hAnsi="Arial" w:cs="Arial"/>
                    <w:color w:val="000000"/>
                    <w:sz w:val="22"/>
                    <w:szCs w:val="22"/>
                  </w:rPr>
                </w:rPrChange>
              </w:rPr>
              <w:pPrChange w:id="320" w:author="Elena Monutti" w:date="2026-04-13T19:08:00Z">
                <w:pPr>
                  <w:pStyle w:val="NormalWeb"/>
                  <w:spacing w:before="120" w:beforeAutospacing="0" w:after="120" w:afterAutospacing="0"/>
                </w:pPr>
              </w:pPrChange>
            </w:pPr>
            <w:ins w:id="321" w:author="usuario" w:date="2026-04-13T19:14:00Z">
              <w:r w:rsidRPr="00515CBC">
                <w:rPr>
                  <w:rFonts w:ascii="Calibri" w:hAnsi="Calibri" w:cs="Calibri"/>
                  <w:color w:val="000000"/>
                  <w:sz w:val="20"/>
                  <w:szCs w:val="20"/>
                  <w:lang w:val="es-ES" w:eastAsia="es-ES"/>
                  <w:rPrChange w:id="322" w:author="usuario" w:date="2026-04-13T19:17:00Z">
                    <w:rPr>
                      <w:rFonts w:ascii="Calibri" w:hAnsi="Calibri" w:cs="Calibri"/>
                      <w:color w:val="000000"/>
                      <w:szCs w:val="22"/>
                      <w:lang w:val="es-ES" w:eastAsia="es-ES"/>
                    </w:rPr>
                  </w:rPrChange>
                </w:rPr>
                <w:t>2</w:t>
              </w:r>
            </w:ins>
          </w:p>
        </w:tc>
        <w:tc>
          <w:tcPr>
            <w:tcW w:w="963" w:type="dxa"/>
            <w:vAlign w:val="center"/>
            <w:tcPrChange w:id="323" w:author="usuario" w:date="2026-04-13T19:15:00Z">
              <w:tcPr>
                <w:tcW w:w="723" w:type="dxa"/>
                <w:gridSpan w:val="3"/>
              </w:tcPr>
            </w:tcPrChange>
          </w:tcPr>
          <w:p w14:paraId="32D49FF6" w14:textId="4332E493" w:rsidR="00A2271F" w:rsidRPr="00515CBC" w:rsidRDefault="00A2271F">
            <w:pPr>
              <w:pStyle w:val="NormalWeb"/>
              <w:spacing w:before="120" w:beforeAutospacing="0" w:after="120" w:afterAutospacing="0"/>
              <w:jc w:val="center"/>
              <w:rPr>
                <w:rFonts w:ascii="Arial" w:hAnsi="Arial" w:cs="Arial"/>
                <w:color w:val="000000"/>
                <w:sz w:val="20"/>
                <w:szCs w:val="20"/>
                <w:rPrChange w:id="324" w:author="usuario" w:date="2026-04-13T19:17:00Z">
                  <w:rPr>
                    <w:rFonts w:ascii="Arial" w:hAnsi="Arial" w:cs="Arial"/>
                    <w:color w:val="000000"/>
                    <w:sz w:val="22"/>
                    <w:szCs w:val="22"/>
                  </w:rPr>
                </w:rPrChange>
              </w:rPr>
              <w:pPrChange w:id="325" w:author="Elena Monutti" w:date="2026-04-13T19:08:00Z">
                <w:pPr>
                  <w:pStyle w:val="NormalWeb"/>
                  <w:spacing w:before="120" w:beforeAutospacing="0" w:after="120" w:afterAutospacing="0"/>
                </w:pPr>
              </w:pPrChange>
            </w:pPr>
            <w:ins w:id="326" w:author="usuario" w:date="2026-04-13T19:14:00Z">
              <w:r w:rsidRPr="00515CBC">
                <w:rPr>
                  <w:rFonts w:ascii="Calibri" w:hAnsi="Calibri" w:cs="Calibri"/>
                  <w:color w:val="000000"/>
                  <w:sz w:val="20"/>
                  <w:szCs w:val="20"/>
                  <w:lang w:val="es-ES" w:eastAsia="es-ES"/>
                  <w:rPrChange w:id="327" w:author="usuario" w:date="2026-04-13T19:17:00Z">
                    <w:rPr>
                      <w:rFonts w:ascii="Calibri" w:hAnsi="Calibri" w:cs="Calibri"/>
                      <w:color w:val="000000"/>
                      <w:szCs w:val="22"/>
                      <w:lang w:val="es-ES" w:eastAsia="es-ES"/>
                    </w:rPr>
                  </w:rPrChange>
                </w:rPr>
                <w:t>2</w:t>
              </w:r>
            </w:ins>
          </w:p>
        </w:tc>
        <w:tc>
          <w:tcPr>
            <w:tcW w:w="1121" w:type="dxa"/>
            <w:vAlign w:val="center"/>
            <w:tcPrChange w:id="328" w:author="usuario" w:date="2026-04-13T19:15:00Z">
              <w:tcPr>
                <w:tcW w:w="2457" w:type="dxa"/>
                <w:gridSpan w:val="5"/>
              </w:tcPr>
            </w:tcPrChange>
          </w:tcPr>
          <w:p w14:paraId="22095CB0" w14:textId="1277ACC7" w:rsidR="00A2271F" w:rsidRPr="00515CBC" w:rsidRDefault="00A2271F">
            <w:pPr>
              <w:pStyle w:val="NormalWeb"/>
              <w:spacing w:before="120" w:beforeAutospacing="0" w:after="120" w:afterAutospacing="0"/>
              <w:jc w:val="center"/>
              <w:rPr>
                <w:rFonts w:ascii="Arial" w:hAnsi="Arial" w:cs="Arial"/>
                <w:color w:val="000000"/>
                <w:sz w:val="20"/>
                <w:szCs w:val="20"/>
                <w:rPrChange w:id="329" w:author="usuario" w:date="2026-04-13T19:17:00Z">
                  <w:rPr>
                    <w:rFonts w:ascii="Arial" w:hAnsi="Arial" w:cs="Arial"/>
                    <w:color w:val="000000"/>
                    <w:sz w:val="22"/>
                    <w:szCs w:val="22"/>
                  </w:rPr>
                </w:rPrChange>
              </w:rPr>
              <w:pPrChange w:id="330" w:author="Elena Monutti" w:date="2026-04-13T19:08:00Z">
                <w:pPr>
                  <w:pStyle w:val="NormalWeb"/>
                  <w:spacing w:before="120" w:beforeAutospacing="0" w:after="120" w:afterAutospacing="0"/>
                </w:pPr>
              </w:pPrChange>
            </w:pPr>
            <w:ins w:id="331" w:author="usuario" w:date="2026-04-13T19:14:00Z">
              <w:r w:rsidRPr="00515CBC">
                <w:rPr>
                  <w:rFonts w:ascii="Calibri" w:hAnsi="Calibri" w:cs="Calibri"/>
                  <w:color w:val="000000"/>
                  <w:sz w:val="20"/>
                  <w:szCs w:val="20"/>
                  <w:lang w:val="es-ES" w:eastAsia="es-ES"/>
                  <w:rPrChange w:id="332" w:author="usuario" w:date="2026-04-13T19:17:00Z">
                    <w:rPr>
                      <w:rFonts w:ascii="Calibri" w:hAnsi="Calibri" w:cs="Calibri"/>
                      <w:color w:val="000000"/>
                      <w:szCs w:val="22"/>
                      <w:lang w:val="es-ES" w:eastAsia="es-ES"/>
                    </w:rPr>
                  </w:rPrChange>
                </w:rPr>
                <w:t>1</w:t>
              </w:r>
            </w:ins>
          </w:p>
        </w:tc>
        <w:tc>
          <w:tcPr>
            <w:tcW w:w="4182" w:type="dxa"/>
            <w:vAlign w:val="center"/>
            <w:tcPrChange w:id="333" w:author="usuario" w:date="2026-04-13T19:15:00Z">
              <w:tcPr>
                <w:tcW w:w="3212" w:type="dxa"/>
              </w:tcPr>
            </w:tcPrChange>
          </w:tcPr>
          <w:p w14:paraId="5C3587E1" w14:textId="61F5A138" w:rsidR="00A2271F" w:rsidRPr="00515CBC" w:rsidRDefault="00A2271F">
            <w:pPr>
              <w:pStyle w:val="NormalWeb"/>
              <w:spacing w:before="120" w:beforeAutospacing="0" w:after="120" w:afterAutospacing="0"/>
              <w:jc w:val="center"/>
              <w:rPr>
                <w:rFonts w:ascii="Arial" w:hAnsi="Arial" w:cs="Arial"/>
                <w:color w:val="000000"/>
                <w:sz w:val="20"/>
                <w:szCs w:val="20"/>
                <w:rPrChange w:id="334" w:author="usuario" w:date="2026-04-13T19:17:00Z">
                  <w:rPr>
                    <w:rFonts w:ascii="Arial" w:hAnsi="Arial" w:cs="Arial"/>
                    <w:color w:val="000000"/>
                    <w:sz w:val="22"/>
                    <w:szCs w:val="22"/>
                  </w:rPr>
                </w:rPrChange>
              </w:rPr>
              <w:pPrChange w:id="335" w:author="Elena Monutti" w:date="2026-04-13T19:08:00Z">
                <w:pPr>
                  <w:pStyle w:val="NormalWeb"/>
                  <w:spacing w:before="120" w:beforeAutospacing="0" w:after="120" w:afterAutospacing="0"/>
                </w:pPr>
              </w:pPrChange>
            </w:pPr>
            <w:ins w:id="336" w:author="usuario" w:date="2026-04-13T19:14:00Z">
              <w:r w:rsidRPr="00515CBC">
                <w:rPr>
                  <w:rFonts w:ascii="Arial" w:hAnsi="Arial" w:cs="Arial"/>
                  <w:color w:val="000000"/>
                  <w:sz w:val="20"/>
                  <w:szCs w:val="20"/>
                  <w:rPrChange w:id="337" w:author="usuario" w:date="2026-04-13T19:17:00Z">
                    <w:rPr>
                      <w:rFonts w:ascii="Arial" w:hAnsi="Arial" w:cs="Arial"/>
                      <w:color w:val="000000"/>
                      <w:sz w:val="22"/>
                      <w:szCs w:val="22"/>
                    </w:rPr>
                  </w:rPrChange>
                </w:rPr>
                <w:t>Representa las camas disponibles en el hospital para internación de pacientes. Cada cama pertenece a un piso y puede ser asignada a un paciente.</w:t>
              </w:r>
            </w:ins>
          </w:p>
        </w:tc>
      </w:tr>
      <w:tr w:rsidR="00A2271F" w14:paraId="3D938B5C" w14:textId="77777777" w:rsidTr="00C93F72">
        <w:tc>
          <w:tcPr>
            <w:tcW w:w="1821" w:type="dxa"/>
            <w:vAlign w:val="center"/>
            <w:tcPrChange w:id="338" w:author="usuario" w:date="2026-04-13T19:15:00Z">
              <w:tcPr>
                <w:tcW w:w="1678" w:type="dxa"/>
              </w:tcPr>
            </w:tcPrChange>
          </w:tcPr>
          <w:p w14:paraId="0A1196C0" w14:textId="753A588D" w:rsidR="00A2271F" w:rsidRPr="00515CBC" w:rsidRDefault="00A2271F">
            <w:pPr>
              <w:pStyle w:val="NormalWeb"/>
              <w:spacing w:before="120" w:beforeAutospacing="0" w:after="120" w:afterAutospacing="0"/>
              <w:jc w:val="center"/>
              <w:rPr>
                <w:rFonts w:ascii="Arial" w:hAnsi="Arial" w:cs="Arial"/>
                <w:color w:val="000000"/>
                <w:sz w:val="20"/>
                <w:szCs w:val="20"/>
                <w:rPrChange w:id="339" w:author="usuario" w:date="2026-04-13T19:17:00Z">
                  <w:rPr>
                    <w:rFonts w:ascii="Arial" w:hAnsi="Arial" w:cs="Arial"/>
                    <w:color w:val="000000"/>
                    <w:sz w:val="22"/>
                    <w:szCs w:val="22"/>
                  </w:rPr>
                </w:rPrChange>
              </w:rPr>
              <w:pPrChange w:id="340" w:author="Elena Monutti" w:date="2026-04-13T19:08:00Z">
                <w:pPr>
                  <w:pStyle w:val="NormalWeb"/>
                  <w:spacing w:before="120" w:beforeAutospacing="0" w:after="120" w:afterAutospacing="0"/>
                </w:pPr>
              </w:pPrChange>
            </w:pPr>
            <w:ins w:id="341" w:author="usuario" w:date="2026-04-13T19:15:00Z">
              <w:r w:rsidRPr="00515CBC">
                <w:rPr>
                  <w:rFonts w:ascii="Calibri" w:hAnsi="Calibri" w:cs="Calibri"/>
                  <w:b/>
                  <w:bCs/>
                  <w:color w:val="000000"/>
                  <w:sz w:val="20"/>
                  <w:szCs w:val="20"/>
                  <w:lang w:val="es-ES" w:eastAsia="es-ES"/>
                  <w:rPrChange w:id="342" w:author="usuario" w:date="2026-04-13T19:17:00Z">
                    <w:rPr>
                      <w:rFonts w:ascii="Calibri" w:hAnsi="Calibri" w:cs="Calibri"/>
                      <w:b/>
                      <w:bCs/>
                      <w:color w:val="000000"/>
                      <w:szCs w:val="22"/>
                      <w:lang w:val="es-ES" w:eastAsia="es-ES"/>
                    </w:rPr>
                  </w:rPrChange>
                </w:rPr>
                <w:t>Hospital</w:t>
              </w:r>
            </w:ins>
          </w:p>
        </w:tc>
        <w:tc>
          <w:tcPr>
            <w:tcW w:w="1263" w:type="dxa"/>
            <w:vAlign w:val="center"/>
            <w:tcPrChange w:id="343" w:author="usuario" w:date="2026-04-13T19:15:00Z">
              <w:tcPr>
                <w:tcW w:w="1280" w:type="dxa"/>
                <w:gridSpan w:val="3"/>
              </w:tcPr>
            </w:tcPrChange>
          </w:tcPr>
          <w:p w14:paraId="5FD0EF95" w14:textId="5A641501" w:rsidR="00A2271F" w:rsidRPr="00515CBC" w:rsidRDefault="00A2271F">
            <w:pPr>
              <w:pStyle w:val="NormalWeb"/>
              <w:spacing w:before="120" w:beforeAutospacing="0" w:after="120" w:afterAutospacing="0"/>
              <w:jc w:val="center"/>
              <w:rPr>
                <w:rFonts w:ascii="Arial" w:hAnsi="Arial" w:cs="Arial"/>
                <w:color w:val="000000"/>
                <w:sz w:val="20"/>
                <w:szCs w:val="20"/>
                <w:rPrChange w:id="344" w:author="usuario" w:date="2026-04-13T19:17:00Z">
                  <w:rPr>
                    <w:rFonts w:ascii="Arial" w:hAnsi="Arial" w:cs="Arial"/>
                    <w:color w:val="000000"/>
                    <w:sz w:val="22"/>
                    <w:szCs w:val="22"/>
                  </w:rPr>
                </w:rPrChange>
              </w:rPr>
              <w:pPrChange w:id="345" w:author="Elena Monutti" w:date="2026-04-13T19:08:00Z">
                <w:pPr>
                  <w:pStyle w:val="NormalWeb"/>
                  <w:spacing w:before="120" w:beforeAutospacing="0" w:after="120" w:afterAutospacing="0"/>
                </w:pPr>
              </w:pPrChange>
            </w:pPr>
            <w:ins w:id="346" w:author="usuario" w:date="2026-04-13T19:15:00Z">
              <w:r w:rsidRPr="00515CBC">
                <w:rPr>
                  <w:rFonts w:ascii="Calibri" w:hAnsi="Calibri" w:cs="Calibri"/>
                  <w:color w:val="000000"/>
                  <w:sz w:val="20"/>
                  <w:szCs w:val="20"/>
                  <w:lang w:val="es-ES" w:eastAsia="es-ES"/>
                  <w:rPrChange w:id="347" w:author="usuario" w:date="2026-04-13T19:17:00Z">
                    <w:rPr>
                      <w:rFonts w:ascii="Calibri" w:hAnsi="Calibri" w:cs="Calibri"/>
                      <w:color w:val="000000"/>
                      <w:szCs w:val="22"/>
                      <w:lang w:val="es-ES" w:eastAsia="es-ES"/>
                    </w:rPr>
                  </w:rPrChange>
                </w:rPr>
                <w:t>5</w:t>
              </w:r>
            </w:ins>
          </w:p>
        </w:tc>
        <w:tc>
          <w:tcPr>
            <w:tcW w:w="963" w:type="dxa"/>
            <w:vAlign w:val="center"/>
            <w:tcPrChange w:id="348" w:author="usuario" w:date="2026-04-13T19:15:00Z">
              <w:tcPr>
                <w:tcW w:w="723" w:type="dxa"/>
                <w:gridSpan w:val="3"/>
              </w:tcPr>
            </w:tcPrChange>
          </w:tcPr>
          <w:p w14:paraId="6D840AEE" w14:textId="4C86A3E6" w:rsidR="00A2271F" w:rsidRPr="00515CBC" w:rsidRDefault="00A2271F">
            <w:pPr>
              <w:pStyle w:val="NormalWeb"/>
              <w:spacing w:before="120" w:beforeAutospacing="0" w:after="120" w:afterAutospacing="0"/>
              <w:jc w:val="center"/>
              <w:rPr>
                <w:rFonts w:ascii="Arial" w:hAnsi="Arial" w:cs="Arial"/>
                <w:color w:val="000000"/>
                <w:sz w:val="20"/>
                <w:szCs w:val="20"/>
                <w:rPrChange w:id="349" w:author="usuario" w:date="2026-04-13T19:17:00Z">
                  <w:rPr>
                    <w:rFonts w:ascii="Arial" w:hAnsi="Arial" w:cs="Arial"/>
                    <w:color w:val="000000"/>
                    <w:sz w:val="22"/>
                    <w:szCs w:val="22"/>
                  </w:rPr>
                </w:rPrChange>
              </w:rPr>
              <w:pPrChange w:id="350" w:author="Elena Monutti" w:date="2026-04-13T19:08:00Z">
                <w:pPr>
                  <w:pStyle w:val="NormalWeb"/>
                  <w:spacing w:before="120" w:beforeAutospacing="0" w:after="120" w:afterAutospacing="0"/>
                </w:pPr>
              </w:pPrChange>
            </w:pPr>
            <w:ins w:id="351" w:author="usuario" w:date="2026-04-13T19:15:00Z">
              <w:r w:rsidRPr="00515CBC">
                <w:rPr>
                  <w:rFonts w:ascii="Calibri" w:hAnsi="Calibri" w:cs="Calibri"/>
                  <w:color w:val="000000"/>
                  <w:sz w:val="20"/>
                  <w:szCs w:val="20"/>
                  <w:lang w:val="es-ES" w:eastAsia="es-ES"/>
                  <w:rPrChange w:id="352" w:author="usuario" w:date="2026-04-13T19:17:00Z">
                    <w:rPr>
                      <w:rFonts w:ascii="Calibri" w:hAnsi="Calibri" w:cs="Calibri"/>
                      <w:color w:val="000000"/>
                      <w:szCs w:val="22"/>
                      <w:lang w:val="es-ES" w:eastAsia="es-ES"/>
                    </w:rPr>
                  </w:rPrChange>
                </w:rPr>
                <w:t>1</w:t>
              </w:r>
            </w:ins>
          </w:p>
        </w:tc>
        <w:tc>
          <w:tcPr>
            <w:tcW w:w="1121" w:type="dxa"/>
            <w:vAlign w:val="center"/>
            <w:tcPrChange w:id="353" w:author="usuario" w:date="2026-04-13T19:15:00Z">
              <w:tcPr>
                <w:tcW w:w="2457" w:type="dxa"/>
                <w:gridSpan w:val="5"/>
              </w:tcPr>
            </w:tcPrChange>
          </w:tcPr>
          <w:p w14:paraId="7DA44A90" w14:textId="644A94E8" w:rsidR="00A2271F" w:rsidRPr="00515CBC" w:rsidRDefault="00A2271F">
            <w:pPr>
              <w:pStyle w:val="NormalWeb"/>
              <w:spacing w:before="120" w:beforeAutospacing="0" w:after="120" w:afterAutospacing="0"/>
              <w:jc w:val="center"/>
              <w:rPr>
                <w:rFonts w:ascii="Arial" w:hAnsi="Arial" w:cs="Arial"/>
                <w:color w:val="000000"/>
                <w:sz w:val="20"/>
                <w:szCs w:val="20"/>
                <w:rPrChange w:id="354" w:author="usuario" w:date="2026-04-13T19:17:00Z">
                  <w:rPr>
                    <w:rFonts w:ascii="Arial" w:hAnsi="Arial" w:cs="Arial"/>
                    <w:color w:val="000000"/>
                    <w:sz w:val="22"/>
                    <w:szCs w:val="22"/>
                  </w:rPr>
                </w:rPrChange>
              </w:rPr>
              <w:pPrChange w:id="355" w:author="Elena Monutti" w:date="2026-04-13T19:08:00Z">
                <w:pPr>
                  <w:pStyle w:val="NormalWeb"/>
                  <w:spacing w:before="120" w:beforeAutospacing="0" w:after="120" w:afterAutospacing="0"/>
                </w:pPr>
              </w:pPrChange>
            </w:pPr>
            <w:ins w:id="356" w:author="usuario" w:date="2026-04-13T19:15:00Z">
              <w:r w:rsidRPr="00515CBC">
                <w:rPr>
                  <w:rFonts w:ascii="Calibri" w:hAnsi="Calibri" w:cs="Calibri"/>
                  <w:color w:val="000000"/>
                  <w:sz w:val="20"/>
                  <w:szCs w:val="20"/>
                  <w:lang w:val="es-ES" w:eastAsia="es-ES"/>
                  <w:rPrChange w:id="357" w:author="usuario" w:date="2026-04-13T19:17:00Z">
                    <w:rPr>
                      <w:rFonts w:ascii="Calibri" w:hAnsi="Calibri" w:cs="Calibri"/>
                      <w:color w:val="000000"/>
                      <w:szCs w:val="22"/>
                      <w:lang w:val="es-ES" w:eastAsia="es-ES"/>
                    </w:rPr>
                  </w:rPrChange>
                </w:rPr>
                <w:t>0</w:t>
              </w:r>
            </w:ins>
          </w:p>
        </w:tc>
        <w:tc>
          <w:tcPr>
            <w:tcW w:w="4182" w:type="dxa"/>
            <w:vAlign w:val="center"/>
            <w:tcPrChange w:id="358" w:author="usuario" w:date="2026-04-13T19:15:00Z">
              <w:tcPr>
                <w:tcW w:w="3212" w:type="dxa"/>
              </w:tcPr>
            </w:tcPrChange>
          </w:tcPr>
          <w:p w14:paraId="22CD6B21" w14:textId="4099310F" w:rsidR="00A2271F" w:rsidRPr="00515CBC" w:rsidRDefault="00A2271F">
            <w:pPr>
              <w:pStyle w:val="NormalWeb"/>
              <w:spacing w:before="120" w:beforeAutospacing="0" w:after="120" w:afterAutospacing="0"/>
              <w:jc w:val="center"/>
              <w:rPr>
                <w:rFonts w:ascii="Arial" w:hAnsi="Arial" w:cs="Arial"/>
                <w:color w:val="000000"/>
                <w:sz w:val="20"/>
                <w:szCs w:val="20"/>
                <w:rPrChange w:id="359" w:author="usuario" w:date="2026-04-13T19:17:00Z">
                  <w:rPr>
                    <w:rFonts w:ascii="Arial" w:hAnsi="Arial" w:cs="Arial"/>
                    <w:color w:val="000000"/>
                    <w:sz w:val="22"/>
                    <w:szCs w:val="22"/>
                  </w:rPr>
                </w:rPrChange>
              </w:rPr>
              <w:pPrChange w:id="360" w:author="Elena Monutti" w:date="2026-04-13T19:08:00Z">
                <w:pPr>
                  <w:pStyle w:val="NormalWeb"/>
                  <w:spacing w:before="120" w:beforeAutospacing="0" w:after="120" w:afterAutospacing="0"/>
                </w:pPr>
              </w:pPrChange>
            </w:pPr>
            <w:ins w:id="361" w:author="usuario" w:date="2026-04-13T19:15:00Z">
              <w:r w:rsidRPr="00515CBC">
                <w:rPr>
                  <w:rFonts w:ascii="Arial" w:hAnsi="Arial" w:cs="Arial"/>
                  <w:color w:val="000000"/>
                  <w:sz w:val="20"/>
                  <w:szCs w:val="20"/>
                  <w:rPrChange w:id="362" w:author="usuario" w:date="2026-04-13T19:17:00Z">
                    <w:rPr>
                      <w:rFonts w:ascii="Arial" w:hAnsi="Arial" w:cs="Arial"/>
                      <w:color w:val="000000"/>
                      <w:sz w:val="22"/>
                      <w:szCs w:val="22"/>
                    </w:rPr>
                  </w:rPrChange>
                </w:rPr>
                <w:t>Representa la institución de salud. Contiene información general como nombre, dirección, tipo y capacidad. Es la entidad principal de la estructura física.</w:t>
              </w:r>
            </w:ins>
          </w:p>
        </w:tc>
      </w:tr>
      <w:tr w:rsidR="00A2271F" w:rsidRPr="00C93F72" w14:paraId="6C23B613" w14:textId="77777777" w:rsidTr="00C93F72">
        <w:tc>
          <w:tcPr>
            <w:tcW w:w="1821" w:type="dxa"/>
            <w:vAlign w:val="center"/>
            <w:tcPrChange w:id="363" w:author="usuario" w:date="2026-04-13T19:17:00Z">
              <w:tcPr>
                <w:tcW w:w="1678" w:type="dxa"/>
              </w:tcPr>
            </w:tcPrChange>
          </w:tcPr>
          <w:p w14:paraId="60560F01" w14:textId="1338879E" w:rsidR="00A2271F" w:rsidRPr="00515CBC" w:rsidRDefault="00A2271F">
            <w:pPr>
              <w:pStyle w:val="NormalWeb"/>
              <w:spacing w:before="120" w:beforeAutospacing="0" w:after="120" w:afterAutospacing="0"/>
              <w:jc w:val="center"/>
              <w:rPr>
                <w:rFonts w:ascii="Arial" w:hAnsi="Arial" w:cs="Arial"/>
                <w:color w:val="000000"/>
                <w:sz w:val="20"/>
                <w:szCs w:val="20"/>
                <w:rPrChange w:id="364" w:author="usuario" w:date="2026-04-13T19:17:00Z">
                  <w:rPr>
                    <w:rFonts w:ascii="Arial" w:hAnsi="Arial" w:cs="Arial"/>
                    <w:color w:val="000000"/>
                    <w:sz w:val="22"/>
                    <w:szCs w:val="22"/>
                  </w:rPr>
                </w:rPrChange>
              </w:rPr>
              <w:pPrChange w:id="365" w:author="Elena Monutti" w:date="2026-04-13T19:08:00Z">
                <w:pPr>
                  <w:pStyle w:val="NormalWeb"/>
                  <w:spacing w:before="120" w:beforeAutospacing="0" w:after="120" w:afterAutospacing="0"/>
                </w:pPr>
              </w:pPrChange>
            </w:pPr>
            <w:ins w:id="366" w:author="usuario" w:date="2026-04-13T19:15:00Z">
              <w:r w:rsidRPr="00515CBC">
                <w:rPr>
                  <w:rFonts w:ascii="Calibri" w:hAnsi="Calibri" w:cs="Calibri"/>
                  <w:b/>
                  <w:bCs/>
                  <w:color w:val="000000"/>
                  <w:sz w:val="20"/>
                  <w:szCs w:val="20"/>
                  <w:lang w:val="es-ES" w:eastAsia="es-ES"/>
                  <w:rPrChange w:id="367" w:author="usuario" w:date="2026-04-13T19:17:00Z">
                    <w:rPr>
                      <w:rFonts w:ascii="Calibri" w:hAnsi="Calibri" w:cs="Calibri"/>
                      <w:b/>
                      <w:bCs/>
                      <w:color w:val="000000"/>
                      <w:szCs w:val="22"/>
                      <w:lang w:val="es-ES" w:eastAsia="es-ES"/>
                    </w:rPr>
                  </w:rPrChange>
                </w:rPr>
                <w:t>Diagnóstico</w:t>
              </w:r>
            </w:ins>
          </w:p>
        </w:tc>
        <w:tc>
          <w:tcPr>
            <w:tcW w:w="1263" w:type="dxa"/>
            <w:vAlign w:val="center"/>
            <w:tcPrChange w:id="368" w:author="usuario" w:date="2026-04-13T19:17:00Z">
              <w:tcPr>
                <w:tcW w:w="1280" w:type="dxa"/>
                <w:gridSpan w:val="3"/>
              </w:tcPr>
            </w:tcPrChange>
          </w:tcPr>
          <w:p w14:paraId="608A773F" w14:textId="7AB7863F" w:rsidR="00A2271F" w:rsidRPr="00515CBC" w:rsidRDefault="00A2271F">
            <w:pPr>
              <w:pStyle w:val="NormalWeb"/>
              <w:spacing w:before="120" w:beforeAutospacing="0" w:after="120" w:afterAutospacing="0"/>
              <w:jc w:val="center"/>
              <w:rPr>
                <w:rFonts w:ascii="Arial" w:hAnsi="Arial" w:cs="Arial"/>
                <w:color w:val="000000"/>
                <w:sz w:val="20"/>
                <w:szCs w:val="20"/>
                <w:rPrChange w:id="369" w:author="usuario" w:date="2026-04-13T19:17:00Z">
                  <w:rPr>
                    <w:rFonts w:ascii="Arial" w:hAnsi="Arial" w:cs="Arial"/>
                    <w:color w:val="000000"/>
                    <w:sz w:val="22"/>
                    <w:szCs w:val="22"/>
                  </w:rPr>
                </w:rPrChange>
              </w:rPr>
              <w:pPrChange w:id="370" w:author="Elena Monutti" w:date="2026-04-13T19:08:00Z">
                <w:pPr>
                  <w:pStyle w:val="NormalWeb"/>
                  <w:spacing w:before="120" w:beforeAutospacing="0" w:after="120" w:afterAutospacing="0"/>
                </w:pPr>
              </w:pPrChange>
            </w:pPr>
            <w:ins w:id="371" w:author="usuario" w:date="2026-04-13T19:15:00Z">
              <w:r w:rsidRPr="00515CBC">
                <w:rPr>
                  <w:rFonts w:ascii="Calibri" w:hAnsi="Calibri" w:cs="Calibri"/>
                  <w:color w:val="000000"/>
                  <w:sz w:val="20"/>
                  <w:szCs w:val="20"/>
                  <w:lang w:val="es-ES" w:eastAsia="es-ES"/>
                  <w:rPrChange w:id="372" w:author="usuario" w:date="2026-04-13T19:17:00Z">
                    <w:rPr>
                      <w:rFonts w:ascii="Calibri" w:hAnsi="Calibri" w:cs="Calibri"/>
                      <w:color w:val="000000"/>
                      <w:szCs w:val="22"/>
                      <w:lang w:val="es-ES" w:eastAsia="es-ES"/>
                    </w:rPr>
                  </w:rPrChange>
                </w:rPr>
                <w:t>4</w:t>
              </w:r>
            </w:ins>
          </w:p>
        </w:tc>
        <w:tc>
          <w:tcPr>
            <w:tcW w:w="963" w:type="dxa"/>
            <w:vAlign w:val="center"/>
            <w:tcPrChange w:id="373" w:author="usuario" w:date="2026-04-13T19:17:00Z">
              <w:tcPr>
                <w:tcW w:w="723" w:type="dxa"/>
                <w:gridSpan w:val="3"/>
              </w:tcPr>
            </w:tcPrChange>
          </w:tcPr>
          <w:p w14:paraId="3B0D9C94" w14:textId="6DA61486" w:rsidR="00A2271F" w:rsidRPr="00515CBC" w:rsidRDefault="00A2271F">
            <w:pPr>
              <w:pStyle w:val="NormalWeb"/>
              <w:spacing w:before="120" w:beforeAutospacing="0" w:after="120" w:afterAutospacing="0"/>
              <w:jc w:val="center"/>
              <w:rPr>
                <w:rFonts w:ascii="Arial" w:hAnsi="Arial" w:cs="Arial"/>
                <w:color w:val="000000"/>
                <w:sz w:val="20"/>
                <w:szCs w:val="20"/>
                <w:rPrChange w:id="374" w:author="usuario" w:date="2026-04-13T19:17:00Z">
                  <w:rPr>
                    <w:rFonts w:ascii="Arial" w:hAnsi="Arial" w:cs="Arial"/>
                    <w:color w:val="000000"/>
                    <w:sz w:val="22"/>
                    <w:szCs w:val="22"/>
                  </w:rPr>
                </w:rPrChange>
              </w:rPr>
              <w:pPrChange w:id="375" w:author="Elena Monutti" w:date="2026-04-13T19:08:00Z">
                <w:pPr>
                  <w:pStyle w:val="NormalWeb"/>
                  <w:spacing w:before="120" w:beforeAutospacing="0" w:after="120" w:afterAutospacing="0"/>
                </w:pPr>
              </w:pPrChange>
            </w:pPr>
            <w:ins w:id="376" w:author="usuario" w:date="2026-04-13T19:15:00Z">
              <w:r w:rsidRPr="00515CBC">
                <w:rPr>
                  <w:rFonts w:ascii="Calibri" w:hAnsi="Calibri" w:cs="Calibri"/>
                  <w:color w:val="000000"/>
                  <w:sz w:val="20"/>
                  <w:szCs w:val="20"/>
                  <w:lang w:val="es-ES" w:eastAsia="es-ES"/>
                  <w:rPrChange w:id="377" w:author="usuario" w:date="2026-04-13T19:17:00Z">
                    <w:rPr>
                      <w:rFonts w:ascii="Calibri" w:hAnsi="Calibri" w:cs="Calibri"/>
                      <w:color w:val="000000"/>
                      <w:szCs w:val="22"/>
                      <w:lang w:val="es-ES" w:eastAsia="es-ES"/>
                    </w:rPr>
                  </w:rPrChange>
                </w:rPr>
                <w:t>3</w:t>
              </w:r>
            </w:ins>
          </w:p>
        </w:tc>
        <w:tc>
          <w:tcPr>
            <w:tcW w:w="1121" w:type="dxa"/>
            <w:vAlign w:val="center"/>
            <w:tcPrChange w:id="378" w:author="usuario" w:date="2026-04-13T19:17:00Z">
              <w:tcPr>
                <w:tcW w:w="2457" w:type="dxa"/>
                <w:gridSpan w:val="5"/>
              </w:tcPr>
            </w:tcPrChange>
          </w:tcPr>
          <w:p w14:paraId="143CBACD" w14:textId="176E396A" w:rsidR="00A2271F" w:rsidRPr="00515CBC" w:rsidRDefault="00A2271F">
            <w:pPr>
              <w:pStyle w:val="NormalWeb"/>
              <w:spacing w:before="120" w:beforeAutospacing="0" w:after="120" w:afterAutospacing="0"/>
              <w:jc w:val="center"/>
              <w:rPr>
                <w:rFonts w:ascii="Arial" w:hAnsi="Arial" w:cs="Arial"/>
                <w:color w:val="000000"/>
                <w:sz w:val="20"/>
                <w:szCs w:val="20"/>
                <w:rPrChange w:id="379" w:author="usuario" w:date="2026-04-13T19:17:00Z">
                  <w:rPr>
                    <w:rFonts w:ascii="Arial" w:hAnsi="Arial" w:cs="Arial"/>
                    <w:color w:val="000000"/>
                    <w:sz w:val="22"/>
                    <w:szCs w:val="22"/>
                  </w:rPr>
                </w:rPrChange>
              </w:rPr>
              <w:pPrChange w:id="380" w:author="Elena Monutti" w:date="2026-04-13T19:08:00Z">
                <w:pPr>
                  <w:pStyle w:val="NormalWeb"/>
                  <w:spacing w:before="120" w:beforeAutospacing="0" w:after="120" w:afterAutospacing="0"/>
                </w:pPr>
              </w:pPrChange>
            </w:pPr>
            <w:ins w:id="381" w:author="usuario" w:date="2026-04-13T19:15:00Z">
              <w:r w:rsidRPr="00515CBC">
                <w:rPr>
                  <w:rFonts w:ascii="Calibri" w:hAnsi="Calibri" w:cs="Calibri"/>
                  <w:color w:val="000000"/>
                  <w:sz w:val="20"/>
                  <w:szCs w:val="20"/>
                  <w:lang w:val="es-ES" w:eastAsia="es-ES"/>
                  <w:rPrChange w:id="382" w:author="usuario" w:date="2026-04-13T19:17:00Z">
                    <w:rPr>
                      <w:rFonts w:ascii="Calibri" w:hAnsi="Calibri" w:cs="Calibri"/>
                      <w:color w:val="000000"/>
                      <w:szCs w:val="22"/>
                      <w:lang w:val="es-ES" w:eastAsia="es-ES"/>
                    </w:rPr>
                  </w:rPrChange>
                </w:rPr>
                <w:t>2</w:t>
              </w:r>
            </w:ins>
          </w:p>
        </w:tc>
        <w:tc>
          <w:tcPr>
            <w:tcW w:w="4182" w:type="dxa"/>
            <w:vAlign w:val="center"/>
            <w:tcPrChange w:id="383" w:author="usuario" w:date="2026-04-13T19:17:00Z">
              <w:tcPr>
                <w:tcW w:w="3212" w:type="dxa"/>
              </w:tcPr>
            </w:tcPrChange>
          </w:tcPr>
          <w:p w14:paraId="78D70690" w14:textId="0122947A" w:rsidR="00A2271F" w:rsidRPr="00515CBC" w:rsidRDefault="00A2271F">
            <w:pPr>
              <w:pStyle w:val="NormalWeb"/>
              <w:spacing w:before="120" w:beforeAutospacing="0" w:after="120" w:afterAutospacing="0"/>
              <w:jc w:val="center"/>
              <w:rPr>
                <w:rFonts w:ascii="Arial" w:hAnsi="Arial" w:cs="Arial"/>
                <w:color w:val="000000"/>
                <w:sz w:val="20"/>
                <w:szCs w:val="20"/>
                <w:rPrChange w:id="384" w:author="usuario" w:date="2026-04-13T19:17:00Z">
                  <w:rPr>
                    <w:rFonts w:ascii="Arial" w:hAnsi="Arial" w:cs="Arial"/>
                    <w:color w:val="000000"/>
                    <w:sz w:val="22"/>
                    <w:szCs w:val="22"/>
                  </w:rPr>
                </w:rPrChange>
              </w:rPr>
              <w:pPrChange w:id="385" w:author="Elena Monutti" w:date="2026-04-13T19:08:00Z">
                <w:pPr>
                  <w:pStyle w:val="NormalWeb"/>
                  <w:spacing w:before="120" w:beforeAutospacing="0" w:after="120" w:afterAutospacing="0"/>
                </w:pPr>
              </w:pPrChange>
            </w:pPr>
            <w:ins w:id="386" w:author="usuario" w:date="2026-04-13T19:15:00Z">
              <w:r w:rsidRPr="00515CBC">
                <w:rPr>
                  <w:rFonts w:ascii="Arial" w:hAnsi="Arial" w:cs="Arial"/>
                  <w:color w:val="000000"/>
                  <w:sz w:val="20"/>
                  <w:szCs w:val="20"/>
                  <w:rPrChange w:id="387" w:author="usuario" w:date="2026-04-13T19:17:00Z">
                    <w:rPr>
                      <w:rFonts w:ascii="Arial" w:hAnsi="Arial" w:cs="Arial"/>
                      <w:color w:val="000000"/>
                      <w:sz w:val="22"/>
                      <w:szCs w:val="22"/>
                    </w:rPr>
                  </w:rPrChange>
                </w:rPr>
                <w:t>Representa la evaluación médica realizada a un paciente. Incluye una descripción del diagnóstico y está asociado tanto al paciente como al médico que lo realiza.</w:t>
              </w:r>
            </w:ins>
          </w:p>
        </w:tc>
      </w:tr>
      <w:tr w:rsidR="00A2271F" w:rsidRPr="00C93F72" w14:paraId="0782C7C7" w14:textId="77777777" w:rsidTr="00C93F72">
        <w:tc>
          <w:tcPr>
            <w:tcW w:w="1821" w:type="dxa"/>
            <w:vAlign w:val="center"/>
            <w:tcPrChange w:id="388" w:author="usuario" w:date="2026-04-13T19:17:00Z">
              <w:tcPr>
                <w:tcW w:w="1678" w:type="dxa"/>
              </w:tcPr>
            </w:tcPrChange>
          </w:tcPr>
          <w:p w14:paraId="310CE92B" w14:textId="7A0DD999" w:rsidR="00A2271F" w:rsidRPr="00515CBC" w:rsidRDefault="00A2271F">
            <w:pPr>
              <w:pStyle w:val="NormalWeb"/>
              <w:spacing w:before="120" w:beforeAutospacing="0" w:after="120" w:afterAutospacing="0"/>
              <w:jc w:val="center"/>
              <w:rPr>
                <w:rFonts w:ascii="Arial" w:hAnsi="Arial" w:cs="Arial"/>
                <w:color w:val="000000"/>
                <w:sz w:val="20"/>
                <w:szCs w:val="20"/>
                <w:rPrChange w:id="389" w:author="usuario" w:date="2026-04-13T19:17:00Z">
                  <w:rPr>
                    <w:rFonts w:ascii="Arial" w:hAnsi="Arial" w:cs="Arial"/>
                    <w:color w:val="000000"/>
                    <w:sz w:val="22"/>
                    <w:szCs w:val="22"/>
                  </w:rPr>
                </w:rPrChange>
              </w:rPr>
              <w:pPrChange w:id="390" w:author="Elena Monutti" w:date="2026-04-13T19:08:00Z">
                <w:pPr>
                  <w:pStyle w:val="NormalWeb"/>
                  <w:spacing w:before="120" w:beforeAutospacing="0" w:after="120" w:afterAutospacing="0"/>
                </w:pPr>
              </w:pPrChange>
            </w:pPr>
            <w:ins w:id="391" w:author="usuario" w:date="2026-04-13T19:15:00Z">
              <w:r w:rsidRPr="00515CBC">
                <w:rPr>
                  <w:rFonts w:ascii="Calibri" w:hAnsi="Calibri" w:cs="Calibri"/>
                  <w:b/>
                  <w:bCs/>
                  <w:color w:val="000000"/>
                  <w:sz w:val="20"/>
                  <w:szCs w:val="20"/>
                  <w:lang w:val="es-ES" w:eastAsia="es-ES"/>
                  <w:rPrChange w:id="392" w:author="usuario" w:date="2026-04-13T19:17:00Z">
                    <w:rPr>
                      <w:rFonts w:ascii="Calibri" w:hAnsi="Calibri" w:cs="Calibri"/>
                      <w:b/>
                      <w:bCs/>
                      <w:color w:val="000000"/>
                      <w:szCs w:val="22"/>
                      <w:lang w:val="es-ES" w:eastAsia="es-ES"/>
                    </w:rPr>
                  </w:rPrChange>
                </w:rPr>
                <w:t>Prescripción</w:t>
              </w:r>
            </w:ins>
          </w:p>
        </w:tc>
        <w:tc>
          <w:tcPr>
            <w:tcW w:w="1263" w:type="dxa"/>
            <w:vAlign w:val="center"/>
            <w:tcPrChange w:id="393" w:author="usuario" w:date="2026-04-13T19:17:00Z">
              <w:tcPr>
                <w:tcW w:w="1280" w:type="dxa"/>
                <w:gridSpan w:val="3"/>
              </w:tcPr>
            </w:tcPrChange>
          </w:tcPr>
          <w:p w14:paraId="5759F09C" w14:textId="0061BF7E" w:rsidR="00A2271F" w:rsidRPr="00515CBC" w:rsidRDefault="00A2271F">
            <w:pPr>
              <w:pStyle w:val="NormalWeb"/>
              <w:spacing w:before="120" w:beforeAutospacing="0" w:after="120" w:afterAutospacing="0"/>
              <w:jc w:val="center"/>
              <w:rPr>
                <w:rFonts w:ascii="Arial" w:hAnsi="Arial" w:cs="Arial"/>
                <w:color w:val="000000"/>
                <w:sz w:val="20"/>
                <w:szCs w:val="20"/>
                <w:rPrChange w:id="394" w:author="usuario" w:date="2026-04-13T19:17:00Z">
                  <w:rPr>
                    <w:rFonts w:ascii="Arial" w:hAnsi="Arial" w:cs="Arial"/>
                    <w:color w:val="000000"/>
                    <w:sz w:val="22"/>
                    <w:szCs w:val="22"/>
                  </w:rPr>
                </w:rPrChange>
              </w:rPr>
              <w:pPrChange w:id="395" w:author="Elena Monutti" w:date="2026-04-13T19:08:00Z">
                <w:pPr>
                  <w:pStyle w:val="NormalWeb"/>
                  <w:spacing w:before="120" w:beforeAutospacing="0" w:after="120" w:afterAutospacing="0"/>
                </w:pPr>
              </w:pPrChange>
            </w:pPr>
            <w:ins w:id="396" w:author="usuario" w:date="2026-04-13T19:15:00Z">
              <w:r w:rsidRPr="00515CBC">
                <w:rPr>
                  <w:rFonts w:ascii="Calibri" w:hAnsi="Calibri" w:cs="Calibri"/>
                  <w:color w:val="000000"/>
                  <w:sz w:val="20"/>
                  <w:szCs w:val="20"/>
                  <w:lang w:val="es-ES" w:eastAsia="es-ES"/>
                  <w:rPrChange w:id="397" w:author="usuario" w:date="2026-04-13T19:17:00Z">
                    <w:rPr>
                      <w:rFonts w:ascii="Calibri" w:hAnsi="Calibri" w:cs="Calibri"/>
                      <w:color w:val="000000"/>
                      <w:szCs w:val="22"/>
                      <w:lang w:val="es-ES" w:eastAsia="es-ES"/>
                    </w:rPr>
                  </w:rPrChange>
                </w:rPr>
                <w:t>7</w:t>
              </w:r>
            </w:ins>
          </w:p>
        </w:tc>
        <w:tc>
          <w:tcPr>
            <w:tcW w:w="963" w:type="dxa"/>
            <w:vAlign w:val="center"/>
            <w:tcPrChange w:id="398" w:author="usuario" w:date="2026-04-13T19:17:00Z">
              <w:tcPr>
                <w:tcW w:w="723" w:type="dxa"/>
                <w:gridSpan w:val="3"/>
              </w:tcPr>
            </w:tcPrChange>
          </w:tcPr>
          <w:p w14:paraId="30707048" w14:textId="40FBF075" w:rsidR="00A2271F" w:rsidRPr="00515CBC" w:rsidRDefault="00A2271F">
            <w:pPr>
              <w:pStyle w:val="NormalWeb"/>
              <w:spacing w:before="120" w:beforeAutospacing="0" w:after="120" w:afterAutospacing="0"/>
              <w:jc w:val="center"/>
              <w:rPr>
                <w:rFonts w:ascii="Arial" w:hAnsi="Arial" w:cs="Arial"/>
                <w:color w:val="000000"/>
                <w:sz w:val="20"/>
                <w:szCs w:val="20"/>
                <w:rPrChange w:id="399" w:author="usuario" w:date="2026-04-13T19:17:00Z">
                  <w:rPr>
                    <w:rFonts w:ascii="Arial" w:hAnsi="Arial" w:cs="Arial"/>
                    <w:color w:val="000000"/>
                    <w:sz w:val="22"/>
                    <w:szCs w:val="22"/>
                  </w:rPr>
                </w:rPrChange>
              </w:rPr>
              <w:pPrChange w:id="400" w:author="Elena Monutti" w:date="2026-04-13T19:08:00Z">
                <w:pPr>
                  <w:pStyle w:val="NormalWeb"/>
                  <w:spacing w:before="120" w:beforeAutospacing="0" w:after="120" w:afterAutospacing="0"/>
                </w:pPr>
              </w:pPrChange>
            </w:pPr>
            <w:ins w:id="401" w:author="usuario" w:date="2026-04-13T19:15:00Z">
              <w:r w:rsidRPr="00515CBC">
                <w:rPr>
                  <w:rFonts w:ascii="Calibri" w:hAnsi="Calibri" w:cs="Calibri"/>
                  <w:color w:val="000000"/>
                  <w:sz w:val="20"/>
                  <w:szCs w:val="20"/>
                  <w:lang w:val="es-ES" w:eastAsia="es-ES"/>
                  <w:rPrChange w:id="402" w:author="usuario" w:date="2026-04-13T19:17:00Z">
                    <w:rPr>
                      <w:rFonts w:ascii="Calibri" w:hAnsi="Calibri" w:cs="Calibri"/>
                      <w:color w:val="000000"/>
                      <w:szCs w:val="22"/>
                      <w:lang w:val="es-ES" w:eastAsia="es-ES"/>
                    </w:rPr>
                  </w:rPrChange>
                </w:rPr>
                <w:t>2</w:t>
              </w:r>
            </w:ins>
          </w:p>
        </w:tc>
        <w:tc>
          <w:tcPr>
            <w:tcW w:w="1121" w:type="dxa"/>
            <w:vAlign w:val="center"/>
            <w:tcPrChange w:id="403" w:author="usuario" w:date="2026-04-13T19:17:00Z">
              <w:tcPr>
                <w:tcW w:w="2457" w:type="dxa"/>
                <w:gridSpan w:val="5"/>
              </w:tcPr>
            </w:tcPrChange>
          </w:tcPr>
          <w:p w14:paraId="64904B4D" w14:textId="1C448E60" w:rsidR="00A2271F" w:rsidRPr="00515CBC" w:rsidRDefault="00A2271F">
            <w:pPr>
              <w:pStyle w:val="NormalWeb"/>
              <w:spacing w:before="120" w:beforeAutospacing="0" w:after="120" w:afterAutospacing="0"/>
              <w:jc w:val="center"/>
              <w:rPr>
                <w:rFonts w:ascii="Arial" w:hAnsi="Arial" w:cs="Arial"/>
                <w:color w:val="000000"/>
                <w:sz w:val="20"/>
                <w:szCs w:val="20"/>
                <w:rPrChange w:id="404" w:author="usuario" w:date="2026-04-13T19:17:00Z">
                  <w:rPr>
                    <w:rFonts w:ascii="Arial" w:hAnsi="Arial" w:cs="Arial"/>
                    <w:color w:val="000000"/>
                    <w:sz w:val="22"/>
                    <w:szCs w:val="22"/>
                  </w:rPr>
                </w:rPrChange>
              </w:rPr>
              <w:pPrChange w:id="405" w:author="Elena Monutti" w:date="2026-04-13T19:08:00Z">
                <w:pPr>
                  <w:pStyle w:val="NormalWeb"/>
                  <w:spacing w:before="120" w:beforeAutospacing="0" w:after="120" w:afterAutospacing="0"/>
                </w:pPr>
              </w:pPrChange>
            </w:pPr>
            <w:ins w:id="406" w:author="usuario" w:date="2026-04-13T19:15:00Z">
              <w:r w:rsidRPr="00515CBC">
                <w:rPr>
                  <w:rFonts w:ascii="Calibri" w:hAnsi="Calibri" w:cs="Calibri"/>
                  <w:color w:val="000000"/>
                  <w:sz w:val="20"/>
                  <w:szCs w:val="20"/>
                  <w:lang w:val="es-ES" w:eastAsia="es-ES"/>
                  <w:rPrChange w:id="407" w:author="usuario" w:date="2026-04-13T19:17:00Z">
                    <w:rPr>
                      <w:rFonts w:ascii="Calibri" w:hAnsi="Calibri" w:cs="Calibri"/>
                      <w:color w:val="000000"/>
                      <w:szCs w:val="22"/>
                      <w:lang w:val="es-ES" w:eastAsia="es-ES"/>
                    </w:rPr>
                  </w:rPrChange>
                </w:rPr>
                <w:t>1</w:t>
              </w:r>
            </w:ins>
          </w:p>
        </w:tc>
        <w:tc>
          <w:tcPr>
            <w:tcW w:w="4182" w:type="dxa"/>
            <w:vAlign w:val="center"/>
            <w:tcPrChange w:id="408" w:author="usuario" w:date="2026-04-13T19:17:00Z">
              <w:tcPr>
                <w:tcW w:w="3212" w:type="dxa"/>
              </w:tcPr>
            </w:tcPrChange>
          </w:tcPr>
          <w:p w14:paraId="0EA5BE50" w14:textId="0D984B0C" w:rsidR="00A2271F" w:rsidRPr="00515CBC" w:rsidRDefault="00A2271F">
            <w:pPr>
              <w:pStyle w:val="NormalWeb"/>
              <w:spacing w:before="120" w:beforeAutospacing="0" w:after="120" w:afterAutospacing="0"/>
              <w:jc w:val="center"/>
              <w:rPr>
                <w:rFonts w:ascii="Arial" w:hAnsi="Arial" w:cs="Arial"/>
                <w:color w:val="000000"/>
                <w:sz w:val="20"/>
                <w:szCs w:val="20"/>
                <w:rPrChange w:id="409" w:author="usuario" w:date="2026-04-13T19:17:00Z">
                  <w:rPr>
                    <w:rFonts w:ascii="Arial" w:hAnsi="Arial" w:cs="Arial"/>
                    <w:color w:val="000000"/>
                    <w:sz w:val="22"/>
                    <w:szCs w:val="22"/>
                  </w:rPr>
                </w:rPrChange>
              </w:rPr>
              <w:pPrChange w:id="410" w:author="Elena Monutti" w:date="2026-04-13T19:08:00Z">
                <w:pPr>
                  <w:pStyle w:val="NormalWeb"/>
                  <w:spacing w:before="120" w:beforeAutospacing="0" w:after="120" w:afterAutospacing="0"/>
                </w:pPr>
              </w:pPrChange>
            </w:pPr>
            <w:ins w:id="411" w:author="usuario" w:date="2026-04-13T19:16:00Z">
              <w:r w:rsidRPr="00515CBC">
                <w:rPr>
                  <w:rFonts w:ascii="Arial" w:hAnsi="Arial" w:cs="Arial"/>
                  <w:color w:val="000000"/>
                  <w:sz w:val="20"/>
                  <w:szCs w:val="20"/>
                  <w:rPrChange w:id="412" w:author="usuario" w:date="2026-04-13T19:17:00Z">
                    <w:rPr>
                      <w:rFonts w:ascii="Arial" w:hAnsi="Arial" w:cs="Arial"/>
                      <w:color w:val="000000"/>
                      <w:sz w:val="22"/>
                      <w:szCs w:val="22"/>
                    </w:rPr>
                  </w:rPrChange>
                </w:rPr>
                <w:t>Representa las indicaciones médicas dadas por un médico. Incluye información sobre el estado, fechas y horarios de prescripción y suministro.</w:t>
              </w:r>
            </w:ins>
          </w:p>
        </w:tc>
      </w:tr>
      <w:tr w:rsidR="00A2271F" w:rsidRPr="00C93F72" w14:paraId="7E407F1D" w14:textId="77777777" w:rsidTr="00C93F72">
        <w:tc>
          <w:tcPr>
            <w:tcW w:w="1821" w:type="dxa"/>
            <w:vAlign w:val="center"/>
            <w:tcPrChange w:id="413" w:author="usuario" w:date="2026-04-13T19:17:00Z">
              <w:tcPr>
                <w:tcW w:w="1678" w:type="dxa"/>
              </w:tcPr>
            </w:tcPrChange>
          </w:tcPr>
          <w:p w14:paraId="3F36C00F" w14:textId="1C09C141" w:rsidR="00A2271F" w:rsidRPr="00515CBC" w:rsidRDefault="00A2271F">
            <w:pPr>
              <w:pStyle w:val="NormalWeb"/>
              <w:spacing w:before="120" w:beforeAutospacing="0" w:after="120" w:afterAutospacing="0"/>
              <w:jc w:val="center"/>
              <w:rPr>
                <w:rFonts w:ascii="Arial" w:hAnsi="Arial" w:cs="Arial"/>
                <w:color w:val="000000"/>
                <w:sz w:val="20"/>
                <w:szCs w:val="20"/>
                <w:rPrChange w:id="414" w:author="usuario" w:date="2026-04-13T19:17:00Z">
                  <w:rPr>
                    <w:rFonts w:ascii="Arial" w:hAnsi="Arial" w:cs="Arial"/>
                    <w:color w:val="000000"/>
                    <w:sz w:val="22"/>
                    <w:szCs w:val="22"/>
                  </w:rPr>
                </w:rPrChange>
              </w:rPr>
              <w:pPrChange w:id="415" w:author="Elena Monutti" w:date="2026-04-13T19:08:00Z">
                <w:pPr>
                  <w:pStyle w:val="NormalWeb"/>
                  <w:spacing w:before="120" w:beforeAutospacing="0" w:after="120" w:afterAutospacing="0"/>
                </w:pPr>
              </w:pPrChange>
            </w:pPr>
            <w:ins w:id="416" w:author="usuario" w:date="2026-04-13T19:16:00Z">
              <w:r w:rsidRPr="00515CBC">
                <w:rPr>
                  <w:rFonts w:ascii="Calibri" w:hAnsi="Calibri" w:cs="Calibri"/>
                  <w:b/>
                  <w:bCs/>
                  <w:color w:val="000000"/>
                  <w:sz w:val="20"/>
                  <w:szCs w:val="20"/>
                  <w:lang w:val="es-ES" w:eastAsia="es-ES"/>
                  <w:rPrChange w:id="417" w:author="usuario" w:date="2026-04-13T19:17:00Z">
                    <w:rPr>
                      <w:rFonts w:ascii="Calibri" w:hAnsi="Calibri" w:cs="Calibri"/>
                      <w:b/>
                      <w:bCs/>
                      <w:color w:val="000000"/>
                      <w:szCs w:val="22"/>
                      <w:lang w:val="es-ES" w:eastAsia="es-ES"/>
                    </w:rPr>
                  </w:rPrChange>
                </w:rPr>
                <w:t>Agenda de medicación</w:t>
              </w:r>
            </w:ins>
          </w:p>
        </w:tc>
        <w:tc>
          <w:tcPr>
            <w:tcW w:w="1263" w:type="dxa"/>
            <w:vAlign w:val="center"/>
            <w:tcPrChange w:id="418" w:author="usuario" w:date="2026-04-13T19:17:00Z">
              <w:tcPr>
                <w:tcW w:w="1280" w:type="dxa"/>
                <w:gridSpan w:val="3"/>
              </w:tcPr>
            </w:tcPrChange>
          </w:tcPr>
          <w:p w14:paraId="3272E414" w14:textId="470AD715" w:rsidR="00A2271F" w:rsidRPr="00515CBC" w:rsidRDefault="00C93F72">
            <w:pPr>
              <w:pStyle w:val="NormalWeb"/>
              <w:spacing w:before="120" w:beforeAutospacing="0" w:after="120" w:afterAutospacing="0"/>
              <w:jc w:val="center"/>
              <w:rPr>
                <w:rFonts w:ascii="Arial" w:hAnsi="Arial" w:cs="Arial"/>
                <w:color w:val="000000"/>
                <w:sz w:val="20"/>
                <w:szCs w:val="20"/>
                <w:rPrChange w:id="419" w:author="usuario" w:date="2026-04-13T19:17:00Z">
                  <w:rPr>
                    <w:rFonts w:ascii="Arial" w:hAnsi="Arial" w:cs="Arial"/>
                    <w:color w:val="000000"/>
                    <w:sz w:val="22"/>
                    <w:szCs w:val="22"/>
                  </w:rPr>
                </w:rPrChange>
              </w:rPr>
              <w:pPrChange w:id="420" w:author="Elena Monutti" w:date="2026-04-13T19:08:00Z">
                <w:pPr>
                  <w:pStyle w:val="NormalWeb"/>
                  <w:spacing w:before="120" w:beforeAutospacing="0" w:after="120" w:afterAutospacing="0"/>
                </w:pPr>
              </w:pPrChange>
            </w:pPr>
            <w:ins w:id="421" w:author="Elena Monutti" w:date="2026-04-13T20:54:00Z">
              <w:r>
                <w:rPr>
                  <w:rFonts w:ascii="Calibri" w:hAnsi="Calibri" w:cs="Calibri"/>
                  <w:color w:val="000000"/>
                  <w:sz w:val="20"/>
                  <w:szCs w:val="20"/>
                  <w:lang w:val="es-ES" w:eastAsia="es-ES"/>
                </w:rPr>
                <w:t>4</w:t>
              </w:r>
            </w:ins>
            <w:ins w:id="422" w:author="usuario" w:date="2026-04-13T19:16:00Z">
              <w:del w:id="423" w:author="Elena Monutti" w:date="2026-04-13T20:54:00Z">
                <w:r w:rsidR="00A2271F" w:rsidRPr="00515CBC" w:rsidDel="00C93F72">
                  <w:rPr>
                    <w:rFonts w:ascii="Calibri" w:hAnsi="Calibri" w:cs="Calibri"/>
                    <w:color w:val="000000"/>
                    <w:sz w:val="20"/>
                    <w:szCs w:val="20"/>
                    <w:lang w:val="es-ES" w:eastAsia="es-ES"/>
                    <w:rPrChange w:id="424" w:author="usuario" w:date="2026-04-13T19:17:00Z">
                      <w:rPr>
                        <w:rFonts w:ascii="Calibri" w:hAnsi="Calibri" w:cs="Calibri"/>
                        <w:color w:val="000000"/>
                        <w:szCs w:val="22"/>
                        <w:lang w:val="es-ES" w:eastAsia="es-ES"/>
                      </w:rPr>
                    </w:rPrChange>
                  </w:rPr>
                  <w:delText>5</w:delText>
                </w:r>
              </w:del>
            </w:ins>
          </w:p>
        </w:tc>
        <w:tc>
          <w:tcPr>
            <w:tcW w:w="963" w:type="dxa"/>
            <w:vAlign w:val="center"/>
            <w:tcPrChange w:id="425" w:author="usuario" w:date="2026-04-13T19:17:00Z">
              <w:tcPr>
                <w:tcW w:w="723" w:type="dxa"/>
                <w:gridSpan w:val="3"/>
              </w:tcPr>
            </w:tcPrChange>
          </w:tcPr>
          <w:p w14:paraId="7CA4AAEE" w14:textId="05EA2E7A" w:rsidR="00A2271F" w:rsidRPr="00515CBC" w:rsidRDefault="00C93F72">
            <w:pPr>
              <w:pStyle w:val="NormalWeb"/>
              <w:spacing w:before="120" w:beforeAutospacing="0" w:after="120" w:afterAutospacing="0"/>
              <w:jc w:val="center"/>
              <w:rPr>
                <w:rFonts w:ascii="Arial" w:hAnsi="Arial" w:cs="Arial"/>
                <w:color w:val="000000"/>
                <w:sz w:val="20"/>
                <w:szCs w:val="20"/>
                <w:rPrChange w:id="426" w:author="usuario" w:date="2026-04-13T19:17:00Z">
                  <w:rPr>
                    <w:rFonts w:ascii="Arial" w:hAnsi="Arial" w:cs="Arial"/>
                    <w:color w:val="000000"/>
                    <w:sz w:val="22"/>
                    <w:szCs w:val="22"/>
                  </w:rPr>
                </w:rPrChange>
              </w:rPr>
              <w:pPrChange w:id="427" w:author="Elena Monutti" w:date="2026-04-13T19:08:00Z">
                <w:pPr>
                  <w:pStyle w:val="NormalWeb"/>
                  <w:spacing w:before="120" w:beforeAutospacing="0" w:after="120" w:afterAutospacing="0"/>
                </w:pPr>
              </w:pPrChange>
            </w:pPr>
            <w:ins w:id="428" w:author="Elena Monutti" w:date="2026-04-13T20:54:00Z">
              <w:r>
                <w:rPr>
                  <w:rFonts w:ascii="Calibri" w:hAnsi="Calibri" w:cs="Calibri"/>
                  <w:color w:val="000000"/>
                  <w:sz w:val="20"/>
                  <w:szCs w:val="20"/>
                  <w:lang w:val="es-ES" w:eastAsia="es-ES"/>
                </w:rPr>
                <w:t>2</w:t>
              </w:r>
            </w:ins>
            <w:ins w:id="429" w:author="usuario" w:date="2026-04-13T19:16:00Z">
              <w:del w:id="430" w:author="Elena Monutti" w:date="2026-04-13T20:54:00Z">
                <w:r w:rsidR="00A2271F" w:rsidRPr="00515CBC" w:rsidDel="00C93F72">
                  <w:rPr>
                    <w:rFonts w:ascii="Calibri" w:hAnsi="Calibri" w:cs="Calibri"/>
                    <w:color w:val="000000"/>
                    <w:sz w:val="20"/>
                    <w:szCs w:val="20"/>
                    <w:lang w:val="es-ES" w:eastAsia="es-ES"/>
                    <w:rPrChange w:id="431" w:author="usuario" w:date="2026-04-13T19:17:00Z">
                      <w:rPr>
                        <w:rFonts w:ascii="Calibri" w:hAnsi="Calibri" w:cs="Calibri"/>
                        <w:color w:val="000000"/>
                        <w:szCs w:val="22"/>
                        <w:lang w:val="es-ES" w:eastAsia="es-ES"/>
                      </w:rPr>
                    </w:rPrChange>
                  </w:rPr>
                  <w:delText>3</w:delText>
                </w:r>
              </w:del>
            </w:ins>
          </w:p>
        </w:tc>
        <w:tc>
          <w:tcPr>
            <w:tcW w:w="1121" w:type="dxa"/>
            <w:vAlign w:val="center"/>
            <w:tcPrChange w:id="432" w:author="usuario" w:date="2026-04-13T19:17:00Z">
              <w:tcPr>
                <w:tcW w:w="2457" w:type="dxa"/>
                <w:gridSpan w:val="5"/>
              </w:tcPr>
            </w:tcPrChange>
          </w:tcPr>
          <w:p w14:paraId="543E5A3B" w14:textId="59DAD243" w:rsidR="00A2271F" w:rsidRPr="00515CBC" w:rsidRDefault="00A2271F">
            <w:pPr>
              <w:pStyle w:val="NormalWeb"/>
              <w:spacing w:before="120" w:beforeAutospacing="0" w:after="120" w:afterAutospacing="0"/>
              <w:jc w:val="center"/>
              <w:rPr>
                <w:rFonts w:ascii="Arial" w:hAnsi="Arial" w:cs="Arial"/>
                <w:color w:val="000000"/>
                <w:sz w:val="20"/>
                <w:szCs w:val="20"/>
                <w:rPrChange w:id="433" w:author="usuario" w:date="2026-04-13T19:17:00Z">
                  <w:rPr>
                    <w:rFonts w:ascii="Arial" w:hAnsi="Arial" w:cs="Arial"/>
                    <w:color w:val="000000"/>
                    <w:sz w:val="22"/>
                    <w:szCs w:val="22"/>
                  </w:rPr>
                </w:rPrChange>
              </w:rPr>
              <w:pPrChange w:id="434" w:author="Elena Monutti" w:date="2026-04-13T19:08:00Z">
                <w:pPr>
                  <w:pStyle w:val="NormalWeb"/>
                  <w:spacing w:before="120" w:beforeAutospacing="0" w:after="120" w:afterAutospacing="0"/>
                </w:pPr>
              </w:pPrChange>
            </w:pPr>
            <w:ins w:id="435" w:author="usuario" w:date="2026-04-13T19:16:00Z">
              <w:del w:id="436" w:author="Elena Monutti" w:date="2026-04-13T20:54:00Z">
                <w:r w:rsidRPr="00515CBC" w:rsidDel="00C93F72">
                  <w:rPr>
                    <w:rFonts w:ascii="Calibri" w:hAnsi="Calibri" w:cs="Calibri"/>
                    <w:color w:val="000000"/>
                    <w:sz w:val="20"/>
                    <w:szCs w:val="20"/>
                    <w:lang w:val="es-ES" w:eastAsia="es-ES"/>
                    <w:rPrChange w:id="437" w:author="usuario" w:date="2026-04-13T19:17:00Z">
                      <w:rPr>
                        <w:rFonts w:ascii="Calibri" w:hAnsi="Calibri" w:cs="Calibri"/>
                        <w:color w:val="000000"/>
                        <w:szCs w:val="22"/>
                        <w:lang w:val="es-ES" w:eastAsia="es-ES"/>
                      </w:rPr>
                    </w:rPrChange>
                  </w:rPr>
                  <w:delText>2</w:delText>
                </w:r>
              </w:del>
            </w:ins>
            <w:ins w:id="438" w:author="Elena Monutti" w:date="2026-04-13T20:54:00Z">
              <w:r w:rsidR="00C93F72">
                <w:rPr>
                  <w:rFonts w:ascii="Calibri" w:hAnsi="Calibri" w:cs="Calibri"/>
                  <w:color w:val="000000"/>
                  <w:sz w:val="20"/>
                  <w:szCs w:val="20"/>
                  <w:lang w:val="es-ES" w:eastAsia="es-ES"/>
                </w:rPr>
                <w:t>2</w:t>
              </w:r>
            </w:ins>
          </w:p>
        </w:tc>
        <w:tc>
          <w:tcPr>
            <w:tcW w:w="4182" w:type="dxa"/>
            <w:vAlign w:val="center"/>
            <w:tcPrChange w:id="439" w:author="usuario" w:date="2026-04-13T19:17:00Z">
              <w:tcPr>
                <w:tcW w:w="3212" w:type="dxa"/>
              </w:tcPr>
            </w:tcPrChange>
          </w:tcPr>
          <w:p w14:paraId="77186751" w14:textId="1508B435" w:rsidR="00A2271F" w:rsidRPr="00515CBC" w:rsidRDefault="00A2271F">
            <w:pPr>
              <w:pStyle w:val="NormalWeb"/>
              <w:spacing w:before="120" w:beforeAutospacing="0" w:after="120" w:afterAutospacing="0"/>
              <w:jc w:val="center"/>
              <w:rPr>
                <w:rFonts w:ascii="Arial" w:hAnsi="Arial" w:cs="Arial"/>
                <w:color w:val="000000"/>
                <w:sz w:val="20"/>
                <w:szCs w:val="20"/>
                <w:rPrChange w:id="440" w:author="usuario" w:date="2026-04-13T19:17:00Z">
                  <w:rPr>
                    <w:rFonts w:ascii="Arial" w:hAnsi="Arial" w:cs="Arial"/>
                    <w:color w:val="000000"/>
                    <w:sz w:val="22"/>
                    <w:szCs w:val="22"/>
                  </w:rPr>
                </w:rPrChange>
              </w:rPr>
              <w:pPrChange w:id="441" w:author="Elena Monutti" w:date="2026-04-13T19:08:00Z">
                <w:pPr>
                  <w:pStyle w:val="NormalWeb"/>
                  <w:spacing w:before="120" w:beforeAutospacing="0" w:after="120" w:afterAutospacing="0"/>
                </w:pPr>
              </w:pPrChange>
            </w:pPr>
            <w:ins w:id="442" w:author="usuario" w:date="2026-04-13T19:16:00Z">
              <w:r w:rsidRPr="00515CBC">
                <w:rPr>
                  <w:rFonts w:ascii="Arial" w:hAnsi="Arial" w:cs="Arial"/>
                  <w:color w:val="000000"/>
                  <w:sz w:val="20"/>
                  <w:szCs w:val="20"/>
                  <w:rPrChange w:id="443" w:author="usuario" w:date="2026-04-13T19:17:00Z">
                    <w:rPr>
                      <w:rFonts w:ascii="Arial" w:hAnsi="Arial" w:cs="Arial"/>
                      <w:color w:val="000000"/>
                      <w:sz w:val="22"/>
                      <w:szCs w:val="22"/>
                    </w:rPr>
                  </w:rPrChange>
                </w:rPr>
                <w:t>Representa la planificación de administración de medicamentos a un paciente. Indica qué medicamento se debe suministrar y en qué día, asociándolo a una prescripción</w:t>
              </w:r>
            </w:ins>
            <w:ins w:id="444" w:author="Elena Monutti" w:date="2026-04-13T21:10:00Z">
              <w:r w:rsidR="0064361F">
                <w:rPr>
                  <w:rFonts w:ascii="Arial" w:hAnsi="Arial" w:cs="Arial"/>
                  <w:color w:val="000000"/>
                  <w:sz w:val="20"/>
                  <w:szCs w:val="20"/>
                </w:rPr>
                <w:t xml:space="preserve"> y </w:t>
              </w:r>
            </w:ins>
            <w:ins w:id="445" w:author="usuario" w:date="2026-04-13T19:16:00Z">
              <w:del w:id="446" w:author="Elena Monutti" w:date="2026-04-13T21:10:00Z">
                <w:r w:rsidRPr="00515CBC" w:rsidDel="0064361F">
                  <w:rPr>
                    <w:rFonts w:ascii="Arial" w:hAnsi="Arial" w:cs="Arial"/>
                    <w:color w:val="000000"/>
                    <w:sz w:val="20"/>
                    <w:szCs w:val="20"/>
                    <w:rPrChange w:id="447" w:author="usuario" w:date="2026-04-13T19:17:00Z">
                      <w:rPr>
                        <w:rFonts w:ascii="Arial" w:hAnsi="Arial" w:cs="Arial"/>
                        <w:color w:val="000000"/>
                        <w:sz w:val="22"/>
                        <w:szCs w:val="22"/>
                      </w:rPr>
                    </w:rPrChange>
                  </w:rPr>
                  <w:delText xml:space="preserve">, </w:delText>
                </w:r>
              </w:del>
              <w:r w:rsidRPr="00515CBC">
                <w:rPr>
                  <w:rFonts w:ascii="Arial" w:hAnsi="Arial" w:cs="Arial"/>
                  <w:color w:val="000000"/>
                  <w:sz w:val="20"/>
                  <w:szCs w:val="20"/>
                  <w:rPrChange w:id="448" w:author="usuario" w:date="2026-04-13T19:17:00Z">
                    <w:rPr>
                      <w:rFonts w:ascii="Arial" w:hAnsi="Arial" w:cs="Arial"/>
                      <w:color w:val="000000"/>
                      <w:sz w:val="22"/>
                      <w:szCs w:val="22"/>
                    </w:rPr>
                  </w:rPrChange>
                </w:rPr>
                <w:t>paciente</w:t>
              </w:r>
              <w:del w:id="449" w:author="Elena Monutti" w:date="2026-04-13T21:11:00Z">
                <w:r w:rsidRPr="00515CBC" w:rsidDel="0064361F">
                  <w:rPr>
                    <w:rFonts w:ascii="Arial" w:hAnsi="Arial" w:cs="Arial"/>
                    <w:color w:val="000000"/>
                    <w:sz w:val="20"/>
                    <w:szCs w:val="20"/>
                    <w:rPrChange w:id="450" w:author="usuario" w:date="2026-04-13T19:17:00Z">
                      <w:rPr>
                        <w:rFonts w:ascii="Arial" w:hAnsi="Arial" w:cs="Arial"/>
                        <w:color w:val="000000"/>
                        <w:sz w:val="22"/>
                        <w:szCs w:val="22"/>
                      </w:rPr>
                    </w:rPrChange>
                  </w:rPr>
                  <w:delText xml:space="preserve"> y médico</w:delText>
                </w:r>
              </w:del>
              <w:r w:rsidRPr="00515CBC">
                <w:rPr>
                  <w:rFonts w:ascii="Arial" w:hAnsi="Arial" w:cs="Arial"/>
                  <w:color w:val="000000"/>
                  <w:sz w:val="20"/>
                  <w:szCs w:val="20"/>
                  <w:rPrChange w:id="451" w:author="usuario" w:date="2026-04-13T19:17:00Z">
                    <w:rPr>
                      <w:rFonts w:ascii="Arial" w:hAnsi="Arial" w:cs="Arial"/>
                      <w:color w:val="000000"/>
                      <w:sz w:val="22"/>
                      <w:szCs w:val="22"/>
                    </w:rPr>
                  </w:rPrChange>
                </w:rPr>
                <w:t>.</w:t>
              </w:r>
            </w:ins>
          </w:p>
        </w:tc>
      </w:tr>
      <w:tr w:rsidR="00A2271F" w:rsidRPr="00C93F72" w14:paraId="5A823D5D" w14:textId="77777777" w:rsidTr="00C93F72">
        <w:tc>
          <w:tcPr>
            <w:tcW w:w="1821" w:type="dxa"/>
            <w:vAlign w:val="center"/>
            <w:tcPrChange w:id="452" w:author="usuario" w:date="2026-04-13T19:17:00Z">
              <w:tcPr>
                <w:tcW w:w="1678" w:type="dxa"/>
              </w:tcPr>
            </w:tcPrChange>
          </w:tcPr>
          <w:p w14:paraId="0B5982EF" w14:textId="19A908A5" w:rsidR="00A2271F" w:rsidRPr="00515CBC" w:rsidRDefault="00A2271F">
            <w:pPr>
              <w:pStyle w:val="NormalWeb"/>
              <w:spacing w:before="120" w:beforeAutospacing="0" w:after="120" w:afterAutospacing="0"/>
              <w:jc w:val="center"/>
              <w:rPr>
                <w:rFonts w:ascii="Arial" w:hAnsi="Arial" w:cs="Arial"/>
                <w:color w:val="000000"/>
                <w:sz w:val="20"/>
                <w:szCs w:val="20"/>
                <w:rPrChange w:id="453" w:author="usuario" w:date="2026-04-13T19:17:00Z">
                  <w:rPr>
                    <w:rFonts w:ascii="Arial" w:hAnsi="Arial" w:cs="Arial"/>
                    <w:color w:val="000000"/>
                    <w:sz w:val="22"/>
                    <w:szCs w:val="22"/>
                  </w:rPr>
                </w:rPrChange>
              </w:rPr>
              <w:pPrChange w:id="454" w:author="Elena Monutti" w:date="2026-04-13T19:08:00Z">
                <w:pPr>
                  <w:pStyle w:val="NormalWeb"/>
                  <w:spacing w:before="120" w:beforeAutospacing="0" w:after="120" w:afterAutospacing="0"/>
                </w:pPr>
              </w:pPrChange>
            </w:pPr>
            <w:ins w:id="455" w:author="usuario" w:date="2026-04-13T19:16:00Z">
              <w:r w:rsidRPr="00515CBC">
                <w:rPr>
                  <w:rFonts w:ascii="Calibri" w:hAnsi="Calibri" w:cs="Calibri"/>
                  <w:b/>
                  <w:bCs/>
                  <w:color w:val="000000"/>
                  <w:sz w:val="20"/>
                  <w:szCs w:val="20"/>
                  <w:lang w:val="es-ES" w:eastAsia="es-ES"/>
                  <w:rPrChange w:id="456" w:author="usuario" w:date="2026-04-13T19:17:00Z">
                    <w:rPr>
                      <w:rFonts w:ascii="Calibri" w:hAnsi="Calibri" w:cs="Calibri"/>
                      <w:b/>
                      <w:bCs/>
                      <w:color w:val="000000"/>
                      <w:szCs w:val="22"/>
                      <w:lang w:val="es-ES" w:eastAsia="es-ES"/>
                    </w:rPr>
                  </w:rPrChange>
                </w:rPr>
                <w:t>Tratamiento</w:t>
              </w:r>
            </w:ins>
          </w:p>
        </w:tc>
        <w:tc>
          <w:tcPr>
            <w:tcW w:w="1263" w:type="dxa"/>
            <w:vAlign w:val="center"/>
            <w:tcPrChange w:id="457" w:author="usuario" w:date="2026-04-13T19:17:00Z">
              <w:tcPr>
                <w:tcW w:w="1280" w:type="dxa"/>
                <w:gridSpan w:val="3"/>
              </w:tcPr>
            </w:tcPrChange>
          </w:tcPr>
          <w:p w14:paraId="0400C6FF" w14:textId="74F1071C" w:rsidR="00A2271F" w:rsidRPr="00515CBC" w:rsidRDefault="00A2271F">
            <w:pPr>
              <w:pStyle w:val="NormalWeb"/>
              <w:spacing w:before="120" w:beforeAutospacing="0" w:after="120" w:afterAutospacing="0"/>
              <w:jc w:val="center"/>
              <w:rPr>
                <w:rFonts w:ascii="Arial" w:hAnsi="Arial" w:cs="Arial"/>
                <w:color w:val="000000"/>
                <w:sz w:val="20"/>
                <w:szCs w:val="20"/>
                <w:rPrChange w:id="458" w:author="usuario" w:date="2026-04-13T19:17:00Z">
                  <w:rPr>
                    <w:rFonts w:ascii="Arial" w:hAnsi="Arial" w:cs="Arial"/>
                    <w:color w:val="000000"/>
                    <w:sz w:val="22"/>
                    <w:szCs w:val="22"/>
                  </w:rPr>
                </w:rPrChange>
              </w:rPr>
              <w:pPrChange w:id="459" w:author="Elena Monutti" w:date="2026-04-13T19:08:00Z">
                <w:pPr>
                  <w:pStyle w:val="NormalWeb"/>
                  <w:spacing w:before="120" w:beforeAutospacing="0" w:after="120" w:afterAutospacing="0"/>
                </w:pPr>
              </w:pPrChange>
            </w:pPr>
            <w:ins w:id="460" w:author="usuario" w:date="2026-04-13T19:16:00Z">
              <w:del w:id="461" w:author="Elena Monutti" w:date="2026-04-13T20:55:00Z">
                <w:r w:rsidRPr="00515CBC" w:rsidDel="00C93F72">
                  <w:rPr>
                    <w:rFonts w:ascii="Calibri" w:hAnsi="Calibri" w:cs="Calibri"/>
                    <w:color w:val="000000"/>
                    <w:sz w:val="20"/>
                    <w:szCs w:val="20"/>
                    <w:lang w:val="es-ES" w:eastAsia="es-ES"/>
                    <w:rPrChange w:id="462" w:author="usuario" w:date="2026-04-13T19:17:00Z">
                      <w:rPr>
                        <w:rFonts w:ascii="Calibri" w:hAnsi="Calibri" w:cs="Calibri"/>
                        <w:color w:val="000000"/>
                        <w:szCs w:val="22"/>
                        <w:lang w:val="es-ES" w:eastAsia="es-ES"/>
                      </w:rPr>
                    </w:rPrChange>
                  </w:rPr>
                  <w:delText>4</w:delText>
                </w:r>
              </w:del>
            </w:ins>
            <w:ins w:id="463" w:author="Elena Monutti" w:date="2026-04-13T20:55:00Z">
              <w:r w:rsidR="00C93F72">
                <w:rPr>
                  <w:rFonts w:ascii="Calibri" w:hAnsi="Calibri" w:cs="Calibri"/>
                  <w:color w:val="000000"/>
                  <w:sz w:val="20"/>
                  <w:szCs w:val="20"/>
                  <w:lang w:val="es-ES" w:eastAsia="es-ES"/>
                </w:rPr>
                <w:t>3</w:t>
              </w:r>
            </w:ins>
          </w:p>
        </w:tc>
        <w:tc>
          <w:tcPr>
            <w:tcW w:w="963" w:type="dxa"/>
            <w:vAlign w:val="center"/>
            <w:tcPrChange w:id="464" w:author="usuario" w:date="2026-04-13T19:17:00Z">
              <w:tcPr>
                <w:tcW w:w="723" w:type="dxa"/>
                <w:gridSpan w:val="3"/>
              </w:tcPr>
            </w:tcPrChange>
          </w:tcPr>
          <w:p w14:paraId="2CDED2A5" w14:textId="76364B66" w:rsidR="00A2271F" w:rsidRPr="00515CBC" w:rsidRDefault="00A2271F">
            <w:pPr>
              <w:pStyle w:val="NormalWeb"/>
              <w:spacing w:before="120" w:beforeAutospacing="0" w:after="120" w:afterAutospacing="0"/>
              <w:jc w:val="center"/>
              <w:rPr>
                <w:rFonts w:ascii="Arial" w:hAnsi="Arial" w:cs="Arial"/>
                <w:color w:val="000000"/>
                <w:sz w:val="20"/>
                <w:szCs w:val="20"/>
                <w:rPrChange w:id="465" w:author="usuario" w:date="2026-04-13T19:17:00Z">
                  <w:rPr>
                    <w:rFonts w:ascii="Arial" w:hAnsi="Arial" w:cs="Arial"/>
                    <w:color w:val="000000"/>
                    <w:sz w:val="22"/>
                    <w:szCs w:val="22"/>
                  </w:rPr>
                </w:rPrChange>
              </w:rPr>
              <w:pPrChange w:id="466" w:author="Elena Monutti" w:date="2026-04-13T19:08:00Z">
                <w:pPr>
                  <w:pStyle w:val="NormalWeb"/>
                  <w:spacing w:before="120" w:beforeAutospacing="0" w:after="120" w:afterAutospacing="0"/>
                </w:pPr>
              </w:pPrChange>
            </w:pPr>
            <w:ins w:id="467" w:author="usuario" w:date="2026-04-13T19:16:00Z">
              <w:del w:id="468" w:author="Elena Monutti" w:date="2026-04-13T20:55:00Z">
                <w:r w:rsidRPr="00515CBC" w:rsidDel="00C93F72">
                  <w:rPr>
                    <w:rFonts w:ascii="Calibri" w:hAnsi="Calibri" w:cs="Calibri"/>
                    <w:color w:val="000000"/>
                    <w:sz w:val="20"/>
                    <w:szCs w:val="20"/>
                    <w:lang w:val="es-ES" w:eastAsia="es-ES"/>
                    <w:rPrChange w:id="469" w:author="usuario" w:date="2026-04-13T19:17:00Z">
                      <w:rPr>
                        <w:rFonts w:ascii="Calibri" w:hAnsi="Calibri" w:cs="Calibri"/>
                        <w:color w:val="000000"/>
                        <w:szCs w:val="22"/>
                        <w:lang w:val="es-ES" w:eastAsia="es-ES"/>
                      </w:rPr>
                    </w:rPrChange>
                  </w:rPr>
                  <w:delText>3</w:delText>
                </w:r>
              </w:del>
            </w:ins>
            <w:ins w:id="470" w:author="Elena Monutti" w:date="2026-04-13T20:55:00Z">
              <w:r w:rsidR="00C93F72">
                <w:rPr>
                  <w:rFonts w:ascii="Calibri" w:hAnsi="Calibri" w:cs="Calibri"/>
                  <w:color w:val="000000"/>
                  <w:sz w:val="20"/>
                  <w:szCs w:val="20"/>
                  <w:lang w:val="es-ES" w:eastAsia="es-ES"/>
                </w:rPr>
                <w:t>2</w:t>
              </w:r>
            </w:ins>
          </w:p>
        </w:tc>
        <w:tc>
          <w:tcPr>
            <w:tcW w:w="1121" w:type="dxa"/>
            <w:vAlign w:val="center"/>
            <w:tcPrChange w:id="471" w:author="usuario" w:date="2026-04-13T19:17:00Z">
              <w:tcPr>
                <w:tcW w:w="2457" w:type="dxa"/>
                <w:gridSpan w:val="5"/>
              </w:tcPr>
            </w:tcPrChange>
          </w:tcPr>
          <w:p w14:paraId="7B43CBA5" w14:textId="3DC9DE04" w:rsidR="00A2271F" w:rsidRPr="00515CBC" w:rsidRDefault="00A2271F">
            <w:pPr>
              <w:pStyle w:val="NormalWeb"/>
              <w:spacing w:before="120" w:beforeAutospacing="0" w:after="120" w:afterAutospacing="0"/>
              <w:jc w:val="center"/>
              <w:rPr>
                <w:rFonts w:ascii="Arial" w:hAnsi="Arial" w:cs="Arial"/>
                <w:color w:val="000000"/>
                <w:sz w:val="20"/>
                <w:szCs w:val="20"/>
                <w:rPrChange w:id="472" w:author="usuario" w:date="2026-04-13T19:17:00Z">
                  <w:rPr>
                    <w:rFonts w:ascii="Arial" w:hAnsi="Arial" w:cs="Arial"/>
                    <w:color w:val="000000"/>
                    <w:sz w:val="22"/>
                    <w:szCs w:val="22"/>
                  </w:rPr>
                </w:rPrChange>
              </w:rPr>
              <w:pPrChange w:id="473" w:author="Elena Monutti" w:date="2026-04-13T19:08:00Z">
                <w:pPr>
                  <w:pStyle w:val="NormalWeb"/>
                  <w:spacing w:before="120" w:beforeAutospacing="0" w:after="120" w:afterAutospacing="0"/>
                </w:pPr>
              </w:pPrChange>
            </w:pPr>
            <w:ins w:id="474" w:author="usuario" w:date="2026-04-13T19:16:00Z">
              <w:r w:rsidRPr="00515CBC">
                <w:rPr>
                  <w:rFonts w:ascii="Calibri" w:hAnsi="Calibri" w:cs="Calibri"/>
                  <w:color w:val="000000"/>
                  <w:sz w:val="20"/>
                  <w:szCs w:val="20"/>
                  <w:lang w:val="es-ES" w:eastAsia="es-ES"/>
                  <w:rPrChange w:id="475" w:author="usuario" w:date="2026-04-13T19:17:00Z">
                    <w:rPr>
                      <w:rFonts w:ascii="Calibri" w:hAnsi="Calibri" w:cs="Calibri"/>
                      <w:color w:val="000000"/>
                      <w:szCs w:val="22"/>
                      <w:lang w:val="es-ES" w:eastAsia="es-ES"/>
                    </w:rPr>
                  </w:rPrChange>
                </w:rPr>
                <w:t>2</w:t>
              </w:r>
            </w:ins>
          </w:p>
        </w:tc>
        <w:tc>
          <w:tcPr>
            <w:tcW w:w="4182" w:type="dxa"/>
            <w:vAlign w:val="center"/>
            <w:tcPrChange w:id="476" w:author="usuario" w:date="2026-04-13T19:17:00Z">
              <w:tcPr>
                <w:tcW w:w="3212" w:type="dxa"/>
              </w:tcPr>
            </w:tcPrChange>
          </w:tcPr>
          <w:p w14:paraId="72E8729F" w14:textId="57A6D8E4" w:rsidR="00A2271F" w:rsidRPr="00515CBC" w:rsidRDefault="00A2271F">
            <w:pPr>
              <w:pStyle w:val="NormalWeb"/>
              <w:spacing w:before="120" w:beforeAutospacing="0" w:after="120" w:afterAutospacing="0"/>
              <w:jc w:val="center"/>
              <w:rPr>
                <w:rFonts w:ascii="Arial" w:hAnsi="Arial" w:cs="Arial"/>
                <w:color w:val="000000"/>
                <w:sz w:val="20"/>
                <w:szCs w:val="20"/>
                <w:rPrChange w:id="477" w:author="usuario" w:date="2026-04-13T19:17:00Z">
                  <w:rPr>
                    <w:rFonts w:ascii="Arial" w:hAnsi="Arial" w:cs="Arial"/>
                    <w:color w:val="000000"/>
                    <w:sz w:val="22"/>
                    <w:szCs w:val="22"/>
                  </w:rPr>
                </w:rPrChange>
              </w:rPr>
              <w:pPrChange w:id="478" w:author="Elena Monutti" w:date="2026-04-13T19:08:00Z">
                <w:pPr>
                  <w:pStyle w:val="NormalWeb"/>
                  <w:spacing w:before="120" w:beforeAutospacing="0" w:after="120" w:afterAutospacing="0"/>
                </w:pPr>
              </w:pPrChange>
            </w:pPr>
            <w:ins w:id="479" w:author="usuario" w:date="2026-04-13T19:16:00Z">
              <w:r w:rsidRPr="00515CBC">
                <w:rPr>
                  <w:rFonts w:ascii="Arial" w:hAnsi="Arial" w:cs="Arial"/>
                  <w:color w:val="000000"/>
                  <w:sz w:val="20"/>
                  <w:szCs w:val="20"/>
                  <w:rPrChange w:id="480" w:author="usuario" w:date="2026-04-13T19:17:00Z">
                    <w:rPr>
                      <w:rFonts w:ascii="Arial" w:hAnsi="Arial" w:cs="Arial"/>
                      <w:color w:val="000000"/>
                      <w:sz w:val="22"/>
                      <w:szCs w:val="22"/>
                    </w:rPr>
                  </w:rPrChange>
                </w:rPr>
                <w:t>Representa el conjunto de indicaciones terapéuticas asociadas a una prescripción. Describe el tratamiento que debe seguir el paciente bajo supervisión médica.</w:t>
              </w:r>
            </w:ins>
          </w:p>
        </w:tc>
      </w:tr>
      <w:tr w:rsidR="00A2271F" w:rsidRPr="00C93F72" w14:paraId="49F7070A" w14:textId="77777777" w:rsidTr="00C93F72">
        <w:tc>
          <w:tcPr>
            <w:tcW w:w="1821" w:type="dxa"/>
            <w:vAlign w:val="center"/>
            <w:tcPrChange w:id="481" w:author="usuario" w:date="2026-04-13T19:17:00Z">
              <w:tcPr>
                <w:tcW w:w="1678" w:type="dxa"/>
              </w:tcPr>
            </w:tcPrChange>
          </w:tcPr>
          <w:p w14:paraId="5178FF83" w14:textId="594A7977" w:rsidR="00A2271F" w:rsidRPr="00515CBC" w:rsidRDefault="00A2271F">
            <w:pPr>
              <w:pStyle w:val="NormalWeb"/>
              <w:spacing w:before="120" w:beforeAutospacing="0" w:after="120" w:afterAutospacing="0"/>
              <w:jc w:val="center"/>
              <w:rPr>
                <w:rFonts w:ascii="Arial" w:hAnsi="Arial" w:cs="Arial"/>
                <w:color w:val="000000"/>
                <w:sz w:val="20"/>
                <w:szCs w:val="20"/>
                <w:rPrChange w:id="482" w:author="usuario" w:date="2026-04-13T19:17:00Z">
                  <w:rPr>
                    <w:rFonts w:ascii="Arial" w:hAnsi="Arial" w:cs="Arial"/>
                    <w:color w:val="000000"/>
                    <w:sz w:val="22"/>
                    <w:szCs w:val="22"/>
                  </w:rPr>
                </w:rPrChange>
              </w:rPr>
              <w:pPrChange w:id="483" w:author="Elena Monutti" w:date="2026-04-13T19:08:00Z">
                <w:pPr>
                  <w:pStyle w:val="NormalWeb"/>
                  <w:spacing w:before="120" w:beforeAutospacing="0" w:after="120" w:afterAutospacing="0"/>
                </w:pPr>
              </w:pPrChange>
            </w:pPr>
            <w:ins w:id="484" w:author="usuario" w:date="2026-04-13T19:16:00Z">
              <w:r w:rsidRPr="00515CBC">
                <w:rPr>
                  <w:rFonts w:ascii="Calibri" w:hAnsi="Calibri" w:cs="Calibri"/>
                  <w:b/>
                  <w:bCs/>
                  <w:color w:val="000000"/>
                  <w:sz w:val="20"/>
                  <w:szCs w:val="20"/>
                  <w:lang w:val="es-ES" w:eastAsia="es-ES"/>
                  <w:rPrChange w:id="485" w:author="usuario" w:date="2026-04-13T19:17:00Z">
                    <w:rPr>
                      <w:rFonts w:ascii="Calibri" w:hAnsi="Calibri" w:cs="Calibri"/>
                      <w:b/>
                      <w:bCs/>
                      <w:color w:val="000000"/>
                      <w:szCs w:val="22"/>
                      <w:lang w:val="es-ES" w:eastAsia="es-ES"/>
                    </w:rPr>
                  </w:rPrChange>
                </w:rPr>
                <w:lastRenderedPageBreak/>
                <w:t xml:space="preserve">Horario </w:t>
              </w:r>
            </w:ins>
          </w:p>
        </w:tc>
        <w:tc>
          <w:tcPr>
            <w:tcW w:w="1263" w:type="dxa"/>
            <w:vAlign w:val="center"/>
            <w:tcPrChange w:id="486" w:author="usuario" w:date="2026-04-13T19:17:00Z">
              <w:tcPr>
                <w:tcW w:w="1280" w:type="dxa"/>
                <w:gridSpan w:val="3"/>
              </w:tcPr>
            </w:tcPrChange>
          </w:tcPr>
          <w:p w14:paraId="29EF1F8E" w14:textId="1BF78FD4" w:rsidR="00A2271F" w:rsidRPr="00515CBC" w:rsidRDefault="00C93F72">
            <w:pPr>
              <w:pStyle w:val="NormalWeb"/>
              <w:spacing w:before="120" w:beforeAutospacing="0" w:after="120" w:afterAutospacing="0"/>
              <w:jc w:val="center"/>
              <w:rPr>
                <w:rFonts w:ascii="Arial" w:hAnsi="Arial" w:cs="Arial"/>
                <w:color w:val="000000"/>
                <w:sz w:val="20"/>
                <w:szCs w:val="20"/>
                <w:rPrChange w:id="487" w:author="usuario" w:date="2026-04-13T19:17:00Z">
                  <w:rPr>
                    <w:rFonts w:ascii="Arial" w:hAnsi="Arial" w:cs="Arial"/>
                    <w:color w:val="000000"/>
                    <w:sz w:val="22"/>
                    <w:szCs w:val="22"/>
                  </w:rPr>
                </w:rPrChange>
              </w:rPr>
              <w:pPrChange w:id="488" w:author="Elena Monutti" w:date="2026-04-13T19:08:00Z">
                <w:pPr>
                  <w:pStyle w:val="NormalWeb"/>
                  <w:spacing w:before="120" w:beforeAutospacing="0" w:after="120" w:afterAutospacing="0"/>
                </w:pPr>
              </w:pPrChange>
            </w:pPr>
            <w:ins w:id="489" w:author="Elena Monutti" w:date="2026-04-13T20:56:00Z">
              <w:r>
                <w:rPr>
                  <w:rFonts w:ascii="Calibri" w:hAnsi="Calibri" w:cs="Calibri"/>
                  <w:color w:val="000000"/>
                  <w:sz w:val="20"/>
                  <w:szCs w:val="20"/>
                  <w:lang w:val="es-ES" w:eastAsia="es-ES"/>
                </w:rPr>
                <w:t>3</w:t>
              </w:r>
            </w:ins>
            <w:ins w:id="490" w:author="usuario" w:date="2026-04-13T19:16:00Z">
              <w:del w:id="491" w:author="Elena Monutti" w:date="2026-04-13T20:56:00Z">
                <w:r w:rsidR="00A2271F" w:rsidRPr="00515CBC" w:rsidDel="00C93F72">
                  <w:rPr>
                    <w:rFonts w:ascii="Calibri" w:hAnsi="Calibri" w:cs="Calibri"/>
                    <w:color w:val="000000"/>
                    <w:sz w:val="20"/>
                    <w:szCs w:val="20"/>
                    <w:lang w:val="es-ES" w:eastAsia="es-ES"/>
                    <w:rPrChange w:id="492" w:author="usuario" w:date="2026-04-13T19:17:00Z">
                      <w:rPr>
                        <w:rFonts w:ascii="Calibri" w:hAnsi="Calibri" w:cs="Calibri"/>
                        <w:color w:val="000000"/>
                        <w:szCs w:val="22"/>
                        <w:lang w:val="es-ES" w:eastAsia="es-ES"/>
                      </w:rPr>
                    </w:rPrChange>
                  </w:rPr>
                  <w:delText>5</w:delText>
                </w:r>
              </w:del>
            </w:ins>
          </w:p>
        </w:tc>
        <w:tc>
          <w:tcPr>
            <w:tcW w:w="963" w:type="dxa"/>
            <w:vAlign w:val="center"/>
            <w:tcPrChange w:id="493" w:author="usuario" w:date="2026-04-13T19:17:00Z">
              <w:tcPr>
                <w:tcW w:w="723" w:type="dxa"/>
                <w:gridSpan w:val="3"/>
              </w:tcPr>
            </w:tcPrChange>
          </w:tcPr>
          <w:p w14:paraId="559A51B1" w14:textId="63FC95AE" w:rsidR="00A2271F" w:rsidRPr="00515CBC" w:rsidRDefault="00A2271F">
            <w:pPr>
              <w:pStyle w:val="NormalWeb"/>
              <w:spacing w:before="120" w:beforeAutospacing="0" w:after="120" w:afterAutospacing="0"/>
              <w:jc w:val="center"/>
              <w:rPr>
                <w:rFonts w:ascii="Arial" w:hAnsi="Arial" w:cs="Arial"/>
                <w:color w:val="000000"/>
                <w:sz w:val="20"/>
                <w:szCs w:val="20"/>
                <w:rPrChange w:id="494" w:author="usuario" w:date="2026-04-13T19:17:00Z">
                  <w:rPr>
                    <w:rFonts w:ascii="Arial" w:hAnsi="Arial" w:cs="Arial"/>
                    <w:color w:val="000000"/>
                    <w:sz w:val="22"/>
                    <w:szCs w:val="22"/>
                  </w:rPr>
                </w:rPrChange>
              </w:rPr>
              <w:pPrChange w:id="495" w:author="Elena Monutti" w:date="2026-04-13T19:08:00Z">
                <w:pPr>
                  <w:pStyle w:val="NormalWeb"/>
                  <w:spacing w:before="120" w:beforeAutospacing="0" w:after="120" w:afterAutospacing="0"/>
                </w:pPr>
              </w:pPrChange>
            </w:pPr>
            <w:ins w:id="496" w:author="usuario" w:date="2026-04-13T19:16:00Z">
              <w:r w:rsidRPr="00515CBC">
                <w:rPr>
                  <w:rFonts w:ascii="Calibri" w:hAnsi="Calibri" w:cs="Calibri"/>
                  <w:color w:val="000000"/>
                  <w:sz w:val="20"/>
                  <w:szCs w:val="20"/>
                  <w:lang w:val="es-ES" w:eastAsia="es-ES"/>
                  <w:rPrChange w:id="497" w:author="usuario" w:date="2026-04-13T19:17:00Z">
                    <w:rPr>
                      <w:rFonts w:ascii="Calibri" w:hAnsi="Calibri" w:cs="Calibri"/>
                      <w:color w:val="000000"/>
                      <w:szCs w:val="22"/>
                      <w:lang w:val="es-ES" w:eastAsia="es-ES"/>
                    </w:rPr>
                  </w:rPrChange>
                </w:rPr>
                <w:t>3</w:t>
              </w:r>
            </w:ins>
          </w:p>
        </w:tc>
        <w:tc>
          <w:tcPr>
            <w:tcW w:w="1121" w:type="dxa"/>
            <w:vAlign w:val="center"/>
            <w:tcPrChange w:id="498" w:author="usuario" w:date="2026-04-13T19:17:00Z">
              <w:tcPr>
                <w:tcW w:w="2457" w:type="dxa"/>
                <w:gridSpan w:val="5"/>
              </w:tcPr>
            </w:tcPrChange>
          </w:tcPr>
          <w:p w14:paraId="1C3CDB9A" w14:textId="7FCD09A6" w:rsidR="00A2271F" w:rsidRPr="00515CBC" w:rsidRDefault="00A2271F">
            <w:pPr>
              <w:pStyle w:val="NormalWeb"/>
              <w:spacing w:before="120" w:beforeAutospacing="0" w:after="120" w:afterAutospacing="0"/>
              <w:jc w:val="center"/>
              <w:rPr>
                <w:rFonts w:ascii="Arial" w:hAnsi="Arial" w:cs="Arial"/>
                <w:color w:val="000000"/>
                <w:sz w:val="20"/>
                <w:szCs w:val="20"/>
                <w:rPrChange w:id="499" w:author="usuario" w:date="2026-04-13T19:17:00Z">
                  <w:rPr>
                    <w:rFonts w:ascii="Arial" w:hAnsi="Arial" w:cs="Arial"/>
                    <w:color w:val="000000"/>
                    <w:sz w:val="22"/>
                    <w:szCs w:val="22"/>
                  </w:rPr>
                </w:rPrChange>
              </w:rPr>
              <w:pPrChange w:id="500" w:author="Elena Monutti" w:date="2026-04-13T19:08:00Z">
                <w:pPr>
                  <w:pStyle w:val="NormalWeb"/>
                  <w:spacing w:before="120" w:beforeAutospacing="0" w:after="120" w:afterAutospacing="0"/>
                </w:pPr>
              </w:pPrChange>
            </w:pPr>
            <w:ins w:id="501" w:author="usuario" w:date="2026-04-13T19:16:00Z">
              <w:del w:id="502" w:author="Elena Monutti" w:date="2026-04-13T20:56:00Z">
                <w:r w:rsidRPr="00515CBC" w:rsidDel="00C93F72">
                  <w:rPr>
                    <w:rFonts w:ascii="Calibri" w:hAnsi="Calibri" w:cs="Calibri"/>
                    <w:color w:val="000000"/>
                    <w:sz w:val="20"/>
                    <w:szCs w:val="20"/>
                    <w:lang w:val="es-ES" w:eastAsia="es-ES"/>
                    <w:rPrChange w:id="503" w:author="usuario" w:date="2026-04-13T19:17:00Z">
                      <w:rPr>
                        <w:rFonts w:ascii="Calibri" w:hAnsi="Calibri" w:cs="Calibri"/>
                        <w:color w:val="000000"/>
                        <w:szCs w:val="22"/>
                        <w:lang w:val="es-ES" w:eastAsia="es-ES"/>
                      </w:rPr>
                    </w:rPrChange>
                  </w:rPr>
                  <w:delText>1</w:delText>
                </w:r>
              </w:del>
            </w:ins>
            <w:ins w:id="504" w:author="Elena Monutti" w:date="2026-04-13T20:56:00Z">
              <w:r w:rsidR="00C93F72">
                <w:rPr>
                  <w:rFonts w:ascii="Calibri" w:hAnsi="Calibri" w:cs="Calibri"/>
                  <w:color w:val="000000"/>
                  <w:sz w:val="20"/>
                  <w:szCs w:val="20"/>
                  <w:lang w:val="es-ES" w:eastAsia="es-ES"/>
                </w:rPr>
                <w:t>0</w:t>
              </w:r>
            </w:ins>
          </w:p>
        </w:tc>
        <w:tc>
          <w:tcPr>
            <w:tcW w:w="4182" w:type="dxa"/>
            <w:vAlign w:val="center"/>
            <w:tcPrChange w:id="505" w:author="usuario" w:date="2026-04-13T19:17:00Z">
              <w:tcPr>
                <w:tcW w:w="3212" w:type="dxa"/>
              </w:tcPr>
            </w:tcPrChange>
          </w:tcPr>
          <w:p w14:paraId="65C176CA" w14:textId="7A9EBE36" w:rsidR="00A2271F" w:rsidRPr="00515CBC" w:rsidRDefault="00515CBC">
            <w:pPr>
              <w:pStyle w:val="NormalWeb"/>
              <w:spacing w:before="120" w:beforeAutospacing="0" w:after="120" w:afterAutospacing="0"/>
              <w:jc w:val="center"/>
              <w:rPr>
                <w:rFonts w:ascii="Arial" w:hAnsi="Arial" w:cs="Arial"/>
                <w:color w:val="000000"/>
                <w:sz w:val="20"/>
                <w:szCs w:val="20"/>
                <w:rPrChange w:id="506" w:author="usuario" w:date="2026-04-13T19:17:00Z">
                  <w:rPr>
                    <w:rFonts w:ascii="Arial" w:hAnsi="Arial" w:cs="Arial"/>
                    <w:color w:val="000000"/>
                    <w:sz w:val="22"/>
                    <w:szCs w:val="22"/>
                  </w:rPr>
                </w:rPrChange>
              </w:rPr>
              <w:pPrChange w:id="507" w:author="Elena Monutti" w:date="2026-04-13T19:08:00Z">
                <w:pPr>
                  <w:pStyle w:val="NormalWeb"/>
                  <w:spacing w:before="120" w:beforeAutospacing="0" w:after="120" w:afterAutospacing="0"/>
                </w:pPr>
              </w:pPrChange>
            </w:pPr>
            <w:ins w:id="508" w:author="usuario" w:date="2026-04-13T19:17:00Z">
              <w:r w:rsidRPr="00515CBC">
                <w:rPr>
                  <w:rFonts w:ascii="Arial" w:hAnsi="Arial" w:cs="Arial"/>
                  <w:color w:val="000000"/>
                  <w:sz w:val="20"/>
                  <w:szCs w:val="20"/>
                  <w:rPrChange w:id="509" w:author="usuario" w:date="2026-04-13T19:17:00Z">
                    <w:rPr>
                      <w:rFonts w:ascii="Arial" w:hAnsi="Arial" w:cs="Arial"/>
                      <w:color w:val="000000"/>
                      <w:sz w:val="22"/>
                      <w:szCs w:val="22"/>
                    </w:rPr>
                  </w:rPrChange>
                </w:rPr>
                <w:t>Representa los turnos de trabajo del personal de salud. Define los días y horarios en los que médicos y enfermeras están disponibles.</w:t>
              </w:r>
            </w:ins>
          </w:p>
        </w:tc>
      </w:tr>
      <w:tr w:rsidR="00C93F72" w:rsidRPr="00C93F72" w14:paraId="10D35C39" w14:textId="77777777" w:rsidTr="00C93F72">
        <w:trPr>
          <w:ins w:id="510" w:author="Elena Monutti" w:date="2026-04-13T20:56:00Z"/>
        </w:trPr>
        <w:tc>
          <w:tcPr>
            <w:tcW w:w="1821" w:type="dxa"/>
            <w:vAlign w:val="center"/>
          </w:tcPr>
          <w:p w14:paraId="4F7C25BD" w14:textId="5986965E" w:rsidR="00C93F72" w:rsidRPr="005D5E10" w:rsidRDefault="00C93F72">
            <w:pPr>
              <w:pStyle w:val="NormalWeb"/>
              <w:spacing w:before="120" w:beforeAutospacing="0" w:after="120" w:afterAutospacing="0"/>
              <w:jc w:val="center"/>
              <w:rPr>
                <w:ins w:id="511" w:author="Elena Monutti" w:date="2026-04-13T20:56:00Z"/>
                <w:rFonts w:ascii="Calibri" w:hAnsi="Calibri" w:cs="Calibri"/>
                <w:b/>
                <w:bCs/>
                <w:color w:val="000000"/>
                <w:sz w:val="20"/>
                <w:szCs w:val="20"/>
                <w:lang w:val="es-ES" w:eastAsia="es-ES"/>
              </w:rPr>
            </w:pPr>
            <w:ins w:id="512" w:author="Elena Monutti" w:date="2026-04-13T20:58:00Z">
              <w:r>
                <w:rPr>
                  <w:rFonts w:ascii="Calibri" w:hAnsi="Calibri" w:cs="Calibri"/>
                  <w:b/>
                  <w:bCs/>
                  <w:color w:val="000000"/>
                  <w:sz w:val="20"/>
                  <w:szCs w:val="20"/>
                  <w:lang w:val="es-ES" w:eastAsia="es-ES"/>
                </w:rPr>
                <w:t>Horario_Médico</w:t>
              </w:r>
            </w:ins>
          </w:p>
        </w:tc>
        <w:tc>
          <w:tcPr>
            <w:tcW w:w="1263" w:type="dxa"/>
            <w:vAlign w:val="center"/>
          </w:tcPr>
          <w:p w14:paraId="68C0A058" w14:textId="31416CB2" w:rsidR="00C93F72" w:rsidRDefault="00C93F72">
            <w:pPr>
              <w:pStyle w:val="NormalWeb"/>
              <w:spacing w:before="120" w:beforeAutospacing="0" w:after="120" w:afterAutospacing="0"/>
              <w:jc w:val="center"/>
              <w:rPr>
                <w:ins w:id="513" w:author="Elena Monutti" w:date="2026-04-13T20:56:00Z"/>
                <w:rFonts w:ascii="Calibri" w:hAnsi="Calibri" w:cs="Calibri"/>
                <w:color w:val="000000"/>
                <w:sz w:val="20"/>
                <w:szCs w:val="20"/>
                <w:lang w:val="es-ES" w:eastAsia="es-ES"/>
              </w:rPr>
            </w:pPr>
            <w:ins w:id="514" w:author="Elena Monutti" w:date="2026-04-13T20:58:00Z">
              <w:r>
                <w:rPr>
                  <w:rFonts w:ascii="Calibri" w:hAnsi="Calibri" w:cs="Calibri"/>
                  <w:color w:val="000000"/>
                  <w:sz w:val="20"/>
                  <w:szCs w:val="20"/>
                  <w:lang w:val="es-ES" w:eastAsia="es-ES"/>
                </w:rPr>
                <w:t>4</w:t>
              </w:r>
            </w:ins>
          </w:p>
        </w:tc>
        <w:tc>
          <w:tcPr>
            <w:tcW w:w="963" w:type="dxa"/>
            <w:vAlign w:val="center"/>
          </w:tcPr>
          <w:p w14:paraId="40D44442" w14:textId="5FCACAF4" w:rsidR="00C93F72" w:rsidRPr="005D5E10" w:rsidRDefault="00C93F72">
            <w:pPr>
              <w:pStyle w:val="NormalWeb"/>
              <w:spacing w:before="120" w:beforeAutospacing="0" w:after="120" w:afterAutospacing="0"/>
              <w:jc w:val="center"/>
              <w:rPr>
                <w:ins w:id="515" w:author="Elena Monutti" w:date="2026-04-13T20:56:00Z"/>
                <w:rFonts w:ascii="Calibri" w:hAnsi="Calibri" w:cs="Calibri"/>
                <w:color w:val="000000"/>
                <w:sz w:val="20"/>
                <w:szCs w:val="20"/>
                <w:lang w:val="es-ES" w:eastAsia="es-ES"/>
              </w:rPr>
            </w:pPr>
            <w:ins w:id="516" w:author="Elena Monutti" w:date="2026-04-13T20:58:00Z">
              <w:r>
                <w:rPr>
                  <w:rFonts w:ascii="Calibri" w:hAnsi="Calibri" w:cs="Calibri"/>
                  <w:color w:val="000000"/>
                  <w:sz w:val="20"/>
                  <w:szCs w:val="20"/>
                  <w:lang w:val="es-ES" w:eastAsia="es-ES"/>
                </w:rPr>
                <w:t>4</w:t>
              </w:r>
            </w:ins>
          </w:p>
        </w:tc>
        <w:tc>
          <w:tcPr>
            <w:tcW w:w="1121" w:type="dxa"/>
            <w:vAlign w:val="center"/>
          </w:tcPr>
          <w:p w14:paraId="2A4B6E38" w14:textId="76710D9C" w:rsidR="00C93F72" w:rsidRPr="005D5E10" w:rsidDel="00C93F72" w:rsidRDefault="00C93F72">
            <w:pPr>
              <w:pStyle w:val="NormalWeb"/>
              <w:spacing w:before="120" w:beforeAutospacing="0" w:after="120" w:afterAutospacing="0"/>
              <w:jc w:val="center"/>
              <w:rPr>
                <w:ins w:id="517" w:author="Elena Monutti" w:date="2026-04-13T20:56:00Z"/>
                <w:rFonts w:ascii="Calibri" w:hAnsi="Calibri" w:cs="Calibri"/>
                <w:color w:val="000000"/>
                <w:sz w:val="20"/>
                <w:szCs w:val="20"/>
                <w:lang w:val="es-ES" w:eastAsia="es-ES"/>
              </w:rPr>
            </w:pPr>
            <w:ins w:id="518" w:author="Elena Monutti" w:date="2026-04-13T20:58:00Z">
              <w:r>
                <w:rPr>
                  <w:rFonts w:ascii="Calibri" w:hAnsi="Calibri" w:cs="Calibri"/>
                  <w:color w:val="000000"/>
                  <w:sz w:val="20"/>
                  <w:szCs w:val="20"/>
                  <w:lang w:val="es-ES" w:eastAsia="es-ES"/>
                </w:rPr>
                <w:t>4</w:t>
              </w:r>
            </w:ins>
          </w:p>
        </w:tc>
        <w:tc>
          <w:tcPr>
            <w:tcW w:w="4182" w:type="dxa"/>
            <w:vAlign w:val="center"/>
          </w:tcPr>
          <w:p w14:paraId="2AD036CF" w14:textId="7E7EFA1E" w:rsidR="00C93F72" w:rsidRPr="005D5E10" w:rsidRDefault="00C93F72">
            <w:pPr>
              <w:pStyle w:val="NormalWeb"/>
              <w:spacing w:before="120" w:beforeAutospacing="0" w:after="120" w:afterAutospacing="0"/>
              <w:jc w:val="center"/>
              <w:rPr>
                <w:ins w:id="519" w:author="Elena Monutti" w:date="2026-04-13T20:56:00Z"/>
                <w:rFonts w:ascii="Arial" w:hAnsi="Arial" w:cs="Arial"/>
                <w:color w:val="000000"/>
                <w:sz w:val="20"/>
                <w:szCs w:val="20"/>
              </w:rPr>
            </w:pPr>
            <w:ins w:id="520" w:author="Elena Monutti" w:date="2026-04-13T20:58:00Z">
              <w:r>
                <w:rPr>
                  <w:rFonts w:ascii="Arial" w:hAnsi="Arial" w:cs="Arial"/>
                  <w:color w:val="000000"/>
                  <w:sz w:val="20"/>
                  <w:szCs w:val="20"/>
                </w:rPr>
                <w:t>Representa la relación que hay entre los médicos y su horario de trabajo</w:t>
              </w:r>
            </w:ins>
            <w:ins w:id="521" w:author="Elena Monutti" w:date="2026-04-13T20:59:00Z">
              <w:r>
                <w:rPr>
                  <w:rFonts w:ascii="Arial" w:hAnsi="Arial" w:cs="Arial"/>
                  <w:color w:val="000000"/>
                  <w:sz w:val="20"/>
                  <w:szCs w:val="20"/>
                </w:rPr>
                <w:t>. Expresa los horarios específicamente de los médicos.</w:t>
              </w:r>
            </w:ins>
          </w:p>
        </w:tc>
      </w:tr>
      <w:tr w:rsidR="00C93F72" w:rsidRPr="00C93F72" w14:paraId="087FC82F" w14:textId="77777777" w:rsidTr="00C93F72">
        <w:trPr>
          <w:ins w:id="522" w:author="Elena Monutti" w:date="2026-04-13T20:56:00Z"/>
        </w:trPr>
        <w:tc>
          <w:tcPr>
            <w:tcW w:w="1821" w:type="dxa"/>
            <w:vAlign w:val="center"/>
          </w:tcPr>
          <w:p w14:paraId="5B506E5A" w14:textId="7E878D37" w:rsidR="00C93F72" w:rsidRPr="005D5E10" w:rsidRDefault="00C93F72" w:rsidP="00C93F72">
            <w:pPr>
              <w:pStyle w:val="NormalWeb"/>
              <w:spacing w:before="120" w:beforeAutospacing="0" w:after="120" w:afterAutospacing="0"/>
              <w:jc w:val="center"/>
              <w:rPr>
                <w:ins w:id="523" w:author="Elena Monutti" w:date="2026-04-13T20:56:00Z"/>
                <w:rFonts w:ascii="Calibri" w:hAnsi="Calibri" w:cs="Calibri"/>
                <w:b/>
                <w:bCs/>
                <w:color w:val="000000"/>
                <w:sz w:val="20"/>
                <w:szCs w:val="20"/>
                <w:lang w:val="es-ES" w:eastAsia="es-ES"/>
              </w:rPr>
            </w:pPr>
            <w:ins w:id="524" w:author="Elena Monutti" w:date="2026-04-13T20:58:00Z">
              <w:r>
                <w:rPr>
                  <w:rFonts w:ascii="Calibri" w:hAnsi="Calibri" w:cs="Calibri"/>
                  <w:b/>
                  <w:bCs/>
                  <w:color w:val="000000"/>
                  <w:sz w:val="20"/>
                  <w:szCs w:val="20"/>
                  <w:lang w:val="es-ES" w:eastAsia="es-ES"/>
                </w:rPr>
                <w:t>Horario_Enfermera</w:t>
              </w:r>
            </w:ins>
          </w:p>
        </w:tc>
        <w:tc>
          <w:tcPr>
            <w:tcW w:w="1263" w:type="dxa"/>
            <w:vAlign w:val="center"/>
          </w:tcPr>
          <w:p w14:paraId="37A64950" w14:textId="35F3A9ED" w:rsidR="00C93F72" w:rsidRDefault="00C93F72" w:rsidP="00C93F72">
            <w:pPr>
              <w:pStyle w:val="NormalWeb"/>
              <w:spacing w:before="120" w:beforeAutospacing="0" w:after="120" w:afterAutospacing="0"/>
              <w:jc w:val="center"/>
              <w:rPr>
                <w:ins w:id="525" w:author="Elena Monutti" w:date="2026-04-13T20:56:00Z"/>
                <w:rFonts w:ascii="Calibri" w:hAnsi="Calibri" w:cs="Calibri"/>
                <w:color w:val="000000"/>
                <w:sz w:val="20"/>
                <w:szCs w:val="20"/>
                <w:lang w:val="es-ES" w:eastAsia="es-ES"/>
              </w:rPr>
            </w:pPr>
            <w:ins w:id="526" w:author="Elena Monutti" w:date="2026-04-13T20:58:00Z">
              <w:r>
                <w:rPr>
                  <w:rFonts w:ascii="Calibri" w:hAnsi="Calibri" w:cs="Calibri"/>
                  <w:color w:val="000000"/>
                  <w:sz w:val="20"/>
                  <w:szCs w:val="20"/>
                  <w:lang w:val="es-ES" w:eastAsia="es-ES"/>
                </w:rPr>
                <w:t>4</w:t>
              </w:r>
            </w:ins>
          </w:p>
        </w:tc>
        <w:tc>
          <w:tcPr>
            <w:tcW w:w="963" w:type="dxa"/>
            <w:vAlign w:val="center"/>
          </w:tcPr>
          <w:p w14:paraId="01575B02" w14:textId="01D8D507" w:rsidR="00C93F72" w:rsidRPr="005D5E10" w:rsidRDefault="00C93F72" w:rsidP="00C93F72">
            <w:pPr>
              <w:pStyle w:val="NormalWeb"/>
              <w:spacing w:before="120" w:beforeAutospacing="0" w:after="120" w:afterAutospacing="0"/>
              <w:jc w:val="center"/>
              <w:rPr>
                <w:ins w:id="527" w:author="Elena Monutti" w:date="2026-04-13T20:56:00Z"/>
                <w:rFonts w:ascii="Calibri" w:hAnsi="Calibri" w:cs="Calibri"/>
                <w:color w:val="000000"/>
                <w:sz w:val="20"/>
                <w:szCs w:val="20"/>
                <w:lang w:val="es-ES" w:eastAsia="es-ES"/>
              </w:rPr>
            </w:pPr>
            <w:ins w:id="528" w:author="Elena Monutti" w:date="2026-04-13T20:58:00Z">
              <w:r>
                <w:rPr>
                  <w:rFonts w:ascii="Calibri" w:hAnsi="Calibri" w:cs="Calibri"/>
                  <w:color w:val="000000"/>
                  <w:sz w:val="20"/>
                  <w:szCs w:val="20"/>
                  <w:lang w:val="es-ES" w:eastAsia="es-ES"/>
                </w:rPr>
                <w:t>4</w:t>
              </w:r>
            </w:ins>
          </w:p>
        </w:tc>
        <w:tc>
          <w:tcPr>
            <w:tcW w:w="1121" w:type="dxa"/>
            <w:vAlign w:val="center"/>
          </w:tcPr>
          <w:p w14:paraId="0F4B0025" w14:textId="6A240FFC" w:rsidR="00C93F72" w:rsidRPr="005D5E10" w:rsidDel="00C93F72" w:rsidRDefault="00C93F72" w:rsidP="00C93F72">
            <w:pPr>
              <w:pStyle w:val="NormalWeb"/>
              <w:spacing w:before="120" w:beforeAutospacing="0" w:after="120" w:afterAutospacing="0"/>
              <w:jc w:val="center"/>
              <w:rPr>
                <w:ins w:id="529" w:author="Elena Monutti" w:date="2026-04-13T20:56:00Z"/>
                <w:rFonts w:ascii="Calibri" w:hAnsi="Calibri" w:cs="Calibri"/>
                <w:color w:val="000000"/>
                <w:sz w:val="20"/>
                <w:szCs w:val="20"/>
                <w:lang w:val="es-ES" w:eastAsia="es-ES"/>
              </w:rPr>
            </w:pPr>
            <w:ins w:id="530" w:author="Elena Monutti" w:date="2026-04-13T20:58:00Z">
              <w:r>
                <w:rPr>
                  <w:rFonts w:ascii="Calibri" w:hAnsi="Calibri" w:cs="Calibri"/>
                  <w:color w:val="000000"/>
                  <w:sz w:val="20"/>
                  <w:szCs w:val="20"/>
                  <w:lang w:val="es-ES" w:eastAsia="es-ES"/>
                </w:rPr>
                <w:t>4</w:t>
              </w:r>
            </w:ins>
          </w:p>
        </w:tc>
        <w:tc>
          <w:tcPr>
            <w:tcW w:w="4182" w:type="dxa"/>
            <w:vAlign w:val="center"/>
          </w:tcPr>
          <w:p w14:paraId="4B51498F" w14:textId="26CFF0B4" w:rsidR="00C93F72" w:rsidRPr="005D5E10" w:rsidRDefault="00C93F72" w:rsidP="00C93F72">
            <w:pPr>
              <w:pStyle w:val="NormalWeb"/>
              <w:spacing w:before="120" w:beforeAutospacing="0" w:after="120" w:afterAutospacing="0"/>
              <w:jc w:val="center"/>
              <w:rPr>
                <w:ins w:id="531" w:author="Elena Monutti" w:date="2026-04-13T20:56:00Z"/>
                <w:rFonts w:ascii="Arial" w:hAnsi="Arial" w:cs="Arial"/>
                <w:color w:val="000000"/>
                <w:sz w:val="20"/>
                <w:szCs w:val="20"/>
              </w:rPr>
            </w:pPr>
            <w:ins w:id="532" w:author="Elena Monutti" w:date="2026-04-13T20:59:00Z">
              <w:r>
                <w:rPr>
                  <w:rFonts w:ascii="Arial" w:hAnsi="Arial" w:cs="Arial"/>
                  <w:color w:val="000000"/>
                  <w:sz w:val="20"/>
                  <w:szCs w:val="20"/>
                </w:rPr>
                <w:t>Representa la relación que hay entre las enfermeras y su horario de trabajo. Expresa los horarios específicamente de las enfer</w:t>
              </w:r>
            </w:ins>
            <w:ins w:id="533" w:author="Elena Monutti" w:date="2026-04-13T21:00:00Z">
              <w:r>
                <w:rPr>
                  <w:rFonts w:ascii="Arial" w:hAnsi="Arial" w:cs="Arial"/>
                  <w:color w:val="000000"/>
                  <w:sz w:val="20"/>
                  <w:szCs w:val="20"/>
                </w:rPr>
                <w:t>meras</w:t>
              </w:r>
            </w:ins>
            <w:ins w:id="534" w:author="Elena Monutti" w:date="2026-04-13T20:59:00Z">
              <w:r>
                <w:rPr>
                  <w:rFonts w:ascii="Arial" w:hAnsi="Arial" w:cs="Arial"/>
                  <w:color w:val="000000"/>
                  <w:sz w:val="20"/>
                  <w:szCs w:val="20"/>
                </w:rPr>
                <w:t>.</w:t>
              </w:r>
            </w:ins>
          </w:p>
        </w:tc>
      </w:tr>
    </w:tbl>
    <w:p w14:paraId="1EA5085D" w14:textId="77777777" w:rsidR="00A2271F" w:rsidRDefault="00A2271F" w:rsidP="0080742B">
      <w:pPr>
        <w:pStyle w:val="NormalWeb"/>
        <w:spacing w:before="120" w:beforeAutospacing="0" w:after="120" w:afterAutospacing="0"/>
        <w:rPr>
          <w:rFonts w:ascii="Arial" w:hAnsi="Arial" w:cs="Arial"/>
          <w:color w:val="000000"/>
          <w:sz w:val="22"/>
          <w:szCs w:val="22"/>
        </w:rPr>
      </w:pPr>
    </w:p>
    <w:p w14:paraId="3E375136" w14:textId="6A87EBA1" w:rsidR="00515CBC" w:rsidRDefault="0080742B" w:rsidP="008925B7">
      <w:pPr>
        <w:pStyle w:val="NormalWeb"/>
        <w:spacing w:before="120" w:beforeAutospacing="0" w:after="120" w:afterAutospacing="0"/>
        <w:jc w:val="both"/>
        <w:rPr>
          <w:ins w:id="535" w:author="usuario" w:date="2026-04-13T19:20:00Z"/>
          <w:rFonts w:ascii="Arial" w:hAnsi="Arial" w:cs="Arial"/>
          <w:b/>
          <w:bCs/>
          <w:color w:val="000000"/>
          <w:sz w:val="22"/>
          <w:szCs w:val="22"/>
        </w:rPr>
        <w:pPrChange w:id="536" w:author="Elena Monutti" w:date="2026-04-13T21:19:00Z">
          <w:pPr>
            <w:pStyle w:val="NormalWeb"/>
            <w:spacing w:before="120" w:beforeAutospacing="0" w:after="120" w:afterAutospacing="0"/>
          </w:pPr>
        </w:pPrChange>
      </w:pPr>
      <w:del w:id="537" w:author="usuario" w:date="2026-04-13T19:31:00Z">
        <w:r w:rsidRPr="00861D75" w:rsidDel="00141463">
          <w:rPr>
            <w:rFonts w:ascii="Arial" w:hAnsi="Arial" w:cs="Arial"/>
            <w:color w:val="000000"/>
            <w:sz w:val="22"/>
            <w:szCs w:val="22"/>
          </w:rPr>
          <w:delText> </w:delText>
        </w:r>
      </w:del>
      <w:ins w:id="538" w:author="usuario" w:date="2026-04-13T19:20:00Z">
        <w:r w:rsidR="00515CBC">
          <w:rPr>
            <w:rFonts w:ascii="Arial" w:hAnsi="Arial" w:cs="Arial"/>
            <w:b/>
            <w:bCs/>
            <w:color w:val="000000"/>
            <w:sz w:val="22"/>
            <w:szCs w:val="22"/>
          </w:rPr>
          <w:t>Entidad: Persona</w:t>
        </w:r>
      </w:ins>
    </w:p>
    <w:p w14:paraId="7B676F5A" w14:textId="55910376" w:rsidR="00515CBC" w:rsidRPr="00515CBC" w:rsidRDefault="00515CBC" w:rsidP="008925B7">
      <w:pPr>
        <w:pStyle w:val="NormalWeb"/>
        <w:spacing w:before="120" w:beforeAutospacing="0" w:after="120" w:afterAutospacing="0"/>
        <w:jc w:val="both"/>
        <w:rPr>
          <w:ins w:id="539" w:author="usuario" w:date="2026-04-13T19:17:00Z"/>
          <w:rFonts w:ascii="Arial" w:hAnsi="Arial" w:cs="Arial"/>
          <w:b/>
          <w:bCs/>
          <w:color w:val="000000"/>
          <w:sz w:val="22"/>
          <w:szCs w:val="22"/>
          <w:rPrChange w:id="540" w:author="usuario" w:date="2026-04-13T19:20:00Z">
            <w:rPr>
              <w:ins w:id="541" w:author="usuario" w:date="2026-04-13T19:17:00Z"/>
              <w:color w:val="000000"/>
              <w:sz w:val="27"/>
              <w:szCs w:val="27"/>
            </w:rPr>
          </w:rPrChange>
        </w:rPr>
        <w:pPrChange w:id="542" w:author="Elena Monutti" w:date="2026-04-13T21:19:00Z">
          <w:pPr>
            <w:pStyle w:val="NormalWeb"/>
            <w:spacing w:before="120" w:beforeAutospacing="0" w:after="120" w:afterAutospacing="0"/>
          </w:pPr>
        </w:pPrChange>
      </w:pPr>
      <w:ins w:id="543" w:author="usuario" w:date="2026-04-13T19:20:00Z">
        <w:r>
          <w:rPr>
            <w:rFonts w:ascii="Arial" w:hAnsi="Arial" w:cs="Arial"/>
            <w:b/>
            <w:bCs/>
            <w:color w:val="000000"/>
            <w:sz w:val="22"/>
            <w:szCs w:val="22"/>
          </w:rPr>
          <w:t xml:space="preserve">Clave Primaria: DNI </w:t>
        </w:r>
      </w:ins>
    </w:p>
    <w:tbl>
      <w:tblPr>
        <w:tblStyle w:val="Tablaconcuadrcula"/>
        <w:tblW w:w="0" w:type="auto"/>
        <w:tblLook w:val="04A0" w:firstRow="1" w:lastRow="0" w:firstColumn="1" w:lastColumn="0" w:noHBand="0" w:noVBand="1"/>
      </w:tblPr>
      <w:tblGrid>
        <w:gridCol w:w="1597"/>
        <w:gridCol w:w="1280"/>
        <w:gridCol w:w="975"/>
        <w:gridCol w:w="1134"/>
        <w:gridCol w:w="4364"/>
      </w:tblGrid>
      <w:tr w:rsidR="00515CBC" w:rsidRPr="00E97C5F" w14:paraId="18931D69" w14:textId="77777777" w:rsidTr="00C93F72">
        <w:trPr>
          <w:ins w:id="544" w:author="usuario" w:date="2026-04-13T19:17:00Z"/>
        </w:trPr>
        <w:tc>
          <w:tcPr>
            <w:tcW w:w="1597" w:type="dxa"/>
            <w:shd w:val="clear" w:color="auto" w:fill="00B0F0"/>
            <w:vAlign w:val="center"/>
          </w:tcPr>
          <w:p w14:paraId="38C28504" w14:textId="075F482E" w:rsidR="00515CBC" w:rsidRPr="00141463" w:rsidRDefault="00515CBC" w:rsidP="00C93F72">
            <w:pPr>
              <w:pStyle w:val="NormalWeb"/>
              <w:spacing w:before="120" w:beforeAutospacing="0" w:after="120" w:afterAutospacing="0"/>
              <w:jc w:val="center"/>
              <w:rPr>
                <w:ins w:id="545" w:author="usuario" w:date="2026-04-13T19:17:00Z"/>
                <w:rFonts w:ascii="Calibri" w:hAnsi="Calibri" w:cs="Calibri"/>
                <w:b/>
                <w:bCs/>
                <w:color w:val="000000"/>
                <w:sz w:val="20"/>
                <w:szCs w:val="20"/>
                <w:rPrChange w:id="546" w:author="usuario" w:date="2026-04-13T19:30:00Z">
                  <w:rPr>
                    <w:ins w:id="547" w:author="usuario" w:date="2026-04-13T19:17:00Z"/>
                    <w:rFonts w:ascii="Arial" w:hAnsi="Arial" w:cs="Arial"/>
                    <w:b/>
                    <w:bCs/>
                    <w:color w:val="000000"/>
                    <w:sz w:val="20"/>
                    <w:szCs w:val="20"/>
                  </w:rPr>
                </w:rPrChange>
              </w:rPr>
            </w:pPr>
            <w:ins w:id="548" w:author="usuario" w:date="2026-04-13T19:20:00Z">
              <w:r w:rsidRPr="00141463">
                <w:rPr>
                  <w:rFonts w:ascii="Calibri" w:hAnsi="Calibri" w:cs="Calibri"/>
                  <w:b/>
                  <w:bCs/>
                  <w:color w:val="000000"/>
                  <w:sz w:val="20"/>
                  <w:szCs w:val="20"/>
                  <w:rPrChange w:id="549" w:author="usuario" w:date="2026-04-13T19:30:00Z">
                    <w:rPr>
                      <w:rFonts w:ascii="Arial" w:hAnsi="Arial" w:cs="Arial"/>
                      <w:b/>
                      <w:bCs/>
                      <w:color w:val="000000"/>
                      <w:sz w:val="20"/>
                      <w:szCs w:val="20"/>
                    </w:rPr>
                  </w:rPrChange>
                </w:rPr>
                <w:t>Atributos</w:t>
              </w:r>
            </w:ins>
          </w:p>
        </w:tc>
        <w:tc>
          <w:tcPr>
            <w:tcW w:w="1280" w:type="dxa"/>
            <w:shd w:val="clear" w:color="auto" w:fill="00B0F0"/>
            <w:vAlign w:val="center"/>
          </w:tcPr>
          <w:p w14:paraId="1975B04A" w14:textId="093F9932" w:rsidR="00515CBC" w:rsidRPr="00141463" w:rsidRDefault="00515CBC" w:rsidP="00C93F72">
            <w:pPr>
              <w:pStyle w:val="NormalWeb"/>
              <w:spacing w:before="120" w:beforeAutospacing="0" w:after="120" w:afterAutospacing="0"/>
              <w:jc w:val="center"/>
              <w:rPr>
                <w:ins w:id="550" w:author="usuario" w:date="2026-04-13T19:17:00Z"/>
                <w:rFonts w:ascii="Calibri" w:hAnsi="Calibri" w:cs="Calibri"/>
                <w:b/>
                <w:bCs/>
                <w:color w:val="000000"/>
                <w:sz w:val="20"/>
                <w:szCs w:val="20"/>
                <w:rPrChange w:id="551" w:author="usuario" w:date="2026-04-13T19:30:00Z">
                  <w:rPr>
                    <w:ins w:id="552" w:author="usuario" w:date="2026-04-13T19:17:00Z"/>
                    <w:rFonts w:ascii="Arial" w:hAnsi="Arial" w:cs="Arial"/>
                    <w:b/>
                    <w:bCs/>
                    <w:color w:val="000000"/>
                    <w:sz w:val="20"/>
                    <w:szCs w:val="20"/>
                  </w:rPr>
                </w:rPrChange>
              </w:rPr>
            </w:pPr>
            <w:ins w:id="553" w:author="usuario" w:date="2026-04-13T19:20:00Z">
              <w:r w:rsidRPr="00141463">
                <w:rPr>
                  <w:rFonts w:ascii="Calibri" w:hAnsi="Calibri" w:cs="Calibri"/>
                  <w:b/>
                  <w:bCs/>
                  <w:color w:val="000000"/>
                  <w:sz w:val="20"/>
                  <w:szCs w:val="20"/>
                  <w:rPrChange w:id="554" w:author="usuario" w:date="2026-04-13T19:30:00Z">
                    <w:rPr>
                      <w:rFonts w:ascii="Arial" w:hAnsi="Arial" w:cs="Arial"/>
                      <w:b/>
                      <w:bCs/>
                      <w:color w:val="000000"/>
                      <w:sz w:val="20"/>
                      <w:szCs w:val="20"/>
                    </w:rPr>
                  </w:rPrChange>
                </w:rPr>
                <w:t>Tipo de datos</w:t>
              </w:r>
            </w:ins>
          </w:p>
        </w:tc>
        <w:tc>
          <w:tcPr>
            <w:tcW w:w="975" w:type="dxa"/>
            <w:shd w:val="clear" w:color="auto" w:fill="00B0F0"/>
            <w:vAlign w:val="center"/>
          </w:tcPr>
          <w:p w14:paraId="52F8C572" w14:textId="5AC5726C" w:rsidR="00515CBC" w:rsidRPr="00141463" w:rsidRDefault="00515CBC" w:rsidP="00C93F72">
            <w:pPr>
              <w:pStyle w:val="NormalWeb"/>
              <w:spacing w:before="120" w:beforeAutospacing="0" w:after="120" w:afterAutospacing="0"/>
              <w:jc w:val="center"/>
              <w:rPr>
                <w:ins w:id="555" w:author="usuario" w:date="2026-04-13T19:17:00Z"/>
                <w:rFonts w:ascii="Calibri" w:hAnsi="Calibri" w:cs="Calibri"/>
                <w:b/>
                <w:bCs/>
                <w:color w:val="000000"/>
                <w:sz w:val="20"/>
                <w:szCs w:val="20"/>
                <w:rPrChange w:id="556" w:author="usuario" w:date="2026-04-13T19:30:00Z">
                  <w:rPr>
                    <w:ins w:id="557" w:author="usuario" w:date="2026-04-13T19:17:00Z"/>
                    <w:rFonts w:ascii="Arial" w:hAnsi="Arial" w:cs="Arial"/>
                    <w:b/>
                    <w:bCs/>
                    <w:color w:val="000000"/>
                    <w:sz w:val="20"/>
                    <w:szCs w:val="20"/>
                  </w:rPr>
                </w:rPrChange>
              </w:rPr>
            </w:pPr>
            <w:ins w:id="558" w:author="usuario" w:date="2026-04-13T19:20:00Z">
              <w:r w:rsidRPr="00141463">
                <w:rPr>
                  <w:rFonts w:ascii="Calibri" w:hAnsi="Calibri" w:cs="Calibri"/>
                  <w:b/>
                  <w:bCs/>
                  <w:color w:val="000000"/>
                  <w:sz w:val="20"/>
                  <w:szCs w:val="20"/>
                  <w:rPrChange w:id="559" w:author="usuario" w:date="2026-04-13T19:30:00Z">
                    <w:rPr>
                      <w:rFonts w:ascii="Arial" w:hAnsi="Arial" w:cs="Arial"/>
                      <w:b/>
                      <w:bCs/>
                      <w:color w:val="000000"/>
                      <w:sz w:val="20"/>
                      <w:szCs w:val="20"/>
                    </w:rPr>
                  </w:rPrChange>
                </w:rPr>
                <w:t>Permite NULL</w:t>
              </w:r>
            </w:ins>
          </w:p>
        </w:tc>
        <w:tc>
          <w:tcPr>
            <w:tcW w:w="1134" w:type="dxa"/>
            <w:shd w:val="clear" w:color="auto" w:fill="00B0F0"/>
            <w:vAlign w:val="center"/>
          </w:tcPr>
          <w:p w14:paraId="2CBB99F4" w14:textId="5DAEA03E" w:rsidR="00515CBC" w:rsidRPr="00141463" w:rsidRDefault="00515CBC" w:rsidP="00C93F72">
            <w:pPr>
              <w:pStyle w:val="NormalWeb"/>
              <w:spacing w:before="120" w:beforeAutospacing="0" w:after="120" w:afterAutospacing="0"/>
              <w:jc w:val="center"/>
              <w:rPr>
                <w:ins w:id="560" w:author="usuario" w:date="2026-04-13T19:17:00Z"/>
                <w:rFonts w:ascii="Calibri" w:hAnsi="Calibri" w:cs="Calibri"/>
                <w:b/>
                <w:bCs/>
                <w:color w:val="000000"/>
                <w:sz w:val="20"/>
                <w:szCs w:val="20"/>
                <w:rPrChange w:id="561" w:author="usuario" w:date="2026-04-13T19:30:00Z">
                  <w:rPr>
                    <w:ins w:id="562" w:author="usuario" w:date="2026-04-13T19:17:00Z"/>
                    <w:rFonts w:ascii="Arial" w:hAnsi="Arial" w:cs="Arial"/>
                    <w:b/>
                    <w:bCs/>
                    <w:color w:val="000000"/>
                    <w:sz w:val="20"/>
                    <w:szCs w:val="20"/>
                  </w:rPr>
                </w:rPrChange>
              </w:rPr>
            </w:pPr>
            <w:ins w:id="563" w:author="usuario" w:date="2026-04-13T19:20:00Z">
              <w:r w:rsidRPr="00141463">
                <w:rPr>
                  <w:rFonts w:ascii="Calibri" w:hAnsi="Calibri" w:cs="Calibri"/>
                  <w:b/>
                  <w:bCs/>
                  <w:color w:val="000000"/>
                  <w:sz w:val="20"/>
                  <w:szCs w:val="20"/>
                  <w:rPrChange w:id="564" w:author="usuario" w:date="2026-04-13T19:30:00Z">
                    <w:rPr>
                      <w:rFonts w:ascii="Arial" w:hAnsi="Arial" w:cs="Arial"/>
                      <w:b/>
                      <w:bCs/>
                      <w:color w:val="000000"/>
                      <w:sz w:val="20"/>
                      <w:szCs w:val="20"/>
                    </w:rPr>
                  </w:rPrChange>
                </w:rPr>
                <w:t>V</w:t>
              </w:r>
            </w:ins>
            <w:ins w:id="565" w:author="usuario" w:date="2026-04-13T19:21:00Z">
              <w:r w:rsidRPr="00141463">
                <w:rPr>
                  <w:rFonts w:ascii="Calibri" w:hAnsi="Calibri" w:cs="Calibri"/>
                  <w:b/>
                  <w:bCs/>
                  <w:color w:val="000000"/>
                  <w:sz w:val="20"/>
                  <w:szCs w:val="20"/>
                  <w:rPrChange w:id="566" w:author="usuario" w:date="2026-04-13T19:30:00Z">
                    <w:rPr>
                      <w:rFonts w:ascii="Arial" w:hAnsi="Arial" w:cs="Arial"/>
                      <w:b/>
                      <w:bCs/>
                      <w:color w:val="000000"/>
                      <w:sz w:val="20"/>
                      <w:szCs w:val="20"/>
                    </w:rPr>
                  </w:rPrChange>
                </w:rPr>
                <w:t>alores posibles</w:t>
              </w:r>
            </w:ins>
          </w:p>
        </w:tc>
        <w:tc>
          <w:tcPr>
            <w:tcW w:w="4364" w:type="dxa"/>
            <w:shd w:val="clear" w:color="auto" w:fill="00B0F0"/>
            <w:vAlign w:val="center"/>
          </w:tcPr>
          <w:p w14:paraId="340E02ED" w14:textId="77777777" w:rsidR="00515CBC" w:rsidRPr="00141463" w:rsidRDefault="00515CBC" w:rsidP="00C93F72">
            <w:pPr>
              <w:pStyle w:val="NormalWeb"/>
              <w:spacing w:before="120" w:beforeAutospacing="0" w:after="120" w:afterAutospacing="0"/>
              <w:jc w:val="center"/>
              <w:rPr>
                <w:ins w:id="567" w:author="usuario" w:date="2026-04-13T19:17:00Z"/>
                <w:rFonts w:ascii="Calibri" w:hAnsi="Calibri" w:cs="Calibri"/>
                <w:b/>
                <w:bCs/>
                <w:color w:val="000000"/>
                <w:sz w:val="20"/>
                <w:szCs w:val="20"/>
                <w:rPrChange w:id="568" w:author="usuario" w:date="2026-04-13T19:30:00Z">
                  <w:rPr>
                    <w:ins w:id="569" w:author="usuario" w:date="2026-04-13T19:17:00Z"/>
                    <w:rFonts w:ascii="Arial" w:hAnsi="Arial" w:cs="Arial"/>
                    <w:b/>
                    <w:bCs/>
                    <w:color w:val="000000"/>
                    <w:sz w:val="20"/>
                    <w:szCs w:val="20"/>
                  </w:rPr>
                </w:rPrChange>
              </w:rPr>
            </w:pPr>
            <w:ins w:id="570" w:author="usuario" w:date="2026-04-13T19:17:00Z">
              <w:r w:rsidRPr="00141463">
                <w:rPr>
                  <w:rFonts w:ascii="Calibri" w:hAnsi="Calibri" w:cs="Calibri"/>
                  <w:b/>
                  <w:bCs/>
                  <w:color w:val="000000"/>
                  <w:sz w:val="20"/>
                  <w:szCs w:val="20"/>
                  <w:rPrChange w:id="571" w:author="usuario" w:date="2026-04-13T19:30:00Z">
                    <w:rPr>
                      <w:rFonts w:ascii="Arial" w:hAnsi="Arial" w:cs="Arial"/>
                      <w:b/>
                      <w:bCs/>
                      <w:color w:val="000000"/>
                      <w:sz w:val="20"/>
                      <w:szCs w:val="20"/>
                    </w:rPr>
                  </w:rPrChange>
                </w:rPr>
                <w:t xml:space="preserve">Descripción </w:t>
              </w:r>
            </w:ins>
          </w:p>
        </w:tc>
      </w:tr>
      <w:tr w:rsidR="00515CBC" w:rsidRPr="00C93F72" w14:paraId="5E3E29F5" w14:textId="77777777" w:rsidTr="00C93F72">
        <w:trPr>
          <w:ins w:id="572" w:author="usuario" w:date="2026-04-13T19:17:00Z"/>
        </w:trPr>
        <w:tc>
          <w:tcPr>
            <w:tcW w:w="1597" w:type="dxa"/>
            <w:vAlign w:val="center"/>
          </w:tcPr>
          <w:p w14:paraId="5EDBFA6B" w14:textId="30BB611A" w:rsidR="00515CBC" w:rsidRPr="00E97C5F" w:rsidRDefault="00515CBC" w:rsidP="00C93F72">
            <w:pPr>
              <w:pStyle w:val="NormalWeb"/>
              <w:spacing w:before="120" w:beforeAutospacing="0" w:after="120" w:afterAutospacing="0"/>
              <w:jc w:val="center"/>
              <w:rPr>
                <w:ins w:id="573" w:author="usuario" w:date="2026-04-13T19:17:00Z"/>
                <w:rFonts w:ascii="Arial" w:hAnsi="Arial" w:cs="Arial"/>
                <w:color w:val="000000"/>
                <w:sz w:val="20"/>
                <w:szCs w:val="20"/>
              </w:rPr>
            </w:pPr>
            <w:ins w:id="574" w:author="usuario" w:date="2026-04-13T19:21:00Z">
              <w:r>
                <w:rPr>
                  <w:rFonts w:ascii="Calibri" w:hAnsi="Calibri" w:cs="Calibri"/>
                  <w:b/>
                  <w:bCs/>
                  <w:color w:val="000000"/>
                  <w:sz w:val="20"/>
                  <w:szCs w:val="20"/>
                  <w:lang w:val="es-ES" w:eastAsia="es-ES"/>
                </w:rPr>
                <w:t>DNI</w:t>
              </w:r>
            </w:ins>
          </w:p>
        </w:tc>
        <w:tc>
          <w:tcPr>
            <w:tcW w:w="1280" w:type="dxa"/>
            <w:vAlign w:val="center"/>
          </w:tcPr>
          <w:p w14:paraId="3822BA55" w14:textId="58B44338" w:rsidR="00515CBC" w:rsidRPr="00E97C5F" w:rsidRDefault="00515CBC" w:rsidP="00C93F72">
            <w:pPr>
              <w:pStyle w:val="NormalWeb"/>
              <w:spacing w:before="120" w:beforeAutospacing="0" w:after="120" w:afterAutospacing="0"/>
              <w:jc w:val="center"/>
              <w:rPr>
                <w:ins w:id="575" w:author="usuario" w:date="2026-04-13T19:17:00Z"/>
                <w:rFonts w:ascii="Arial" w:hAnsi="Arial" w:cs="Arial"/>
                <w:color w:val="000000"/>
                <w:sz w:val="20"/>
                <w:szCs w:val="20"/>
              </w:rPr>
            </w:pPr>
            <w:ins w:id="576" w:author="usuario" w:date="2026-04-13T19:21:00Z">
              <w:r>
                <w:rPr>
                  <w:rFonts w:ascii="Calibri" w:hAnsi="Calibri" w:cs="Calibri"/>
                  <w:color w:val="000000"/>
                  <w:sz w:val="20"/>
                  <w:szCs w:val="20"/>
                  <w:lang w:val="es-ES" w:eastAsia="es-ES"/>
                </w:rPr>
                <w:t>INT / BGINT</w:t>
              </w:r>
            </w:ins>
          </w:p>
        </w:tc>
        <w:tc>
          <w:tcPr>
            <w:tcW w:w="975" w:type="dxa"/>
            <w:vAlign w:val="center"/>
          </w:tcPr>
          <w:p w14:paraId="27531217" w14:textId="3CA189FA" w:rsidR="00515CBC" w:rsidRPr="00E97C5F" w:rsidRDefault="00515CBC" w:rsidP="00C93F72">
            <w:pPr>
              <w:pStyle w:val="NormalWeb"/>
              <w:spacing w:before="120" w:beforeAutospacing="0" w:after="120" w:afterAutospacing="0"/>
              <w:jc w:val="center"/>
              <w:rPr>
                <w:ins w:id="577" w:author="usuario" w:date="2026-04-13T19:17:00Z"/>
                <w:rFonts w:ascii="Arial" w:hAnsi="Arial" w:cs="Arial"/>
                <w:color w:val="000000"/>
                <w:sz w:val="20"/>
                <w:szCs w:val="20"/>
              </w:rPr>
            </w:pPr>
            <w:ins w:id="578" w:author="usuario" w:date="2026-04-13T19:21:00Z">
              <w:r>
                <w:rPr>
                  <w:rFonts w:ascii="Arial" w:hAnsi="Arial" w:cs="Arial"/>
                  <w:color w:val="000000"/>
                  <w:sz w:val="20"/>
                  <w:szCs w:val="20"/>
                </w:rPr>
                <w:t>NO</w:t>
              </w:r>
            </w:ins>
          </w:p>
        </w:tc>
        <w:tc>
          <w:tcPr>
            <w:tcW w:w="1134" w:type="dxa"/>
            <w:vAlign w:val="center"/>
          </w:tcPr>
          <w:p w14:paraId="38E9D393" w14:textId="474A2F3B" w:rsidR="00515CBC" w:rsidRPr="00E97C5F" w:rsidRDefault="00515CBC" w:rsidP="00C93F72">
            <w:pPr>
              <w:pStyle w:val="NormalWeb"/>
              <w:spacing w:before="120" w:beforeAutospacing="0" w:after="120" w:afterAutospacing="0"/>
              <w:jc w:val="center"/>
              <w:rPr>
                <w:ins w:id="579" w:author="usuario" w:date="2026-04-13T19:17:00Z"/>
                <w:rFonts w:ascii="Arial" w:hAnsi="Arial" w:cs="Arial"/>
                <w:color w:val="000000"/>
                <w:sz w:val="20"/>
                <w:szCs w:val="20"/>
              </w:rPr>
            </w:pPr>
            <w:ins w:id="580" w:author="usuario" w:date="2026-04-13T19:21:00Z">
              <w:r>
                <w:rPr>
                  <w:rFonts w:ascii="Arial" w:hAnsi="Arial" w:cs="Arial"/>
                  <w:color w:val="000000"/>
                  <w:sz w:val="20"/>
                  <w:szCs w:val="20"/>
                </w:rPr>
                <w:t>-</w:t>
              </w:r>
            </w:ins>
          </w:p>
        </w:tc>
        <w:tc>
          <w:tcPr>
            <w:tcW w:w="4364" w:type="dxa"/>
            <w:vAlign w:val="center"/>
          </w:tcPr>
          <w:p w14:paraId="7D66725C" w14:textId="6351734D" w:rsidR="00515CBC" w:rsidRPr="00515CBC" w:rsidRDefault="00515CBC" w:rsidP="00C93F72">
            <w:pPr>
              <w:pStyle w:val="NormalWeb"/>
              <w:spacing w:before="120" w:beforeAutospacing="0" w:after="120" w:afterAutospacing="0"/>
              <w:jc w:val="center"/>
              <w:rPr>
                <w:ins w:id="581" w:author="usuario" w:date="2026-04-13T19:17:00Z"/>
                <w:rFonts w:ascii="Calibri" w:hAnsi="Calibri" w:cs="Calibri"/>
                <w:color w:val="000000"/>
                <w:sz w:val="20"/>
                <w:szCs w:val="20"/>
                <w:rPrChange w:id="582" w:author="usuario" w:date="2026-04-13T19:26:00Z">
                  <w:rPr>
                    <w:ins w:id="583" w:author="usuario" w:date="2026-04-13T19:17:00Z"/>
                    <w:rFonts w:ascii="Arial" w:hAnsi="Arial" w:cs="Arial"/>
                    <w:color w:val="000000"/>
                    <w:sz w:val="20"/>
                    <w:szCs w:val="20"/>
                  </w:rPr>
                </w:rPrChange>
              </w:rPr>
            </w:pPr>
            <w:ins w:id="584" w:author="usuario" w:date="2026-04-13T19:21:00Z">
              <w:r w:rsidRPr="00515CBC">
                <w:rPr>
                  <w:rFonts w:ascii="Calibri" w:hAnsi="Calibri" w:cs="Calibri"/>
                  <w:color w:val="000000"/>
                  <w:sz w:val="20"/>
                  <w:szCs w:val="20"/>
                  <w:rPrChange w:id="585" w:author="usuario" w:date="2026-04-13T19:26:00Z">
                    <w:rPr>
                      <w:rFonts w:ascii="Arial" w:hAnsi="Arial" w:cs="Arial"/>
                      <w:color w:val="000000"/>
                      <w:sz w:val="20"/>
                      <w:szCs w:val="20"/>
                    </w:rPr>
                  </w:rPrChange>
                </w:rPr>
                <w:t>Identificador único de cada persona</w:t>
              </w:r>
            </w:ins>
          </w:p>
        </w:tc>
      </w:tr>
      <w:tr w:rsidR="00515CBC" w:rsidRPr="00E97C5F" w14:paraId="474FC4C2" w14:textId="77777777" w:rsidTr="00C93F72">
        <w:trPr>
          <w:ins w:id="586" w:author="usuario" w:date="2026-04-13T19:17:00Z"/>
        </w:trPr>
        <w:tc>
          <w:tcPr>
            <w:tcW w:w="1597" w:type="dxa"/>
            <w:vAlign w:val="center"/>
          </w:tcPr>
          <w:p w14:paraId="11DC83A2" w14:textId="3C0C0B49" w:rsidR="00515CBC" w:rsidRPr="00515CBC" w:rsidRDefault="00515CBC" w:rsidP="00C93F72">
            <w:pPr>
              <w:pStyle w:val="NormalWeb"/>
              <w:spacing w:before="120" w:beforeAutospacing="0" w:after="120" w:afterAutospacing="0"/>
              <w:jc w:val="center"/>
              <w:rPr>
                <w:ins w:id="587" w:author="usuario" w:date="2026-04-13T19:17:00Z"/>
                <w:rFonts w:ascii="Calibri" w:hAnsi="Calibri" w:cs="Calibri"/>
                <w:b/>
                <w:bCs/>
                <w:color w:val="000000"/>
                <w:sz w:val="20"/>
                <w:szCs w:val="20"/>
                <w:rPrChange w:id="588" w:author="usuario" w:date="2026-04-13T19:24:00Z">
                  <w:rPr>
                    <w:ins w:id="589" w:author="usuario" w:date="2026-04-13T19:17:00Z"/>
                    <w:rFonts w:ascii="Arial" w:hAnsi="Arial" w:cs="Arial"/>
                    <w:color w:val="000000"/>
                    <w:sz w:val="20"/>
                    <w:szCs w:val="20"/>
                  </w:rPr>
                </w:rPrChange>
              </w:rPr>
            </w:pPr>
            <w:ins w:id="590" w:author="usuario" w:date="2026-04-13T19:21:00Z">
              <w:r w:rsidRPr="00515CBC">
                <w:rPr>
                  <w:rFonts w:ascii="Calibri" w:hAnsi="Calibri" w:cs="Calibri"/>
                  <w:b/>
                  <w:bCs/>
                  <w:color w:val="000000"/>
                  <w:sz w:val="20"/>
                  <w:szCs w:val="20"/>
                  <w:rPrChange w:id="591" w:author="usuario" w:date="2026-04-13T19:24:00Z">
                    <w:rPr>
                      <w:rFonts w:ascii="Arial" w:hAnsi="Arial" w:cs="Arial"/>
                      <w:b/>
                      <w:bCs/>
                      <w:color w:val="000000"/>
                      <w:sz w:val="20"/>
                      <w:szCs w:val="20"/>
                    </w:rPr>
                  </w:rPrChange>
                </w:rPr>
                <w:t>Nom</w:t>
              </w:r>
            </w:ins>
            <w:ins w:id="592" w:author="usuario" w:date="2026-04-13T19:22:00Z">
              <w:r w:rsidRPr="00515CBC">
                <w:rPr>
                  <w:rFonts w:ascii="Calibri" w:hAnsi="Calibri" w:cs="Calibri"/>
                  <w:b/>
                  <w:bCs/>
                  <w:color w:val="000000"/>
                  <w:sz w:val="20"/>
                  <w:szCs w:val="20"/>
                  <w:rPrChange w:id="593" w:author="usuario" w:date="2026-04-13T19:24:00Z">
                    <w:rPr>
                      <w:rFonts w:ascii="Arial" w:hAnsi="Arial" w:cs="Arial"/>
                      <w:b/>
                      <w:bCs/>
                      <w:color w:val="000000"/>
                      <w:sz w:val="20"/>
                      <w:szCs w:val="20"/>
                    </w:rPr>
                  </w:rPrChange>
                </w:rPr>
                <w:t>bre</w:t>
              </w:r>
            </w:ins>
          </w:p>
        </w:tc>
        <w:tc>
          <w:tcPr>
            <w:tcW w:w="1280" w:type="dxa"/>
            <w:vAlign w:val="center"/>
          </w:tcPr>
          <w:p w14:paraId="53B29958" w14:textId="6E92CAD2" w:rsidR="00515CBC" w:rsidRPr="00515CBC" w:rsidRDefault="00515CBC" w:rsidP="00C93F72">
            <w:pPr>
              <w:pStyle w:val="NormalWeb"/>
              <w:spacing w:before="120" w:beforeAutospacing="0" w:after="120" w:afterAutospacing="0"/>
              <w:jc w:val="center"/>
              <w:rPr>
                <w:ins w:id="594" w:author="usuario" w:date="2026-04-13T19:17:00Z"/>
                <w:rFonts w:ascii="Calibri" w:hAnsi="Calibri" w:cs="Calibri"/>
                <w:color w:val="000000"/>
                <w:sz w:val="20"/>
                <w:szCs w:val="20"/>
                <w:rPrChange w:id="595" w:author="usuario" w:date="2026-04-13T19:24:00Z">
                  <w:rPr>
                    <w:ins w:id="596" w:author="usuario" w:date="2026-04-13T19:17:00Z"/>
                    <w:rFonts w:ascii="Arial" w:hAnsi="Arial" w:cs="Arial"/>
                    <w:color w:val="000000"/>
                    <w:sz w:val="20"/>
                    <w:szCs w:val="20"/>
                  </w:rPr>
                </w:rPrChange>
              </w:rPr>
            </w:pPr>
            <w:ins w:id="597" w:author="usuario" w:date="2026-04-13T19:22:00Z">
              <w:r w:rsidRPr="00515CBC">
                <w:rPr>
                  <w:rFonts w:ascii="Calibri" w:hAnsi="Calibri" w:cs="Calibri"/>
                  <w:color w:val="000000"/>
                  <w:sz w:val="20"/>
                  <w:szCs w:val="20"/>
                  <w:rPrChange w:id="598" w:author="usuario" w:date="2026-04-13T19:24:00Z">
                    <w:rPr>
                      <w:rFonts w:ascii="Arial" w:hAnsi="Arial" w:cs="Arial"/>
                      <w:color w:val="000000"/>
                      <w:sz w:val="20"/>
                      <w:szCs w:val="20"/>
                    </w:rPr>
                  </w:rPrChange>
                </w:rPr>
                <w:t>VARCHAR (50)</w:t>
              </w:r>
            </w:ins>
          </w:p>
        </w:tc>
        <w:tc>
          <w:tcPr>
            <w:tcW w:w="975" w:type="dxa"/>
            <w:vAlign w:val="center"/>
          </w:tcPr>
          <w:p w14:paraId="05B1A75A" w14:textId="0B0F8850" w:rsidR="00515CBC" w:rsidRPr="00515CBC" w:rsidRDefault="00515CBC" w:rsidP="00C93F72">
            <w:pPr>
              <w:pStyle w:val="NormalWeb"/>
              <w:spacing w:before="120" w:beforeAutospacing="0" w:after="120" w:afterAutospacing="0"/>
              <w:jc w:val="center"/>
              <w:rPr>
                <w:ins w:id="599" w:author="usuario" w:date="2026-04-13T19:17:00Z"/>
                <w:rFonts w:ascii="Calibri" w:hAnsi="Calibri" w:cs="Calibri"/>
                <w:color w:val="000000"/>
                <w:sz w:val="20"/>
                <w:szCs w:val="20"/>
                <w:rPrChange w:id="600" w:author="usuario" w:date="2026-04-13T19:24:00Z">
                  <w:rPr>
                    <w:ins w:id="601" w:author="usuario" w:date="2026-04-13T19:17:00Z"/>
                    <w:rFonts w:ascii="Arial" w:hAnsi="Arial" w:cs="Arial"/>
                    <w:color w:val="000000"/>
                    <w:sz w:val="20"/>
                    <w:szCs w:val="20"/>
                  </w:rPr>
                </w:rPrChange>
              </w:rPr>
            </w:pPr>
            <w:ins w:id="602" w:author="usuario" w:date="2026-04-13T19:22:00Z">
              <w:r w:rsidRPr="00515CBC">
                <w:rPr>
                  <w:rFonts w:ascii="Calibri" w:hAnsi="Calibri" w:cs="Calibri"/>
                  <w:color w:val="000000"/>
                  <w:sz w:val="20"/>
                  <w:szCs w:val="20"/>
                  <w:rPrChange w:id="603" w:author="usuario" w:date="2026-04-13T19:24:00Z">
                    <w:rPr>
                      <w:rFonts w:ascii="Arial" w:hAnsi="Arial" w:cs="Arial"/>
                      <w:color w:val="000000"/>
                      <w:sz w:val="20"/>
                      <w:szCs w:val="20"/>
                    </w:rPr>
                  </w:rPrChange>
                </w:rPr>
                <w:t>NO</w:t>
              </w:r>
            </w:ins>
          </w:p>
        </w:tc>
        <w:tc>
          <w:tcPr>
            <w:tcW w:w="1134" w:type="dxa"/>
            <w:vAlign w:val="center"/>
          </w:tcPr>
          <w:p w14:paraId="0B6DEE22" w14:textId="6BEF17F2" w:rsidR="00515CBC" w:rsidRPr="00515CBC" w:rsidRDefault="00515CBC" w:rsidP="00C93F72">
            <w:pPr>
              <w:pStyle w:val="NormalWeb"/>
              <w:spacing w:before="120" w:beforeAutospacing="0" w:after="120" w:afterAutospacing="0"/>
              <w:jc w:val="center"/>
              <w:rPr>
                <w:ins w:id="604" w:author="usuario" w:date="2026-04-13T19:17:00Z"/>
                <w:rFonts w:ascii="Calibri" w:hAnsi="Calibri" w:cs="Calibri"/>
                <w:color w:val="000000"/>
                <w:sz w:val="20"/>
                <w:szCs w:val="20"/>
                <w:rPrChange w:id="605" w:author="usuario" w:date="2026-04-13T19:24:00Z">
                  <w:rPr>
                    <w:ins w:id="606" w:author="usuario" w:date="2026-04-13T19:17:00Z"/>
                    <w:rFonts w:ascii="Arial" w:hAnsi="Arial" w:cs="Arial"/>
                    <w:color w:val="000000"/>
                    <w:sz w:val="20"/>
                    <w:szCs w:val="20"/>
                  </w:rPr>
                </w:rPrChange>
              </w:rPr>
            </w:pPr>
            <w:ins w:id="607" w:author="usuario" w:date="2026-04-13T19:22:00Z">
              <w:r w:rsidRPr="00515CBC">
                <w:rPr>
                  <w:rFonts w:ascii="Calibri" w:hAnsi="Calibri" w:cs="Calibri"/>
                  <w:color w:val="000000"/>
                  <w:sz w:val="20"/>
                  <w:szCs w:val="20"/>
                  <w:rPrChange w:id="608" w:author="usuario" w:date="2026-04-13T19:24:00Z">
                    <w:rPr>
                      <w:rFonts w:ascii="Arial" w:hAnsi="Arial" w:cs="Arial"/>
                      <w:color w:val="000000"/>
                      <w:sz w:val="20"/>
                      <w:szCs w:val="20"/>
                    </w:rPr>
                  </w:rPrChange>
                </w:rPr>
                <w:t>-</w:t>
              </w:r>
            </w:ins>
          </w:p>
        </w:tc>
        <w:tc>
          <w:tcPr>
            <w:tcW w:w="4364" w:type="dxa"/>
            <w:vAlign w:val="center"/>
          </w:tcPr>
          <w:p w14:paraId="135537F1" w14:textId="108DC1F4" w:rsidR="00515CBC" w:rsidRPr="00515CBC" w:rsidRDefault="00515CBC" w:rsidP="00C93F72">
            <w:pPr>
              <w:pStyle w:val="NormalWeb"/>
              <w:spacing w:before="120" w:beforeAutospacing="0" w:after="120" w:afterAutospacing="0"/>
              <w:jc w:val="center"/>
              <w:rPr>
                <w:ins w:id="609" w:author="usuario" w:date="2026-04-13T19:17:00Z"/>
                <w:rFonts w:ascii="Calibri" w:hAnsi="Calibri" w:cs="Calibri"/>
                <w:color w:val="000000"/>
                <w:sz w:val="20"/>
                <w:szCs w:val="20"/>
                <w:rPrChange w:id="610" w:author="usuario" w:date="2026-04-13T19:24:00Z">
                  <w:rPr>
                    <w:ins w:id="611" w:author="usuario" w:date="2026-04-13T19:17:00Z"/>
                    <w:rFonts w:ascii="Arial" w:hAnsi="Arial" w:cs="Arial"/>
                    <w:color w:val="000000"/>
                    <w:sz w:val="20"/>
                    <w:szCs w:val="20"/>
                  </w:rPr>
                </w:rPrChange>
              </w:rPr>
            </w:pPr>
            <w:ins w:id="612" w:author="usuario" w:date="2026-04-13T19:22:00Z">
              <w:r w:rsidRPr="00515CBC">
                <w:rPr>
                  <w:rFonts w:ascii="Calibri" w:hAnsi="Calibri" w:cs="Calibri"/>
                  <w:color w:val="000000"/>
                  <w:sz w:val="20"/>
                  <w:szCs w:val="20"/>
                  <w:rPrChange w:id="613" w:author="usuario" w:date="2026-04-13T19:24:00Z">
                    <w:rPr>
                      <w:rFonts w:ascii="Arial" w:hAnsi="Arial" w:cs="Arial"/>
                      <w:color w:val="000000"/>
                      <w:sz w:val="20"/>
                      <w:szCs w:val="20"/>
                    </w:rPr>
                  </w:rPrChange>
                </w:rPr>
                <w:t>Nombre de la persona</w:t>
              </w:r>
            </w:ins>
          </w:p>
        </w:tc>
      </w:tr>
      <w:tr w:rsidR="00515CBC" w:rsidRPr="00E97C5F" w14:paraId="6929D5F2" w14:textId="77777777" w:rsidTr="00C93F72">
        <w:trPr>
          <w:ins w:id="614" w:author="usuario" w:date="2026-04-13T19:17:00Z"/>
        </w:trPr>
        <w:tc>
          <w:tcPr>
            <w:tcW w:w="1597" w:type="dxa"/>
            <w:vAlign w:val="center"/>
          </w:tcPr>
          <w:p w14:paraId="5A3C26C2" w14:textId="32E6E2E7" w:rsidR="00515CBC" w:rsidRPr="00515CBC" w:rsidRDefault="00515CBC" w:rsidP="00515CBC">
            <w:pPr>
              <w:pStyle w:val="NormalWeb"/>
              <w:spacing w:before="120" w:beforeAutospacing="0" w:after="120" w:afterAutospacing="0"/>
              <w:jc w:val="center"/>
              <w:rPr>
                <w:ins w:id="615" w:author="usuario" w:date="2026-04-13T19:17:00Z"/>
                <w:rFonts w:ascii="Calibri" w:hAnsi="Calibri" w:cs="Calibri"/>
                <w:b/>
                <w:bCs/>
                <w:color w:val="000000"/>
                <w:sz w:val="20"/>
                <w:szCs w:val="20"/>
                <w:rPrChange w:id="616" w:author="usuario" w:date="2026-04-13T19:24:00Z">
                  <w:rPr>
                    <w:ins w:id="617" w:author="usuario" w:date="2026-04-13T19:17:00Z"/>
                    <w:rFonts w:ascii="Arial" w:hAnsi="Arial" w:cs="Arial"/>
                    <w:color w:val="000000"/>
                    <w:sz w:val="20"/>
                    <w:szCs w:val="20"/>
                  </w:rPr>
                </w:rPrChange>
              </w:rPr>
            </w:pPr>
            <w:ins w:id="618" w:author="usuario" w:date="2026-04-13T19:23:00Z">
              <w:r w:rsidRPr="00515CBC">
                <w:rPr>
                  <w:rFonts w:ascii="Calibri" w:hAnsi="Calibri" w:cs="Calibri"/>
                  <w:b/>
                  <w:bCs/>
                  <w:color w:val="000000"/>
                  <w:sz w:val="20"/>
                  <w:szCs w:val="20"/>
                  <w:rPrChange w:id="619" w:author="usuario" w:date="2026-04-13T19:24:00Z">
                    <w:rPr>
                      <w:rFonts w:ascii="Arial" w:hAnsi="Arial" w:cs="Arial"/>
                      <w:b/>
                      <w:bCs/>
                      <w:color w:val="000000"/>
                      <w:sz w:val="20"/>
                      <w:szCs w:val="20"/>
                    </w:rPr>
                  </w:rPrChange>
                </w:rPr>
                <w:t>Apellido</w:t>
              </w:r>
            </w:ins>
          </w:p>
        </w:tc>
        <w:tc>
          <w:tcPr>
            <w:tcW w:w="1280" w:type="dxa"/>
            <w:vAlign w:val="center"/>
          </w:tcPr>
          <w:p w14:paraId="50A7C9FA" w14:textId="1D4A6667" w:rsidR="00515CBC" w:rsidRPr="00515CBC" w:rsidRDefault="00515CBC" w:rsidP="00515CBC">
            <w:pPr>
              <w:pStyle w:val="NormalWeb"/>
              <w:spacing w:before="120" w:beforeAutospacing="0" w:after="120" w:afterAutospacing="0"/>
              <w:jc w:val="center"/>
              <w:rPr>
                <w:ins w:id="620" w:author="usuario" w:date="2026-04-13T19:17:00Z"/>
                <w:rFonts w:ascii="Calibri" w:hAnsi="Calibri" w:cs="Calibri"/>
                <w:color w:val="000000"/>
                <w:sz w:val="20"/>
                <w:szCs w:val="20"/>
                <w:rPrChange w:id="621" w:author="usuario" w:date="2026-04-13T19:24:00Z">
                  <w:rPr>
                    <w:ins w:id="622" w:author="usuario" w:date="2026-04-13T19:17:00Z"/>
                    <w:rFonts w:ascii="Arial" w:hAnsi="Arial" w:cs="Arial"/>
                    <w:color w:val="000000"/>
                    <w:sz w:val="20"/>
                    <w:szCs w:val="20"/>
                  </w:rPr>
                </w:rPrChange>
              </w:rPr>
            </w:pPr>
            <w:ins w:id="623" w:author="usuario" w:date="2026-04-13T19:23:00Z">
              <w:r w:rsidRPr="00515CBC">
                <w:rPr>
                  <w:rFonts w:ascii="Calibri" w:hAnsi="Calibri" w:cs="Calibri"/>
                  <w:color w:val="000000"/>
                  <w:sz w:val="20"/>
                  <w:szCs w:val="20"/>
                  <w:rPrChange w:id="624" w:author="usuario" w:date="2026-04-13T19:24:00Z">
                    <w:rPr>
                      <w:rFonts w:ascii="Arial" w:hAnsi="Arial" w:cs="Arial"/>
                      <w:color w:val="000000"/>
                      <w:sz w:val="20"/>
                      <w:szCs w:val="20"/>
                    </w:rPr>
                  </w:rPrChange>
                </w:rPr>
                <w:t>VARCHAR (50)</w:t>
              </w:r>
            </w:ins>
          </w:p>
        </w:tc>
        <w:tc>
          <w:tcPr>
            <w:tcW w:w="975" w:type="dxa"/>
            <w:vAlign w:val="center"/>
          </w:tcPr>
          <w:p w14:paraId="4FFC4C11" w14:textId="2AC0B51F" w:rsidR="00515CBC" w:rsidRPr="00515CBC" w:rsidRDefault="00515CBC" w:rsidP="00515CBC">
            <w:pPr>
              <w:pStyle w:val="NormalWeb"/>
              <w:spacing w:before="120" w:beforeAutospacing="0" w:after="120" w:afterAutospacing="0"/>
              <w:jc w:val="center"/>
              <w:rPr>
                <w:ins w:id="625" w:author="usuario" w:date="2026-04-13T19:17:00Z"/>
                <w:rFonts w:ascii="Calibri" w:hAnsi="Calibri" w:cs="Calibri"/>
                <w:color w:val="000000"/>
                <w:sz w:val="20"/>
                <w:szCs w:val="20"/>
                <w:rPrChange w:id="626" w:author="usuario" w:date="2026-04-13T19:24:00Z">
                  <w:rPr>
                    <w:ins w:id="627" w:author="usuario" w:date="2026-04-13T19:17:00Z"/>
                    <w:rFonts w:ascii="Arial" w:hAnsi="Arial" w:cs="Arial"/>
                    <w:color w:val="000000"/>
                    <w:sz w:val="20"/>
                    <w:szCs w:val="20"/>
                  </w:rPr>
                </w:rPrChange>
              </w:rPr>
            </w:pPr>
            <w:ins w:id="628" w:author="usuario" w:date="2026-04-13T19:23:00Z">
              <w:r w:rsidRPr="00515CBC">
                <w:rPr>
                  <w:rFonts w:ascii="Calibri" w:hAnsi="Calibri" w:cs="Calibri"/>
                  <w:color w:val="000000"/>
                  <w:sz w:val="20"/>
                  <w:szCs w:val="20"/>
                  <w:rPrChange w:id="629" w:author="usuario" w:date="2026-04-13T19:24:00Z">
                    <w:rPr>
                      <w:rFonts w:ascii="Arial" w:hAnsi="Arial" w:cs="Arial"/>
                      <w:color w:val="000000"/>
                      <w:sz w:val="20"/>
                      <w:szCs w:val="20"/>
                    </w:rPr>
                  </w:rPrChange>
                </w:rPr>
                <w:t>NO</w:t>
              </w:r>
            </w:ins>
          </w:p>
        </w:tc>
        <w:tc>
          <w:tcPr>
            <w:tcW w:w="1134" w:type="dxa"/>
            <w:vAlign w:val="center"/>
          </w:tcPr>
          <w:p w14:paraId="1CFF169F" w14:textId="671326B5" w:rsidR="00515CBC" w:rsidRPr="00515CBC" w:rsidRDefault="00515CBC" w:rsidP="00515CBC">
            <w:pPr>
              <w:pStyle w:val="NormalWeb"/>
              <w:spacing w:before="120" w:beforeAutospacing="0" w:after="120" w:afterAutospacing="0"/>
              <w:jc w:val="center"/>
              <w:rPr>
                <w:ins w:id="630" w:author="usuario" w:date="2026-04-13T19:17:00Z"/>
                <w:rFonts w:ascii="Calibri" w:hAnsi="Calibri" w:cs="Calibri"/>
                <w:color w:val="000000"/>
                <w:sz w:val="20"/>
                <w:szCs w:val="20"/>
                <w:rPrChange w:id="631" w:author="usuario" w:date="2026-04-13T19:24:00Z">
                  <w:rPr>
                    <w:ins w:id="632" w:author="usuario" w:date="2026-04-13T19:17:00Z"/>
                    <w:rFonts w:ascii="Arial" w:hAnsi="Arial" w:cs="Arial"/>
                    <w:color w:val="000000"/>
                    <w:sz w:val="20"/>
                    <w:szCs w:val="20"/>
                  </w:rPr>
                </w:rPrChange>
              </w:rPr>
            </w:pPr>
            <w:ins w:id="633" w:author="usuario" w:date="2026-04-13T19:23:00Z">
              <w:r w:rsidRPr="00515CBC">
                <w:rPr>
                  <w:rFonts w:ascii="Calibri" w:hAnsi="Calibri" w:cs="Calibri"/>
                  <w:color w:val="000000"/>
                  <w:sz w:val="20"/>
                  <w:szCs w:val="20"/>
                  <w:rPrChange w:id="634" w:author="usuario" w:date="2026-04-13T19:24:00Z">
                    <w:rPr>
                      <w:rFonts w:ascii="Arial" w:hAnsi="Arial" w:cs="Arial"/>
                      <w:color w:val="000000"/>
                      <w:sz w:val="20"/>
                      <w:szCs w:val="20"/>
                    </w:rPr>
                  </w:rPrChange>
                </w:rPr>
                <w:t>-</w:t>
              </w:r>
            </w:ins>
          </w:p>
        </w:tc>
        <w:tc>
          <w:tcPr>
            <w:tcW w:w="4364" w:type="dxa"/>
            <w:vAlign w:val="center"/>
          </w:tcPr>
          <w:p w14:paraId="0113A191" w14:textId="623FD942" w:rsidR="00515CBC" w:rsidRPr="00515CBC" w:rsidRDefault="00515CBC" w:rsidP="00515CBC">
            <w:pPr>
              <w:pStyle w:val="NormalWeb"/>
              <w:spacing w:before="120" w:beforeAutospacing="0" w:after="120" w:afterAutospacing="0"/>
              <w:jc w:val="center"/>
              <w:rPr>
                <w:ins w:id="635" w:author="usuario" w:date="2026-04-13T19:17:00Z"/>
                <w:rFonts w:ascii="Calibri" w:hAnsi="Calibri" w:cs="Calibri"/>
                <w:color w:val="000000"/>
                <w:sz w:val="20"/>
                <w:szCs w:val="20"/>
                <w:rPrChange w:id="636" w:author="usuario" w:date="2026-04-13T19:24:00Z">
                  <w:rPr>
                    <w:ins w:id="637" w:author="usuario" w:date="2026-04-13T19:17:00Z"/>
                    <w:rFonts w:ascii="Arial" w:hAnsi="Arial" w:cs="Arial"/>
                    <w:color w:val="000000"/>
                    <w:sz w:val="20"/>
                    <w:szCs w:val="20"/>
                  </w:rPr>
                </w:rPrChange>
              </w:rPr>
            </w:pPr>
            <w:ins w:id="638" w:author="usuario" w:date="2026-04-13T19:23:00Z">
              <w:r w:rsidRPr="00515CBC">
                <w:rPr>
                  <w:rFonts w:ascii="Calibri" w:hAnsi="Calibri" w:cs="Calibri"/>
                  <w:color w:val="000000"/>
                  <w:sz w:val="20"/>
                  <w:szCs w:val="20"/>
                  <w:rPrChange w:id="639" w:author="usuario" w:date="2026-04-13T19:24:00Z">
                    <w:rPr>
                      <w:rFonts w:ascii="Arial" w:hAnsi="Arial" w:cs="Arial"/>
                      <w:color w:val="000000"/>
                      <w:sz w:val="20"/>
                      <w:szCs w:val="20"/>
                    </w:rPr>
                  </w:rPrChange>
                </w:rPr>
                <w:t>Apellido de la persona</w:t>
              </w:r>
            </w:ins>
          </w:p>
        </w:tc>
      </w:tr>
      <w:tr w:rsidR="00515CBC" w:rsidRPr="00C93F72" w14:paraId="256DFACD" w14:textId="77777777" w:rsidTr="00C93F72">
        <w:trPr>
          <w:ins w:id="640" w:author="usuario" w:date="2026-04-13T19:17:00Z"/>
        </w:trPr>
        <w:tc>
          <w:tcPr>
            <w:tcW w:w="1597" w:type="dxa"/>
            <w:vAlign w:val="center"/>
          </w:tcPr>
          <w:p w14:paraId="05018D72" w14:textId="4B1E2D13" w:rsidR="00515CBC" w:rsidRPr="00515CBC" w:rsidRDefault="00515CBC" w:rsidP="00C93F72">
            <w:pPr>
              <w:pStyle w:val="NormalWeb"/>
              <w:spacing w:before="120" w:beforeAutospacing="0" w:after="120" w:afterAutospacing="0"/>
              <w:jc w:val="center"/>
              <w:rPr>
                <w:ins w:id="641" w:author="usuario" w:date="2026-04-13T19:17:00Z"/>
                <w:rFonts w:ascii="Calibri" w:hAnsi="Calibri" w:cs="Calibri"/>
                <w:color w:val="000000"/>
                <w:sz w:val="20"/>
                <w:szCs w:val="20"/>
                <w:rPrChange w:id="642" w:author="usuario" w:date="2026-04-13T19:24:00Z">
                  <w:rPr>
                    <w:ins w:id="643" w:author="usuario" w:date="2026-04-13T19:17:00Z"/>
                    <w:rFonts w:ascii="Arial" w:hAnsi="Arial" w:cs="Arial"/>
                    <w:color w:val="000000"/>
                    <w:sz w:val="20"/>
                    <w:szCs w:val="20"/>
                  </w:rPr>
                </w:rPrChange>
              </w:rPr>
            </w:pPr>
            <w:ins w:id="644" w:author="usuario" w:date="2026-04-13T19:24:00Z">
              <w:r>
                <w:rPr>
                  <w:rFonts w:ascii="Calibri" w:hAnsi="Calibri" w:cs="Calibri"/>
                  <w:b/>
                  <w:bCs/>
                  <w:color w:val="000000"/>
                  <w:sz w:val="20"/>
                  <w:szCs w:val="20"/>
                  <w:lang w:val="es-ES" w:eastAsia="es-ES"/>
                </w:rPr>
                <w:t>Teléfono</w:t>
              </w:r>
            </w:ins>
          </w:p>
        </w:tc>
        <w:tc>
          <w:tcPr>
            <w:tcW w:w="1280" w:type="dxa"/>
            <w:vAlign w:val="center"/>
          </w:tcPr>
          <w:p w14:paraId="279BF5E7" w14:textId="78D5196B" w:rsidR="00515CBC" w:rsidRPr="00515CBC" w:rsidRDefault="00515CBC" w:rsidP="00C93F72">
            <w:pPr>
              <w:pStyle w:val="NormalWeb"/>
              <w:spacing w:before="120" w:beforeAutospacing="0" w:after="120" w:afterAutospacing="0"/>
              <w:jc w:val="center"/>
              <w:rPr>
                <w:ins w:id="645" w:author="usuario" w:date="2026-04-13T19:17:00Z"/>
                <w:rFonts w:ascii="Calibri" w:hAnsi="Calibri" w:cs="Calibri"/>
                <w:color w:val="000000"/>
                <w:sz w:val="20"/>
                <w:szCs w:val="20"/>
                <w:rPrChange w:id="646" w:author="usuario" w:date="2026-04-13T19:24:00Z">
                  <w:rPr>
                    <w:ins w:id="647" w:author="usuario" w:date="2026-04-13T19:17:00Z"/>
                    <w:rFonts w:ascii="Arial" w:hAnsi="Arial" w:cs="Arial"/>
                    <w:color w:val="000000"/>
                    <w:sz w:val="20"/>
                    <w:szCs w:val="20"/>
                  </w:rPr>
                </w:rPrChange>
              </w:rPr>
            </w:pPr>
            <w:ins w:id="648" w:author="usuario" w:date="2026-04-13T19:24:00Z">
              <w:r>
                <w:rPr>
                  <w:rFonts w:ascii="Calibri" w:hAnsi="Calibri" w:cs="Calibri"/>
                  <w:color w:val="000000"/>
                  <w:sz w:val="20"/>
                  <w:szCs w:val="20"/>
                </w:rPr>
                <w:t>VARCHAR (20)</w:t>
              </w:r>
            </w:ins>
          </w:p>
        </w:tc>
        <w:tc>
          <w:tcPr>
            <w:tcW w:w="975" w:type="dxa"/>
            <w:vAlign w:val="center"/>
          </w:tcPr>
          <w:p w14:paraId="25356E32" w14:textId="5A7072F7" w:rsidR="00515CBC" w:rsidRPr="00515CBC" w:rsidRDefault="00515CBC" w:rsidP="00C93F72">
            <w:pPr>
              <w:pStyle w:val="NormalWeb"/>
              <w:spacing w:before="120" w:beforeAutospacing="0" w:after="120" w:afterAutospacing="0"/>
              <w:jc w:val="center"/>
              <w:rPr>
                <w:ins w:id="649" w:author="usuario" w:date="2026-04-13T19:17:00Z"/>
                <w:rFonts w:ascii="Calibri" w:hAnsi="Calibri" w:cs="Calibri"/>
                <w:color w:val="000000"/>
                <w:sz w:val="20"/>
                <w:szCs w:val="20"/>
                <w:rPrChange w:id="650" w:author="usuario" w:date="2026-04-13T19:24:00Z">
                  <w:rPr>
                    <w:ins w:id="651" w:author="usuario" w:date="2026-04-13T19:17:00Z"/>
                    <w:rFonts w:ascii="Arial" w:hAnsi="Arial" w:cs="Arial"/>
                    <w:color w:val="000000"/>
                    <w:sz w:val="20"/>
                    <w:szCs w:val="20"/>
                  </w:rPr>
                </w:rPrChange>
              </w:rPr>
            </w:pPr>
            <w:ins w:id="652" w:author="usuario" w:date="2026-04-13T19:24:00Z">
              <w:r>
                <w:rPr>
                  <w:rFonts w:ascii="Calibri" w:hAnsi="Calibri" w:cs="Calibri"/>
                  <w:color w:val="000000"/>
                  <w:sz w:val="20"/>
                  <w:szCs w:val="20"/>
                </w:rPr>
                <w:t>SI</w:t>
              </w:r>
            </w:ins>
          </w:p>
        </w:tc>
        <w:tc>
          <w:tcPr>
            <w:tcW w:w="1134" w:type="dxa"/>
            <w:vAlign w:val="center"/>
          </w:tcPr>
          <w:p w14:paraId="0DD12E63" w14:textId="37A42683" w:rsidR="00515CBC" w:rsidRPr="00515CBC" w:rsidRDefault="00515CBC" w:rsidP="00C93F72">
            <w:pPr>
              <w:pStyle w:val="NormalWeb"/>
              <w:spacing w:before="120" w:beforeAutospacing="0" w:after="120" w:afterAutospacing="0"/>
              <w:jc w:val="center"/>
              <w:rPr>
                <w:ins w:id="653" w:author="usuario" w:date="2026-04-13T19:17:00Z"/>
                <w:rFonts w:ascii="Calibri" w:hAnsi="Calibri" w:cs="Calibri"/>
                <w:color w:val="000000"/>
                <w:sz w:val="20"/>
                <w:szCs w:val="20"/>
                <w:rPrChange w:id="654" w:author="usuario" w:date="2026-04-13T19:24:00Z">
                  <w:rPr>
                    <w:ins w:id="655" w:author="usuario" w:date="2026-04-13T19:17:00Z"/>
                    <w:rFonts w:ascii="Arial" w:hAnsi="Arial" w:cs="Arial"/>
                    <w:color w:val="000000"/>
                    <w:sz w:val="20"/>
                    <w:szCs w:val="20"/>
                  </w:rPr>
                </w:rPrChange>
              </w:rPr>
            </w:pPr>
            <w:ins w:id="656" w:author="usuario" w:date="2026-04-13T19:25:00Z">
              <w:r>
                <w:rPr>
                  <w:rFonts w:ascii="Calibri" w:hAnsi="Calibri" w:cs="Calibri"/>
                  <w:color w:val="000000"/>
                  <w:sz w:val="20"/>
                  <w:szCs w:val="20"/>
                </w:rPr>
                <w:t>-</w:t>
              </w:r>
            </w:ins>
          </w:p>
        </w:tc>
        <w:tc>
          <w:tcPr>
            <w:tcW w:w="4364" w:type="dxa"/>
            <w:vAlign w:val="center"/>
          </w:tcPr>
          <w:p w14:paraId="2CED449D" w14:textId="6B7B396F" w:rsidR="00515CBC" w:rsidRPr="00515CBC" w:rsidRDefault="00515CBC" w:rsidP="00C93F72">
            <w:pPr>
              <w:pStyle w:val="NormalWeb"/>
              <w:spacing w:before="120" w:beforeAutospacing="0" w:after="120" w:afterAutospacing="0"/>
              <w:jc w:val="center"/>
              <w:rPr>
                <w:ins w:id="657" w:author="usuario" w:date="2026-04-13T19:17:00Z"/>
                <w:rFonts w:ascii="Calibri" w:hAnsi="Calibri" w:cs="Calibri"/>
                <w:color w:val="000000"/>
                <w:sz w:val="20"/>
                <w:szCs w:val="20"/>
                <w:rPrChange w:id="658" w:author="usuario" w:date="2026-04-13T19:24:00Z">
                  <w:rPr>
                    <w:ins w:id="659" w:author="usuario" w:date="2026-04-13T19:17:00Z"/>
                    <w:rFonts w:ascii="Arial" w:hAnsi="Arial" w:cs="Arial"/>
                    <w:color w:val="000000"/>
                    <w:sz w:val="20"/>
                    <w:szCs w:val="20"/>
                  </w:rPr>
                </w:rPrChange>
              </w:rPr>
            </w:pPr>
            <w:ins w:id="660" w:author="usuario" w:date="2026-04-13T19:25:00Z">
              <w:r w:rsidRPr="00515CBC">
                <w:rPr>
                  <w:rFonts w:ascii="Calibri" w:hAnsi="Calibri" w:cs="Calibri"/>
                  <w:color w:val="000000"/>
                  <w:sz w:val="20"/>
                  <w:szCs w:val="20"/>
                </w:rPr>
                <w:t>Número de contacto de la persona</w:t>
              </w:r>
            </w:ins>
          </w:p>
        </w:tc>
      </w:tr>
    </w:tbl>
    <w:p w14:paraId="215C1288" w14:textId="77777777" w:rsidR="00C93F72" w:rsidRPr="00861D75" w:rsidRDefault="00C93F72" w:rsidP="0080742B">
      <w:pPr>
        <w:pStyle w:val="NormalWeb"/>
        <w:spacing w:before="120" w:beforeAutospacing="0" w:after="120" w:afterAutospacing="0"/>
        <w:rPr>
          <w:color w:val="000000"/>
          <w:sz w:val="27"/>
          <w:szCs w:val="27"/>
        </w:rPr>
      </w:pPr>
    </w:p>
    <w:p w14:paraId="297CE254" w14:textId="5F7C55DB" w:rsidR="00515CBC" w:rsidRDefault="00515CBC" w:rsidP="008925B7">
      <w:pPr>
        <w:pStyle w:val="NormalWeb"/>
        <w:spacing w:before="120" w:beforeAutospacing="0" w:after="120" w:afterAutospacing="0"/>
        <w:jc w:val="both"/>
        <w:rPr>
          <w:ins w:id="661" w:author="usuario" w:date="2026-04-13T19:25:00Z"/>
          <w:rFonts w:ascii="Arial" w:hAnsi="Arial" w:cs="Arial"/>
          <w:b/>
          <w:bCs/>
          <w:color w:val="000000"/>
          <w:sz w:val="22"/>
          <w:szCs w:val="22"/>
        </w:rPr>
        <w:pPrChange w:id="662" w:author="Elena Monutti" w:date="2026-04-13T21:19:00Z">
          <w:pPr>
            <w:pStyle w:val="NormalWeb"/>
            <w:spacing w:before="120" w:beforeAutospacing="0" w:after="120" w:afterAutospacing="0"/>
          </w:pPr>
        </w:pPrChange>
      </w:pPr>
      <w:ins w:id="663" w:author="usuario" w:date="2026-04-13T19:25:00Z">
        <w:r>
          <w:rPr>
            <w:rFonts w:ascii="Arial" w:hAnsi="Arial" w:cs="Arial"/>
            <w:b/>
            <w:bCs/>
            <w:color w:val="000000"/>
            <w:sz w:val="22"/>
            <w:szCs w:val="22"/>
          </w:rPr>
          <w:t>Entidad: Paciente</w:t>
        </w:r>
      </w:ins>
    </w:p>
    <w:p w14:paraId="370388A2" w14:textId="655E8097" w:rsidR="00515CBC" w:rsidRPr="00515CBC" w:rsidRDefault="00515CBC" w:rsidP="008925B7">
      <w:pPr>
        <w:pStyle w:val="NormalWeb"/>
        <w:spacing w:before="120" w:beforeAutospacing="0" w:after="120" w:afterAutospacing="0"/>
        <w:jc w:val="both"/>
        <w:rPr>
          <w:ins w:id="664" w:author="usuario" w:date="2026-04-13T19:25:00Z"/>
          <w:rFonts w:ascii="Arial" w:hAnsi="Arial" w:cs="Arial"/>
          <w:color w:val="000000"/>
          <w:sz w:val="22"/>
          <w:szCs w:val="22"/>
          <w:rPrChange w:id="665" w:author="usuario" w:date="2026-04-13T19:26:00Z">
            <w:rPr>
              <w:ins w:id="666" w:author="usuario" w:date="2026-04-13T19:25:00Z"/>
              <w:rFonts w:ascii="Arial" w:hAnsi="Arial" w:cs="Arial"/>
              <w:b/>
              <w:bCs/>
              <w:color w:val="000000"/>
              <w:sz w:val="22"/>
              <w:szCs w:val="22"/>
            </w:rPr>
          </w:rPrChange>
        </w:rPr>
        <w:pPrChange w:id="667" w:author="Elena Monutti" w:date="2026-04-13T21:19:00Z">
          <w:pPr>
            <w:pStyle w:val="NormalWeb"/>
            <w:spacing w:before="120" w:beforeAutospacing="0" w:after="120" w:afterAutospacing="0"/>
          </w:pPr>
        </w:pPrChange>
      </w:pPr>
      <w:ins w:id="668" w:author="usuario" w:date="2026-04-13T19:25:00Z">
        <w:r>
          <w:rPr>
            <w:rFonts w:ascii="Arial" w:hAnsi="Arial" w:cs="Arial"/>
            <w:b/>
            <w:bCs/>
            <w:color w:val="000000"/>
            <w:sz w:val="22"/>
            <w:szCs w:val="22"/>
          </w:rPr>
          <w:t xml:space="preserve">Clave Primaria: DNI </w:t>
        </w:r>
      </w:ins>
      <w:ins w:id="669" w:author="usuario" w:date="2026-04-13T19:26:00Z">
        <w:r>
          <w:rPr>
            <w:rFonts w:ascii="Arial" w:hAnsi="Arial" w:cs="Arial"/>
            <w:color w:val="000000"/>
            <w:sz w:val="22"/>
            <w:szCs w:val="22"/>
          </w:rPr>
          <w:t xml:space="preserve">(heredada de persona) </w:t>
        </w:r>
      </w:ins>
    </w:p>
    <w:tbl>
      <w:tblPr>
        <w:tblStyle w:val="Tablaconcuadrcula"/>
        <w:tblW w:w="0" w:type="auto"/>
        <w:tblLook w:val="04A0" w:firstRow="1" w:lastRow="0" w:firstColumn="1" w:lastColumn="0" w:noHBand="0" w:noVBand="1"/>
      </w:tblPr>
      <w:tblGrid>
        <w:gridCol w:w="1597"/>
        <w:gridCol w:w="1280"/>
        <w:gridCol w:w="975"/>
        <w:gridCol w:w="1134"/>
        <w:gridCol w:w="4364"/>
      </w:tblGrid>
      <w:tr w:rsidR="00515CBC" w:rsidRPr="00E97C5F" w14:paraId="41FF3794" w14:textId="77777777" w:rsidTr="00C93F72">
        <w:trPr>
          <w:ins w:id="670" w:author="usuario" w:date="2026-04-13T19:25:00Z"/>
        </w:trPr>
        <w:tc>
          <w:tcPr>
            <w:tcW w:w="1597" w:type="dxa"/>
            <w:shd w:val="clear" w:color="auto" w:fill="00B0F0"/>
            <w:vAlign w:val="center"/>
          </w:tcPr>
          <w:p w14:paraId="1D9D79B5" w14:textId="77777777" w:rsidR="00515CBC" w:rsidRPr="00141463" w:rsidRDefault="00515CBC" w:rsidP="00C93F72">
            <w:pPr>
              <w:pStyle w:val="NormalWeb"/>
              <w:spacing w:before="120" w:beforeAutospacing="0" w:after="120" w:afterAutospacing="0"/>
              <w:jc w:val="center"/>
              <w:rPr>
                <w:ins w:id="671" w:author="usuario" w:date="2026-04-13T19:25:00Z"/>
                <w:rFonts w:ascii="Calibri" w:hAnsi="Calibri" w:cs="Calibri"/>
                <w:b/>
                <w:bCs/>
                <w:color w:val="000000"/>
                <w:sz w:val="20"/>
                <w:szCs w:val="20"/>
                <w:rPrChange w:id="672" w:author="usuario" w:date="2026-04-13T19:30:00Z">
                  <w:rPr>
                    <w:ins w:id="673" w:author="usuario" w:date="2026-04-13T19:25:00Z"/>
                    <w:rFonts w:ascii="Arial" w:hAnsi="Arial" w:cs="Arial"/>
                    <w:b/>
                    <w:bCs/>
                    <w:color w:val="000000"/>
                    <w:sz w:val="20"/>
                    <w:szCs w:val="20"/>
                  </w:rPr>
                </w:rPrChange>
              </w:rPr>
            </w:pPr>
            <w:ins w:id="674" w:author="usuario" w:date="2026-04-13T19:25:00Z">
              <w:r w:rsidRPr="00141463">
                <w:rPr>
                  <w:rFonts w:ascii="Calibri" w:hAnsi="Calibri" w:cs="Calibri"/>
                  <w:b/>
                  <w:bCs/>
                  <w:color w:val="000000"/>
                  <w:sz w:val="20"/>
                  <w:szCs w:val="20"/>
                  <w:rPrChange w:id="675" w:author="usuario" w:date="2026-04-13T19:30:00Z">
                    <w:rPr>
                      <w:rFonts w:ascii="Arial" w:hAnsi="Arial" w:cs="Arial"/>
                      <w:b/>
                      <w:bCs/>
                      <w:color w:val="000000"/>
                      <w:sz w:val="20"/>
                      <w:szCs w:val="20"/>
                    </w:rPr>
                  </w:rPrChange>
                </w:rPr>
                <w:t>Atributos</w:t>
              </w:r>
            </w:ins>
          </w:p>
        </w:tc>
        <w:tc>
          <w:tcPr>
            <w:tcW w:w="1280" w:type="dxa"/>
            <w:shd w:val="clear" w:color="auto" w:fill="00B0F0"/>
            <w:vAlign w:val="center"/>
          </w:tcPr>
          <w:p w14:paraId="3D52D9D7" w14:textId="77777777" w:rsidR="00515CBC" w:rsidRPr="00141463" w:rsidRDefault="00515CBC" w:rsidP="00C93F72">
            <w:pPr>
              <w:pStyle w:val="NormalWeb"/>
              <w:spacing w:before="120" w:beforeAutospacing="0" w:after="120" w:afterAutospacing="0"/>
              <w:jc w:val="center"/>
              <w:rPr>
                <w:ins w:id="676" w:author="usuario" w:date="2026-04-13T19:25:00Z"/>
                <w:rFonts w:ascii="Calibri" w:hAnsi="Calibri" w:cs="Calibri"/>
                <w:b/>
                <w:bCs/>
                <w:color w:val="000000"/>
                <w:sz w:val="20"/>
                <w:szCs w:val="20"/>
                <w:rPrChange w:id="677" w:author="usuario" w:date="2026-04-13T19:30:00Z">
                  <w:rPr>
                    <w:ins w:id="678" w:author="usuario" w:date="2026-04-13T19:25:00Z"/>
                    <w:rFonts w:ascii="Arial" w:hAnsi="Arial" w:cs="Arial"/>
                    <w:b/>
                    <w:bCs/>
                    <w:color w:val="000000"/>
                    <w:sz w:val="20"/>
                    <w:szCs w:val="20"/>
                  </w:rPr>
                </w:rPrChange>
              </w:rPr>
            </w:pPr>
            <w:ins w:id="679" w:author="usuario" w:date="2026-04-13T19:25:00Z">
              <w:r w:rsidRPr="00141463">
                <w:rPr>
                  <w:rFonts w:ascii="Calibri" w:hAnsi="Calibri" w:cs="Calibri"/>
                  <w:b/>
                  <w:bCs/>
                  <w:color w:val="000000"/>
                  <w:sz w:val="20"/>
                  <w:szCs w:val="20"/>
                  <w:rPrChange w:id="680" w:author="usuario" w:date="2026-04-13T19:30:00Z">
                    <w:rPr>
                      <w:rFonts w:ascii="Arial" w:hAnsi="Arial" w:cs="Arial"/>
                      <w:b/>
                      <w:bCs/>
                      <w:color w:val="000000"/>
                      <w:sz w:val="20"/>
                      <w:szCs w:val="20"/>
                    </w:rPr>
                  </w:rPrChange>
                </w:rPr>
                <w:t>Tipo de datos</w:t>
              </w:r>
            </w:ins>
          </w:p>
        </w:tc>
        <w:tc>
          <w:tcPr>
            <w:tcW w:w="975" w:type="dxa"/>
            <w:shd w:val="clear" w:color="auto" w:fill="00B0F0"/>
            <w:vAlign w:val="center"/>
          </w:tcPr>
          <w:p w14:paraId="2E7BD2B7" w14:textId="77777777" w:rsidR="00515CBC" w:rsidRPr="00141463" w:rsidRDefault="00515CBC" w:rsidP="00C93F72">
            <w:pPr>
              <w:pStyle w:val="NormalWeb"/>
              <w:spacing w:before="120" w:beforeAutospacing="0" w:after="120" w:afterAutospacing="0"/>
              <w:jc w:val="center"/>
              <w:rPr>
                <w:ins w:id="681" w:author="usuario" w:date="2026-04-13T19:25:00Z"/>
                <w:rFonts w:ascii="Calibri" w:hAnsi="Calibri" w:cs="Calibri"/>
                <w:b/>
                <w:bCs/>
                <w:color w:val="000000"/>
                <w:sz w:val="20"/>
                <w:szCs w:val="20"/>
                <w:rPrChange w:id="682" w:author="usuario" w:date="2026-04-13T19:30:00Z">
                  <w:rPr>
                    <w:ins w:id="683" w:author="usuario" w:date="2026-04-13T19:25:00Z"/>
                    <w:rFonts w:ascii="Arial" w:hAnsi="Arial" w:cs="Arial"/>
                    <w:b/>
                    <w:bCs/>
                    <w:color w:val="000000"/>
                    <w:sz w:val="20"/>
                    <w:szCs w:val="20"/>
                  </w:rPr>
                </w:rPrChange>
              </w:rPr>
            </w:pPr>
            <w:ins w:id="684" w:author="usuario" w:date="2026-04-13T19:25:00Z">
              <w:r w:rsidRPr="00141463">
                <w:rPr>
                  <w:rFonts w:ascii="Calibri" w:hAnsi="Calibri" w:cs="Calibri"/>
                  <w:b/>
                  <w:bCs/>
                  <w:color w:val="000000"/>
                  <w:sz w:val="20"/>
                  <w:szCs w:val="20"/>
                  <w:rPrChange w:id="685" w:author="usuario" w:date="2026-04-13T19:30:00Z">
                    <w:rPr>
                      <w:rFonts w:ascii="Arial" w:hAnsi="Arial" w:cs="Arial"/>
                      <w:b/>
                      <w:bCs/>
                      <w:color w:val="000000"/>
                      <w:sz w:val="20"/>
                      <w:szCs w:val="20"/>
                    </w:rPr>
                  </w:rPrChange>
                </w:rPr>
                <w:t>Permite NULL</w:t>
              </w:r>
            </w:ins>
          </w:p>
        </w:tc>
        <w:tc>
          <w:tcPr>
            <w:tcW w:w="1134" w:type="dxa"/>
            <w:shd w:val="clear" w:color="auto" w:fill="00B0F0"/>
            <w:vAlign w:val="center"/>
          </w:tcPr>
          <w:p w14:paraId="5F4F8681" w14:textId="77777777" w:rsidR="00515CBC" w:rsidRPr="00141463" w:rsidRDefault="00515CBC" w:rsidP="00C93F72">
            <w:pPr>
              <w:pStyle w:val="NormalWeb"/>
              <w:spacing w:before="120" w:beforeAutospacing="0" w:after="120" w:afterAutospacing="0"/>
              <w:jc w:val="center"/>
              <w:rPr>
                <w:ins w:id="686" w:author="usuario" w:date="2026-04-13T19:25:00Z"/>
                <w:rFonts w:ascii="Calibri" w:hAnsi="Calibri" w:cs="Calibri"/>
                <w:b/>
                <w:bCs/>
                <w:color w:val="000000"/>
                <w:sz w:val="20"/>
                <w:szCs w:val="20"/>
                <w:rPrChange w:id="687" w:author="usuario" w:date="2026-04-13T19:30:00Z">
                  <w:rPr>
                    <w:ins w:id="688" w:author="usuario" w:date="2026-04-13T19:25:00Z"/>
                    <w:rFonts w:ascii="Arial" w:hAnsi="Arial" w:cs="Arial"/>
                    <w:b/>
                    <w:bCs/>
                    <w:color w:val="000000"/>
                    <w:sz w:val="20"/>
                    <w:szCs w:val="20"/>
                  </w:rPr>
                </w:rPrChange>
              </w:rPr>
            </w:pPr>
            <w:ins w:id="689" w:author="usuario" w:date="2026-04-13T19:25:00Z">
              <w:r w:rsidRPr="00141463">
                <w:rPr>
                  <w:rFonts w:ascii="Calibri" w:hAnsi="Calibri" w:cs="Calibri"/>
                  <w:b/>
                  <w:bCs/>
                  <w:color w:val="000000"/>
                  <w:sz w:val="20"/>
                  <w:szCs w:val="20"/>
                  <w:rPrChange w:id="690" w:author="usuario" w:date="2026-04-13T19:30:00Z">
                    <w:rPr>
                      <w:rFonts w:ascii="Arial" w:hAnsi="Arial" w:cs="Arial"/>
                      <w:b/>
                      <w:bCs/>
                      <w:color w:val="000000"/>
                      <w:sz w:val="20"/>
                      <w:szCs w:val="20"/>
                    </w:rPr>
                  </w:rPrChange>
                </w:rPr>
                <w:t>Valores posibles</w:t>
              </w:r>
            </w:ins>
          </w:p>
        </w:tc>
        <w:tc>
          <w:tcPr>
            <w:tcW w:w="4364" w:type="dxa"/>
            <w:shd w:val="clear" w:color="auto" w:fill="00B0F0"/>
            <w:vAlign w:val="center"/>
          </w:tcPr>
          <w:p w14:paraId="08E7DC68" w14:textId="77777777" w:rsidR="00515CBC" w:rsidRPr="00141463" w:rsidRDefault="00515CBC" w:rsidP="00C93F72">
            <w:pPr>
              <w:pStyle w:val="NormalWeb"/>
              <w:spacing w:before="120" w:beforeAutospacing="0" w:after="120" w:afterAutospacing="0"/>
              <w:jc w:val="center"/>
              <w:rPr>
                <w:ins w:id="691" w:author="usuario" w:date="2026-04-13T19:25:00Z"/>
                <w:rFonts w:ascii="Calibri" w:hAnsi="Calibri" w:cs="Calibri"/>
                <w:b/>
                <w:bCs/>
                <w:color w:val="000000"/>
                <w:sz w:val="20"/>
                <w:szCs w:val="20"/>
                <w:rPrChange w:id="692" w:author="usuario" w:date="2026-04-13T19:30:00Z">
                  <w:rPr>
                    <w:ins w:id="693" w:author="usuario" w:date="2026-04-13T19:25:00Z"/>
                    <w:rFonts w:ascii="Arial" w:hAnsi="Arial" w:cs="Arial"/>
                    <w:b/>
                    <w:bCs/>
                    <w:color w:val="000000"/>
                    <w:sz w:val="20"/>
                    <w:szCs w:val="20"/>
                  </w:rPr>
                </w:rPrChange>
              </w:rPr>
            </w:pPr>
            <w:ins w:id="694" w:author="usuario" w:date="2026-04-13T19:25:00Z">
              <w:r w:rsidRPr="00141463">
                <w:rPr>
                  <w:rFonts w:ascii="Calibri" w:hAnsi="Calibri" w:cs="Calibri"/>
                  <w:b/>
                  <w:bCs/>
                  <w:color w:val="000000"/>
                  <w:sz w:val="20"/>
                  <w:szCs w:val="20"/>
                  <w:rPrChange w:id="695" w:author="usuario" w:date="2026-04-13T19:30:00Z">
                    <w:rPr>
                      <w:rFonts w:ascii="Arial" w:hAnsi="Arial" w:cs="Arial"/>
                      <w:b/>
                      <w:bCs/>
                      <w:color w:val="000000"/>
                      <w:sz w:val="20"/>
                      <w:szCs w:val="20"/>
                    </w:rPr>
                  </w:rPrChange>
                </w:rPr>
                <w:t xml:space="preserve">Descripción </w:t>
              </w:r>
            </w:ins>
          </w:p>
        </w:tc>
      </w:tr>
      <w:tr w:rsidR="00515CBC" w:rsidRPr="00C93F72" w14:paraId="12188A86" w14:textId="77777777" w:rsidTr="00C93F72">
        <w:trPr>
          <w:ins w:id="696" w:author="usuario" w:date="2026-04-13T19:25:00Z"/>
        </w:trPr>
        <w:tc>
          <w:tcPr>
            <w:tcW w:w="1597" w:type="dxa"/>
            <w:vAlign w:val="center"/>
          </w:tcPr>
          <w:p w14:paraId="770412A3" w14:textId="77777777" w:rsidR="00515CBC" w:rsidRPr="00E97C5F" w:rsidRDefault="00515CBC" w:rsidP="00C93F72">
            <w:pPr>
              <w:pStyle w:val="NormalWeb"/>
              <w:spacing w:before="120" w:beforeAutospacing="0" w:after="120" w:afterAutospacing="0"/>
              <w:jc w:val="center"/>
              <w:rPr>
                <w:ins w:id="697" w:author="usuario" w:date="2026-04-13T19:25:00Z"/>
                <w:rFonts w:ascii="Arial" w:hAnsi="Arial" w:cs="Arial"/>
                <w:color w:val="000000"/>
                <w:sz w:val="20"/>
                <w:szCs w:val="20"/>
              </w:rPr>
            </w:pPr>
            <w:ins w:id="698" w:author="usuario" w:date="2026-04-13T19:25:00Z">
              <w:r>
                <w:rPr>
                  <w:rFonts w:ascii="Calibri" w:hAnsi="Calibri" w:cs="Calibri"/>
                  <w:b/>
                  <w:bCs/>
                  <w:color w:val="000000"/>
                  <w:sz w:val="20"/>
                  <w:szCs w:val="20"/>
                  <w:lang w:val="es-ES" w:eastAsia="es-ES"/>
                </w:rPr>
                <w:t>DNI</w:t>
              </w:r>
            </w:ins>
          </w:p>
        </w:tc>
        <w:tc>
          <w:tcPr>
            <w:tcW w:w="1280" w:type="dxa"/>
            <w:vAlign w:val="center"/>
          </w:tcPr>
          <w:p w14:paraId="724BEA4D" w14:textId="77777777" w:rsidR="00515CBC" w:rsidRPr="00E97C5F" w:rsidRDefault="00515CBC" w:rsidP="00C93F72">
            <w:pPr>
              <w:pStyle w:val="NormalWeb"/>
              <w:spacing w:before="120" w:beforeAutospacing="0" w:after="120" w:afterAutospacing="0"/>
              <w:jc w:val="center"/>
              <w:rPr>
                <w:ins w:id="699" w:author="usuario" w:date="2026-04-13T19:25:00Z"/>
                <w:rFonts w:ascii="Arial" w:hAnsi="Arial" w:cs="Arial"/>
                <w:color w:val="000000"/>
                <w:sz w:val="20"/>
                <w:szCs w:val="20"/>
              </w:rPr>
            </w:pPr>
            <w:ins w:id="700" w:author="usuario" w:date="2026-04-13T19:25:00Z">
              <w:r>
                <w:rPr>
                  <w:rFonts w:ascii="Calibri" w:hAnsi="Calibri" w:cs="Calibri"/>
                  <w:color w:val="000000"/>
                  <w:sz w:val="20"/>
                  <w:szCs w:val="20"/>
                  <w:lang w:val="es-ES" w:eastAsia="es-ES"/>
                </w:rPr>
                <w:t>INT / BGINT</w:t>
              </w:r>
            </w:ins>
          </w:p>
        </w:tc>
        <w:tc>
          <w:tcPr>
            <w:tcW w:w="975" w:type="dxa"/>
            <w:vAlign w:val="center"/>
          </w:tcPr>
          <w:p w14:paraId="65688C2C" w14:textId="77777777" w:rsidR="00515CBC" w:rsidRPr="00E97C5F" w:rsidRDefault="00515CBC" w:rsidP="00C93F72">
            <w:pPr>
              <w:pStyle w:val="NormalWeb"/>
              <w:spacing w:before="120" w:beforeAutospacing="0" w:after="120" w:afterAutospacing="0"/>
              <w:jc w:val="center"/>
              <w:rPr>
                <w:ins w:id="701" w:author="usuario" w:date="2026-04-13T19:25:00Z"/>
                <w:rFonts w:ascii="Arial" w:hAnsi="Arial" w:cs="Arial"/>
                <w:color w:val="000000"/>
                <w:sz w:val="20"/>
                <w:szCs w:val="20"/>
              </w:rPr>
            </w:pPr>
            <w:ins w:id="702" w:author="usuario" w:date="2026-04-13T19:25:00Z">
              <w:r>
                <w:rPr>
                  <w:rFonts w:ascii="Arial" w:hAnsi="Arial" w:cs="Arial"/>
                  <w:color w:val="000000"/>
                  <w:sz w:val="20"/>
                  <w:szCs w:val="20"/>
                </w:rPr>
                <w:t>NO</w:t>
              </w:r>
            </w:ins>
          </w:p>
        </w:tc>
        <w:tc>
          <w:tcPr>
            <w:tcW w:w="1134" w:type="dxa"/>
            <w:vAlign w:val="center"/>
          </w:tcPr>
          <w:p w14:paraId="76D66C17" w14:textId="77777777" w:rsidR="00515CBC" w:rsidRPr="00E97C5F" w:rsidRDefault="00515CBC" w:rsidP="00C93F72">
            <w:pPr>
              <w:pStyle w:val="NormalWeb"/>
              <w:spacing w:before="120" w:beforeAutospacing="0" w:after="120" w:afterAutospacing="0"/>
              <w:jc w:val="center"/>
              <w:rPr>
                <w:ins w:id="703" w:author="usuario" w:date="2026-04-13T19:25:00Z"/>
                <w:rFonts w:ascii="Arial" w:hAnsi="Arial" w:cs="Arial"/>
                <w:color w:val="000000"/>
                <w:sz w:val="20"/>
                <w:szCs w:val="20"/>
              </w:rPr>
            </w:pPr>
            <w:ins w:id="704" w:author="usuario" w:date="2026-04-13T19:25:00Z">
              <w:r>
                <w:rPr>
                  <w:rFonts w:ascii="Arial" w:hAnsi="Arial" w:cs="Arial"/>
                  <w:color w:val="000000"/>
                  <w:sz w:val="20"/>
                  <w:szCs w:val="20"/>
                </w:rPr>
                <w:t>-</w:t>
              </w:r>
            </w:ins>
          </w:p>
        </w:tc>
        <w:tc>
          <w:tcPr>
            <w:tcW w:w="4364" w:type="dxa"/>
            <w:vAlign w:val="center"/>
          </w:tcPr>
          <w:p w14:paraId="1AFDB514" w14:textId="69164469" w:rsidR="00515CBC" w:rsidRPr="00515CBC" w:rsidRDefault="00515CBC" w:rsidP="00C93F72">
            <w:pPr>
              <w:pStyle w:val="NormalWeb"/>
              <w:spacing w:before="120" w:beforeAutospacing="0" w:after="120" w:afterAutospacing="0"/>
              <w:jc w:val="center"/>
              <w:rPr>
                <w:ins w:id="705" w:author="usuario" w:date="2026-04-13T19:25:00Z"/>
                <w:rFonts w:ascii="Calibri" w:hAnsi="Calibri" w:cs="Calibri"/>
                <w:color w:val="000000"/>
                <w:sz w:val="20"/>
                <w:szCs w:val="20"/>
                <w:rPrChange w:id="706" w:author="usuario" w:date="2026-04-13T19:26:00Z">
                  <w:rPr>
                    <w:ins w:id="707" w:author="usuario" w:date="2026-04-13T19:25:00Z"/>
                    <w:rFonts w:ascii="Arial" w:hAnsi="Arial" w:cs="Arial"/>
                    <w:color w:val="000000"/>
                    <w:sz w:val="20"/>
                    <w:szCs w:val="20"/>
                  </w:rPr>
                </w:rPrChange>
              </w:rPr>
            </w:pPr>
            <w:ins w:id="708" w:author="usuario" w:date="2026-04-13T19:26:00Z">
              <w:r w:rsidRPr="00515CBC">
                <w:rPr>
                  <w:rFonts w:ascii="Calibri" w:hAnsi="Calibri" w:cs="Calibri"/>
                  <w:color w:val="000000"/>
                  <w:sz w:val="20"/>
                  <w:szCs w:val="20"/>
                  <w:rPrChange w:id="709" w:author="usuario" w:date="2026-04-13T19:26:00Z">
                    <w:rPr>
                      <w:rFonts w:ascii="Arial" w:hAnsi="Arial" w:cs="Arial"/>
                      <w:color w:val="000000"/>
                      <w:sz w:val="20"/>
                      <w:szCs w:val="20"/>
                    </w:rPr>
                  </w:rPrChange>
                </w:rPr>
                <w:t>Identificador único del paciente (también FK a Persona)</w:t>
              </w:r>
            </w:ins>
          </w:p>
        </w:tc>
      </w:tr>
      <w:tr w:rsidR="00515CBC" w:rsidRPr="00C93F72" w14:paraId="009AFBC3" w14:textId="77777777" w:rsidTr="00C93F72">
        <w:trPr>
          <w:ins w:id="710" w:author="usuario" w:date="2026-04-13T19:25:00Z"/>
        </w:trPr>
        <w:tc>
          <w:tcPr>
            <w:tcW w:w="1597" w:type="dxa"/>
            <w:vAlign w:val="center"/>
          </w:tcPr>
          <w:p w14:paraId="5286EA61" w14:textId="6FFF44FB" w:rsidR="00515CBC" w:rsidRPr="00E97C5F" w:rsidRDefault="00515CBC" w:rsidP="00C93F72">
            <w:pPr>
              <w:pStyle w:val="NormalWeb"/>
              <w:spacing w:before="120" w:beforeAutospacing="0" w:after="120" w:afterAutospacing="0"/>
              <w:jc w:val="center"/>
              <w:rPr>
                <w:ins w:id="711" w:author="usuario" w:date="2026-04-13T19:25:00Z"/>
                <w:rFonts w:ascii="Calibri" w:hAnsi="Calibri" w:cs="Calibri"/>
                <w:b/>
                <w:bCs/>
                <w:color w:val="000000"/>
                <w:sz w:val="20"/>
                <w:szCs w:val="20"/>
              </w:rPr>
            </w:pPr>
            <w:ins w:id="712" w:author="usuario" w:date="2026-04-13T19:26:00Z">
              <w:r>
                <w:rPr>
                  <w:rFonts w:ascii="Calibri" w:hAnsi="Calibri" w:cs="Calibri"/>
                  <w:b/>
                  <w:bCs/>
                  <w:color w:val="000000"/>
                  <w:sz w:val="20"/>
                  <w:szCs w:val="20"/>
                </w:rPr>
                <w:t>Fecha_</w:t>
              </w:r>
            </w:ins>
            <w:ins w:id="713" w:author="usuario" w:date="2026-04-13T19:27:00Z">
              <w:r w:rsidR="00141463">
                <w:rPr>
                  <w:rFonts w:ascii="Calibri" w:hAnsi="Calibri" w:cs="Calibri"/>
                  <w:b/>
                  <w:bCs/>
                  <w:color w:val="000000"/>
                  <w:sz w:val="20"/>
                  <w:szCs w:val="20"/>
                </w:rPr>
                <w:t>I</w:t>
              </w:r>
            </w:ins>
            <w:ins w:id="714" w:author="usuario" w:date="2026-04-13T19:26:00Z">
              <w:r>
                <w:rPr>
                  <w:rFonts w:ascii="Calibri" w:hAnsi="Calibri" w:cs="Calibri"/>
                  <w:b/>
                  <w:bCs/>
                  <w:color w:val="000000"/>
                  <w:sz w:val="20"/>
                  <w:szCs w:val="20"/>
                </w:rPr>
                <w:t>ngreso</w:t>
              </w:r>
            </w:ins>
          </w:p>
        </w:tc>
        <w:tc>
          <w:tcPr>
            <w:tcW w:w="1280" w:type="dxa"/>
            <w:vAlign w:val="center"/>
          </w:tcPr>
          <w:p w14:paraId="1CDA71D1" w14:textId="7F013EF6" w:rsidR="00515CBC" w:rsidRPr="00E97C5F" w:rsidRDefault="00141463" w:rsidP="00C93F72">
            <w:pPr>
              <w:pStyle w:val="NormalWeb"/>
              <w:spacing w:before="120" w:beforeAutospacing="0" w:after="120" w:afterAutospacing="0"/>
              <w:jc w:val="center"/>
              <w:rPr>
                <w:ins w:id="715" w:author="usuario" w:date="2026-04-13T19:25:00Z"/>
                <w:rFonts w:ascii="Calibri" w:hAnsi="Calibri" w:cs="Calibri"/>
                <w:color w:val="000000"/>
                <w:sz w:val="20"/>
                <w:szCs w:val="20"/>
              </w:rPr>
            </w:pPr>
            <w:ins w:id="716" w:author="usuario" w:date="2026-04-13T19:27:00Z">
              <w:r>
                <w:rPr>
                  <w:rFonts w:ascii="Calibri" w:hAnsi="Calibri" w:cs="Calibri"/>
                  <w:color w:val="000000"/>
                  <w:sz w:val="20"/>
                  <w:szCs w:val="20"/>
                </w:rPr>
                <w:t>DATE</w:t>
              </w:r>
            </w:ins>
          </w:p>
        </w:tc>
        <w:tc>
          <w:tcPr>
            <w:tcW w:w="975" w:type="dxa"/>
            <w:vAlign w:val="center"/>
          </w:tcPr>
          <w:p w14:paraId="034D2BF5" w14:textId="77777777" w:rsidR="00515CBC" w:rsidRPr="00E97C5F" w:rsidRDefault="00515CBC" w:rsidP="00C93F72">
            <w:pPr>
              <w:pStyle w:val="NormalWeb"/>
              <w:spacing w:before="120" w:beforeAutospacing="0" w:after="120" w:afterAutospacing="0"/>
              <w:jc w:val="center"/>
              <w:rPr>
                <w:ins w:id="717" w:author="usuario" w:date="2026-04-13T19:25:00Z"/>
                <w:rFonts w:ascii="Calibri" w:hAnsi="Calibri" w:cs="Calibri"/>
                <w:color w:val="000000"/>
                <w:sz w:val="20"/>
                <w:szCs w:val="20"/>
              </w:rPr>
            </w:pPr>
            <w:ins w:id="718" w:author="usuario" w:date="2026-04-13T19:25:00Z">
              <w:r w:rsidRPr="00E97C5F">
                <w:rPr>
                  <w:rFonts w:ascii="Calibri" w:hAnsi="Calibri" w:cs="Calibri"/>
                  <w:color w:val="000000"/>
                  <w:sz w:val="20"/>
                  <w:szCs w:val="20"/>
                </w:rPr>
                <w:t>NO</w:t>
              </w:r>
            </w:ins>
          </w:p>
        </w:tc>
        <w:tc>
          <w:tcPr>
            <w:tcW w:w="1134" w:type="dxa"/>
            <w:vAlign w:val="center"/>
          </w:tcPr>
          <w:p w14:paraId="429BFEFD" w14:textId="77777777" w:rsidR="00515CBC" w:rsidRPr="00E97C5F" w:rsidRDefault="00515CBC" w:rsidP="00C93F72">
            <w:pPr>
              <w:pStyle w:val="NormalWeb"/>
              <w:spacing w:before="120" w:beforeAutospacing="0" w:after="120" w:afterAutospacing="0"/>
              <w:jc w:val="center"/>
              <w:rPr>
                <w:ins w:id="719" w:author="usuario" w:date="2026-04-13T19:25:00Z"/>
                <w:rFonts w:ascii="Calibri" w:hAnsi="Calibri" w:cs="Calibri"/>
                <w:color w:val="000000"/>
                <w:sz w:val="20"/>
                <w:szCs w:val="20"/>
              </w:rPr>
            </w:pPr>
            <w:ins w:id="720" w:author="usuario" w:date="2026-04-13T19:25:00Z">
              <w:r w:rsidRPr="00E97C5F">
                <w:rPr>
                  <w:rFonts w:ascii="Calibri" w:hAnsi="Calibri" w:cs="Calibri"/>
                  <w:color w:val="000000"/>
                  <w:sz w:val="20"/>
                  <w:szCs w:val="20"/>
                </w:rPr>
                <w:t>-</w:t>
              </w:r>
            </w:ins>
          </w:p>
        </w:tc>
        <w:tc>
          <w:tcPr>
            <w:tcW w:w="4364" w:type="dxa"/>
            <w:vAlign w:val="center"/>
          </w:tcPr>
          <w:p w14:paraId="75921776" w14:textId="6085FD78" w:rsidR="00515CBC" w:rsidRPr="00E97C5F" w:rsidRDefault="00141463" w:rsidP="00C93F72">
            <w:pPr>
              <w:pStyle w:val="NormalWeb"/>
              <w:spacing w:before="120" w:beforeAutospacing="0" w:after="120" w:afterAutospacing="0"/>
              <w:jc w:val="center"/>
              <w:rPr>
                <w:ins w:id="721" w:author="usuario" w:date="2026-04-13T19:25:00Z"/>
                <w:rFonts w:ascii="Calibri" w:hAnsi="Calibri" w:cs="Calibri"/>
                <w:color w:val="000000"/>
                <w:sz w:val="20"/>
                <w:szCs w:val="20"/>
              </w:rPr>
            </w:pPr>
            <w:ins w:id="722" w:author="usuario" w:date="2026-04-13T19:27:00Z">
              <w:r w:rsidRPr="00141463">
                <w:rPr>
                  <w:rFonts w:ascii="Calibri" w:hAnsi="Calibri" w:cs="Calibri"/>
                  <w:color w:val="000000"/>
                  <w:sz w:val="20"/>
                  <w:szCs w:val="20"/>
                </w:rPr>
                <w:t>Fecha en la que el paciente ingresa al hospital.</w:t>
              </w:r>
            </w:ins>
          </w:p>
        </w:tc>
      </w:tr>
      <w:tr w:rsidR="00515CBC" w:rsidRPr="00C93F72" w14:paraId="6AA03586" w14:textId="77777777" w:rsidTr="00C93F72">
        <w:trPr>
          <w:ins w:id="723" w:author="usuario" w:date="2026-04-13T19:25:00Z"/>
        </w:trPr>
        <w:tc>
          <w:tcPr>
            <w:tcW w:w="1597" w:type="dxa"/>
            <w:vAlign w:val="center"/>
          </w:tcPr>
          <w:p w14:paraId="54B91EE9" w14:textId="08C3B57E" w:rsidR="00515CBC" w:rsidRPr="00E97C5F" w:rsidRDefault="00141463" w:rsidP="00C93F72">
            <w:pPr>
              <w:pStyle w:val="NormalWeb"/>
              <w:spacing w:before="120" w:beforeAutospacing="0" w:after="120" w:afterAutospacing="0"/>
              <w:jc w:val="center"/>
              <w:rPr>
                <w:ins w:id="724" w:author="usuario" w:date="2026-04-13T19:25:00Z"/>
                <w:rFonts w:ascii="Calibri" w:hAnsi="Calibri" w:cs="Calibri"/>
                <w:b/>
                <w:bCs/>
                <w:color w:val="000000"/>
                <w:sz w:val="20"/>
                <w:szCs w:val="20"/>
              </w:rPr>
            </w:pPr>
            <w:ins w:id="725" w:author="usuario" w:date="2026-04-13T19:27:00Z">
              <w:r>
                <w:rPr>
                  <w:rFonts w:ascii="Calibri" w:hAnsi="Calibri" w:cs="Calibri"/>
                  <w:b/>
                  <w:bCs/>
                  <w:color w:val="000000"/>
                  <w:sz w:val="20"/>
                  <w:szCs w:val="20"/>
                </w:rPr>
                <w:t>Fecha_Egreso</w:t>
              </w:r>
            </w:ins>
          </w:p>
        </w:tc>
        <w:tc>
          <w:tcPr>
            <w:tcW w:w="1280" w:type="dxa"/>
            <w:vAlign w:val="center"/>
          </w:tcPr>
          <w:p w14:paraId="5CE3BDE4" w14:textId="764A0832" w:rsidR="00515CBC" w:rsidRPr="00E97C5F" w:rsidRDefault="00141463" w:rsidP="00C93F72">
            <w:pPr>
              <w:pStyle w:val="NormalWeb"/>
              <w:spacing w:before="120" w:beforeAutospacing="0" w:after="120" w:afterAutospacing="0"/>
              <w:jc w:val="center"/>
              <w:rPr>
                <w:ins w:id="726" w:author="usuario" w:date="2026-04-13T19:25:00Z"/>
                <w:rFonts w:ascii="Calibri" w:hAnsi="Calibri" w:cs="Calibri"/>
                <w:color w:val="000000"/>
                <w:sz w:val="20"/>
                <w:szCs w:val="20"/>
              </w:rPr>
            </w:pPr>
            <w:ins w:id="727" w:author="usuario" w:date="2026-04-13T19:27:00Z">
              <w:r>
                <w:rPr>
                  <w:rFonts w:ascii="Calibri" w:hAnsi="Calibri" w:cs="Calibri"/>
                  <w:color w:val="000000"/>
                  <w:sz w:val="20"/>
                  <w:szCs w:val="20"/>
                </w:rPr>
                <w:t>DATE</w:t>
              </w:r>
            </w:ins>
          </w:p>
        </w:tc>
        <w:tc>
          <w:tcPr>
            <w:tcW w:w="975" w:type="dxa"/>
            <w:vAlign w:val="center"/>
          </w:tcPr>
          <w:p w14:paraId="27F8B2B0" w14:textId="65ECF310" w:rsidR="00515CBC" w:rsidRPr="00E97C5F" w:rsidRDefault="00141463" w:rsidP="00C93F72">
            <w:pPr>
              <w:pStyle w:val="NormalWeb"/>
              <w:spacing w:before="120" w:beforeAutospacing="0" w:after="120" w:afterAutospacing="0"/>
              <w:jc w:val="center"/>
              <w:rPr>
                <w:ins w:id="728" w:author="usuario" w:date="2026-04-13T19:25:00Z"/>
                <w:rFonts w:ascii="Calibri" w:hAnsi="Calibri" w:cs="Calibri"/>
                <w:color w:val="000000"/>
                <w:sz w:val="20"/>
                <w:szCs w:val="20"/>
              </w:rPr>
            </w:pPr>
            <w:ins w:id="729" w:author="usuario" w:date="2026-04-13T19:27:00Z">
              <w:r>
                <w:rPr>
                  <w:rFonts w:ascii="Calibri" w:hAnsi="Calibri" w:cs="Calibri"/>
                  <w:color w:val="000000"/>
                  <w:sz w:val="20"/>
                  <w:szCs w:val="20"/>
                </w:rPr>
                <w:t>SI</w:t>
              </w:r>
            </w:ins>
          </w:p>
        </w:tc>
        <w:tc>
          <w:tcPr>
            <w:tcW w:w="1134" w:type="dxa"/>
            <w:vAlign w:val="center"/>
          </w:tcPr>
          <w:p w14:paraId="0AEBE222" w14:textId="77777777" w:rsidR="00515CBC" w:rsidRPr="00E97C5F" w:rsidRDefault="00515CBC" w:rsidP="00C93F72">
            <w:pPr>
              <w:pStyle w:val="NormalWeb"/>
              <w:spacing w:before="120" w:beforeAutospacing="0" w:after="120" w:afterAutospacing="0"/>
              <w:jc w:val="center"/>
              <w:rPr>
                <w:ins w:id="730" w:author="usuario" w:date="2026-04-13T19:25:00Z"/>
                <w:rFonts w:ascii="Calibri" w:hAnsi="Calibri" w:cs="Calibri"/>
                <w:color w:val="000000"/>
                <w:sz w:val="20"/>
                <w:szCs w:val="20"/>
              </w:rPr>
            </w:pPr>
            <w:ins w:id="731" w:author="usuario" w:date="2026-04-13T19:25:00Z">
              <w:r w:rsidRPr="00E97C5F">
                <w:rPr>
                  <w:rFonts w:ascii="Calibri" w:hAnsi="Calibri" w:cs="Calibri"/>
                  <w:color w:val="000000"/>
                  <w:sz w:val="20"/>
                  <w:szCs w:val="20"/>
                </w:rPr>
                <w:t>-</w:t>
              </w:r>
            </w:ins>
          </w:p>
        </w:tc>
        <w:tc>
          <w:tcPr>
            <w:tcW w:w="4364" w:type="dxa"/>
            <w:vAlign w:val="center"/>
          </w:tcPr>
          <w:p w14:paraId="164EDDD0" w14:textId="090A7026" w:rsidR="00515CBC" w:rsidRPr="00E97C5F" w:rsidRDefault="00141463" w:rsidP="00C93F72">
            <w:pPr>
              <w:pStyle w:val="NormalWeb"/>
              <w:spacing w:before="120" w:beforeAutospacing="0" w:after="120" w:afterAutospacing="0"/>
              <w:jc w:val="center"/>
              <w:rPr>
                <w:ins w:id="732" w:author="usuario" w:date="2026-04-13T19:25:00Z"/>
                <w:rFonts w:ascii="Calibri" w:hAnsi="Calibri" w:cs="Calibri"/>
                <w:color w:val="000000"/>
                <w:sz w:val="20"/>
                <w:szCs w:val="20"/>
              </w:rPr>
            </w:pPr>
            <w:ins w:id="733" w:author="usuario" w:date="2026-04-13T19:28:00Z">
              <w:r w:rsidRPr="00141463">
                <w:rPr>
                  <w:rFonts w:ascii="Calibri" w:hAnsi="Calibri" w:cs="Calibri"/>
                  <w:color w:val="000000"/>
                  <w:sz w:val="20"/>
                  <w:szCs w:val="20"/>
                </w:rPr>
                <w:t>Fecha en la que el paciente recibe el alta.</w:t>
              </w:r>
            </w:ins>
          </w:p>
        </w:tc>
      </w:tr>
      <w:tr w:rsidR="00515CBC" w:rsidRPr="00C93F72" w14:paraId="05C82D07" w14:textId="77777777" w:rsidTr="00C93F72">
        <w:trPr>
          <w:ins w:id="734" w:author="usuario" w:date="2026-04-13T19:25:00Z"/>
        </w:trPr>
        <w:tc>
          <w:tcPr>
            <w:tcW w:w="1597" w:type="dxa"/>
            <w:vAlign w:val="center"/>
          </w:tcPr>
          <w:p w14:paraId="1F324207" w14:textId="226BB242" w:rsidR="00515CBC" w:rsidRPr="00E97C5F" w:rsidRDefault="00141463" w:rsidP="00C93F72">
            <w:pPr>
              <w:pStyle w:val="NormalWeb"/>
              <w:spacing w:before="120" w:beforeAutospacing="0" w:after="120" w:afterAutospacing="0"/>
              <w:jc w:val="center"/>
              <w:rPr>
                <w:ins w:id="735" w:author="usuario" w:date="2026-04-13T19:25:00Z"/>
                <w:rFonts w:ascii="Calibri" w:hAnsi="Calibri" w:cs="Calibri"/>
                <w:color w:val="000000"/>
                <w:sz w:val="20"/>
                <w:szCs w:val="20"/>
              </w:rPr>
            </w:pPr>
            <w:ins w:id="736" w:author="usuario" w:date="2026-04-13T19:28:00Z">
              <w:r>
                <w:rPr>
                  <w:rFonts w:ascii="Calibri" w:hAnsi="Calibri" w:cs="Calibri"/>
                  <w:b/>
                  <w:bCs/>
                  <w:color w:val="000000"/>
                  <w:sz w:val="20"/>
                  <w:szCs w:val="20"/>
                  <w:lang w:val="es-ES" w:eastAsia="es-ES"/>
                </w:rPr>
                <w:t>Número_Cama</w:t>
              </w:r>
            </w:ins>
          </w:p>
        </w:tc>
        <w:tc>
          <w:tcPr>
            <w:tcW w:w="1280" w:type="dxa"/>
            <w:vAlign w:val="center"/>
          </w:tcPr>
          <w:p w14:paraId="661BD30B" w14:textId="7BBC050C" w:rsidR="00515CBC" w:rsidRPr="00E97C5F" w:rsidRDefault="00141463" w:rsidP="00C93F72">
            <w:pPr>
              <w:pStyle w:val="NormalWeb"/>
              <w:spacing w:before="120" w:beforeAutospacing="0" w:after="120" w:afterAutospacing="0"/>
              <w:jc w:val="center"/>
              <w:rPr>
                <w:ins w:id="737" w:author="usuario" w:date="2026-04-13T19:25:00Z"/>
                <w:rFonts w:ascii="Calibri" w:hAnsi="Calibri" w:cs="Calibri"/>
                <w:color w:val="000000"/>
                <w:sz w:val="20"/>
                <w:szCs w:val="20"/>
              </w:rPr>
            </w:pPr>
            <w:ins w:id="738" w:author="usuario" w:date="2026-04-13T19:28:00Z">
              <w:r>
                <w:rPr>
                  <w:rFonts w:ascii="Calibri" w:hAnsi="Calibri" w:cs="Calibri"/>
                  <w:color w:val="000000"/>
                  <w:sz w:val="20"/>
                  <w:szCs w:val="20"/>
                </w:rPr>
                <w:t>INT</w:t>
              </w:r>
            </w:ins>
          </w:p>
        </w:tc>
        <w:tc>
          <w:tcPr>
            <w:tcW w:w="975" w:type="dxa"/>
            <w:vAlign w:val="center"/>
          </w:tcPr>
          <w:p w14:paraId="547C384B" w14:textId="40C61466" w:rsidR="00515CBC" w:rsidRPr="00E97C5F" w:rsidRDefault="00141463" w:rsidP="00C93F72">
            <w:pPr>
              <w:pStyle w:val="NormalWeb"/>
              <w:spacing w:before="120" w:beforeAutospacing="0" w:after="120" w:afterAutospacing="0"/>
              <w:jc w:val="center"/>
              <w:rPr>
                <w:ins w:id="739" w:author="usuario" w:date="2026-04-13T19:25:00Z"/>
                <w:rFonts w:ascii="Calibri" w:hAnsi="Calibri" w:cs="Calibri"/>
                <w:color w:val="000000"/>
                <w:sz w:val="20"/>
                <w:szCs w:val="20"/>
              </w:rPr>
            </w:pPr>
            <w:ins w:id="740" w:author="usuario" w:date="2026-04-13T19:28:00Z">
              <w:r>
                <w:rPr>
                  <w:rFonts w:ascii="Calibri" w:hAnsi="Calibri" w:cs="Calibri"/>
                  <w:color w:val="000000"/>
                  <w:sz w:val="20"/>
                  <w:szCs w:val="20"/>
                </w:rPr>
                <w:t>NO</w:t>
              </w:r>
            </w:ins>
          </w:p>
        </w:tc>
        <w:tc>
          <w:tcPr>
            <w:tcW w:w="1134" w:type="dxa"/>
            <w:vAlign w:val="center"/>
          </w:tcPr>
          <w:p w14:paraId="3C887348" w14:textId="77777777" w:rsidR="00515CBC" w:rsidRPr="00E97C5F" w:rsidRDefault="00515CBC" w:rsidP="00C93F72">
            <w:pPr>
              <w:pStyle w:val="NormalWeb"/>
              <w:spacing w:before="120" w:beforeAutospacing="0" w:after="120" w:afterAutospacing="0"/>
              <w:jc w:val="center"/>
              <w:rPr>
                <w:ins w:id="741" w:author="usuario" w:date="2026-04-13T19:25:00Z"/>
                <w:rFonts w:ascii="Calibri" w:hAnsi="Calibri" w:cs="Calibri"/>
                <w:color w:val="000000"/>
                <w:sz w:val="20"/>
                <w:szCs w:val="20"/>
              </w:rPr>
            </w:pPr>
            <w:ins w:id="742" w:author="usuario" w:date="2026-04-13T19:25:00Z">
              <w:r>
                <w:rPr>
                  <w:rFonts w:ascii="Calibri" w:hAnsi="Calibri" w:cs="Calibri"/>
                  <w:color w:val="000000"/>
                  <w:sz w:val="20"/>
                  <w:szCs w:val="20"/>
                </w:rPr>
                <w:t>-</w:t>
              </w:r>
            </w:ins>
          </w:p>
        </w:tc>
        <w:tc>
          <w:tcPr>
            <w:tcW w:w="4364" w:type="dxa"/>
            <w:vAlign w:val="center"/>
          </w:tcPr>
          <w:p w14:paraId="59BB696C" w14:textId="096CC510" w:rsidR="00515CBC" w:rsidRPr="00E97C5F" w:rsidRDefault="00141463" w:rsidP="00C93F72">
            <w:pPr>
              <w:pStyle w:val="NormalWeb"/>
              <w:spacing w:before="120" w:beforeAutospacing="0" w:after="120" w:afterAutospacing="0"/>
              <w:jc w:val="center"/>
              <w:rPr>
                <w:ins w:id="743" w:author="usuario" w:date="2026-04-13T19:25:00Z"/>
                <w:rFonts w:ascii="Calibri" w:hAnsi="Calibri" w:cs="Calibri"/>
                <w:color w:val="000000"/>
                <w:sz w:val="20"/>
                <w:szCs w:val="20"/>
              </w:rPr>
            </w:pPr>
            <w:ins w:id="744" w:author="usuario" w:date="2026-04-13T19:28:00Z">
              <w:r w:rsidRPr="00141463">
                <w:rPr>
                  <w:rFonts w:ascii="Calibri" w:hAnsi="Calibri" w:cs="Calibri"/>
                  <w:color w:val="000000"/>
                  <w:sz w:val="20"/>
                  <w:szCs w:val="20"/>
                </w:rPr>
                <w:t>Cama asignada al paciente (FK a Cama)</w:t>
              </w:r>
            </w:ins>
          </w:p>
        </w:tc>
      </w:tr>
      <w:tr w:rsidR="00141463" w:rsidRPr="00C93F72" w14:paraId="0102331C" w14:textId="77777777" w:rsidTr="00C93F72">
        <w:trPr>
          <w:ins w:id="745" w:author="usuario" w:date="2026-04-13T19:28:00Z"/>
        </w:trPr>
        <w:tc>
          <w:tcPr>
            <w:tcW w:w="1597" w:type="dxa"/>
            <w:vAlign w:val="center"/>
          </w:tcPr>
          <w:p w14:paraId="4A656DB0" w14:textId="0B05EBAD" w:rsidR="00141463" w:rsidRDefault="00141463" w:rsidP="00C93F72">
            <w:pPr>
              <w:pStyle w:val="NormalWeb"/>
              <w:spacing w:before="120" w:beforeAutospacing="0" w:after="120" w:afterAutospacing="0"/>
              <w:jc w:val="center"/>
              <w:rPr>
                <w:ins w:id="746" w:author="usuario" w:date="2026-04-13T19:28:00Z"/>
                <w:rFonts w:ascii="Calibri" w:hAnsi="Calibri" w:cs="Calibri"/>
                <w:b/>
                <w:bCs/>
                <w:color w:val="000000"/>
                <w:sz w:val="20"/>
                <w:szCs w:val="20"/>
                <w:lang w:val="es-ES" w:eastAsia="es-ES"/>
              </w:rPr>
            </w:pPr>
            <w:ins w:id="747" w:author="usuario" w:date="2026-04-13T19:29:00Z">
              <w:r>
                <w:rPr>
                  <w:rFonts w:ascii="Calibri" w:hAnsi="Calibri" w:cs="Calibri"/>
                  <w:b/>
                  <w:bCs/>
                  <w:color w:val="000000"/>
                  <w:sz w:val="20"/>
                  <w:szCs w:val="20"/>
                  <w:lang w:val="es-ES" w:eastAsia="es-ES"/>
                </w:rPr>
                <w:t>DNI_Medico</w:t>
              </w:r>
            </w:ins>
          </w:p>
        </w:tc>
        <w:tc>
          <w:tcPr>
            <w:tcW w:w="1280" w:type="dxa"/>
            <w:vAlign w:val="center"/>
          </w:tcPr>
          <w:p w14:paraId="302DD1F4" w14:textId="00BD364E" w:rsidR="00141463" w:rsidRDefault="00141463" w:rsidP="00C93F72">
            <w:pPr>
              <w:pStyle w:val="NormalWeb"/>
              <w:spacing w:before="120" w:beforeAutospacing="0" w:after="120" w:afterAutospacing="0"/>
              <w:jc w:val="center"/>
              <w:rPr>
                <w:ins w:id="748" w:author="usuario" w:date="2026-04-13T19:28:00Z"/>
                <w:rFonts w:ascii="Calibri" w:hAnsi="Calibri" w:cs="Calibri"/>
                <w:color w:val="000000"/>
                <w:sz w:val="20"/>
                <w:szCs w:val="20"/>
              </w:rPr>
            </w:pPr>
            <w:ins w:id="749" w:author="usuario" w:date="2026-04-13T19:29:00Z">
              <w:r>
                <w:rPr>
                  <w:rFonts w:ascii="Calibri" w:hAnsi="Calibri" w:cs="Calibri"/>
                  <w:color w:val="000000"/>
                  <w:sz w:val="20"/>
                  <w:szCs w:val="20"/>
                </w:rPr>
                <w:t>INT / BGINT</w:t>
              </w:r>
            </w:ins>
          </w:p>
        </w:tc>
        <w:tc>
          <w:tcPr>
            <w:tcW w:w="975" w:type="dxa"/>
            <w:vAlign w:val="center"/>
          </w:tcPr>
          <w:p w14:paraId="68DC4F63" w14:textId="4FB416F8" w:rsidR="00141463" w:rsidRDefault="00141463" w:rsidP="00C93F72">
            <w:pPr>
              <w:pStyle w:val="NormalWeb"/>
              <w:spacing w:before="120" w:beforeAutospacing="0" w:after="120" w:afterAutospacing="0"/>
              <w:jc w:val="center"/>
              <w:rPr>
                <w:ins w:id="750" w:author="usuario" w:date="2026-04-13T19:28:00Z"/>
                <w:rFonts w:ascii="Calibri" w:hAnsi="Calibri" w:cs="Calibri"/>
                <w:color w:val="000000"/>
                <w:sz w:val="20"/>
                <w:szCs w:val="20"/>
              </w:rPr>
            </w:pPr>
            <w:ins w:id="751" w:author="usuario" w:date="2026-04-13T19:29:00Z">
              <w:r>
                <w:rPr>
                  <w:rFonts w:ascii="Calibri" w:hAnsi="Calibri" w:cs="Calibri"/>
                  <w:color w:val="000000"/>
                  <w:sz w:val="20"/>
                  <w:szCs w:val="20"/>
                </w:rPr>
                <w:t>NO</w:t>
              </w:r>
            </w:ins>
          </w:p>
        </w:tc>
        <w:tc>
          <w:tcPr>
            <w:tcW w:w="1134" w:type="dxa"/>
            <w:vAlign w:val="center"/>
          </w:tcPr>
          <w:p w14:paraId="66DE6952" w14:textId="11E26C27" w:rsidR="00141463" w:rsidRDefault="00C93F72" w:rsidP="00C93F72">
            <w:pPr>
              <w:pStyle w:val="NormalWeb"/>
              <w:spacing w:before="120" w:beforeAutospacing="0" w:after="120" w:afterAutospacing="0"/>
              <w:jc w:val="center"/>
              <w:rPr>
                <w:ins w:id="752" w:author="usuario" w:date="2026-04-13T19:28:00Z"/>
                <w:rFonts w:ascii="Calibri" w:hAnsi="Calibri" w:cs="Calibri"/>
                <w:color w:val="000000"/>
                <w:sz w:val="20"/>
                <w:szCs w:val="20"/>
              </w:rPr>
            </w:pPr>
            <w:ins w:id="753" w:author="Elena Monutti" w:date="2026-04-13T21:04:00Z">
              <w:r>
                <w:rPr>
                  <w:rFonts w:ascii="Calibri" w:hAnsi="Calibri" w:cs="Calibri"/>
                  <w:color w:val="000000"/>
                  <w:sz w:val="20"/>
                  <w:szCs w:val="20"/>
                </w:rPr>
                <w:t>-</w:t>
              </w:r>
            </w:ins>
          </w:p>
        </w:tc>
        <w:tc>
          <w:tcPr>
            <w:tcW w:w="4364" w:type="dxa"/>
            <w:vAlign w:val="center"/>
          </w:tcPr>
          <w:p w14:paraId="7D7B5F41" w14:textId="07C3A674" w:rsidR="00141463" w:rsidRPr="00141463" w:rsidRDefault="00141463" w:rsidP="00C93F72">
            <w:pPr>
              <w:pStyle w:val="NormalWeb"/>
              <w:spacing w:before="120" w:beforeAutospacing="0" w:after="120" w:afterAutospacing="0"/>
              <w:jc w:val="center"/>
              <w:rPr>
                <w:ins w:id="754" w:author="usuario" w:date="2026-04-13T19:28:00Z"/>
                <w:rFonts w:ascii="Calibri" w:hAnsi="Calibri" w:cs="Calibri"/>
                <w:color w:val="000000"/>
                <w:sz w:val="20"/>
                <w:szCs w:val="20"/>
              </w:rPr>
            </w:pPr>
            <w:ins w:id="755" w:author="usuario" w:date="2026-04-13T19:29:00Z">
              <w:r w:rsidRPr="00141463">
                <w:rPr>
                  <w:rFonts w:ascii="Calibri" w:hAnsi="Calibri" w:cs="Calibri"/>
                  <w:color w:val="000000"/>
                  <w:sz w:val="20"/>
                  <w:szCs w:val="20"/>
                </w:rPr>
                <w:t>Médico responsable del paciente (FK).</w:t>
              </w:r>
            </w:ins>
          </w:p>
        </w:tc>
      </w:tr>
      <w:tr w:rsidR="00141463" w:rsidRPr="00C93F72" w14:paraId="75D3422A" w14:textId="77777777" w:rsidTr="00C93F72">
        <w:trPr>
          <w:ins w:id="756" w:author="usuario" w:date="2026-04-13T19:29:00Z"/>
        </w:trPr>
        <w:tc>
          <w:tcPr>
            <w:tcW w:w="1597" w:type="dxa"/>
            <w:vAlign w:val="center"/>
          </w:tcPr>
          <w:p w14:paraId="4CAB6D6E" w14:textId="289AE8FD" w:rsidR="00141463" w:rsidRDefault="00141463" w:rsidP="00141463">
            <w:pPr>
              <w:pStyle w:val="NormalWeb"/>
              <w:spacing w:before="120" w:beforeAutospacing="0" w:after="120" w:afterAutospacing="0"/>
              <w:jc w:val="center"/>
              <w:rPr>
                <w:ins w:id="757" w:author="usuario" w:date="2026-04-13T19:29:00Z"/>
                <w:rFonts w:ascii="Calibri" w:hAnsi="Calibri" w:cs="Calibri"/>
                <w:b/>
                <w:bCs/>
                <w:color w:val="000000"/>
                <w:sz w:val="20"/>
                <w:szCs w:val="20"/>
                <w:lang w:val="es-ES" w:eastAsia="es-ES"/>
              </w:rPr>
            </w:pPr>
            <w:ins w:id="758" w:author="usuario" w:date="2026-04-13T19:29:00Z">
              <w:r>
                <w:rPr>
                  <w:rFonts w:ascii="Calibri" w:hAnsi="Calibri" w:cs="Calibri"/>
                  <w:b/>
                  <w:bCs/>
                  <w:color w:val="000000"/>
                  <w:sz w:val="20"/>
                  <w:szCs w:val="20"/>
                  <w:lang w:val="es-ES" w:eastAsia="es-ES"/>
                </w:rPr>
                <w:lastRenderedPageBreak/>
                <w:t>DNI_Enfermera</w:t>
              </w:r>
            </w:ins>
          </w:p>
        </w:tc>
        <w:tc>
          <w:tcPr>
            <w:tcW w:w="1280" w:type="dxa"/>
            <w:vAlign w:val="center"/>
          </w:tcPr>
          <w:p w14:paraId="67920354" w14:textId="35E1E52D" w:rsidR="00141463" w:rsidRDefault="00141463" w:rsidP="00141463">
            <w:pPr>
              <w:pStyle w:val="NormalWeb"/>
              <w:spacing w:before="120" w:beforeAutospacing="0" w:after="120" w:afterAutospacing="0"/>
              <w:jc w:val="center"/>
              <w:rPr>
                <w:ins w:id="759" w:author="usuario" w:date="2026-04-13T19:29:00Z"/>
                <w:rFonts w:ascii="Calibri" w:hAnsi="Calibri" w:cs="Calibri"/>
                <w:color w:val="000000"/>
                <w:sz w:val="20"/>
                <w:szCs w:val="20"/>
              </w:rPr>
            </w:pPr>
            <w:ins w:id="760" w:author="usuario" w:date="2026-04-13T19:29:00Z">
              <w:r>
                <w:rPr>
                  <w:rFonts w:ascii="Calibri" w:hAnsi="Calibri" w:cs="Calibri"/>
                  <w:color w:val="000000"/>
                  <w:sz w:val="20"/>
                  <w:szCs w:val="20"/>
                </w:rPr>
                <w:t>INT / BGINT</w:t>
              </w:r>
            </w:ins>
          </w:p>
        </w:tc>
        <w:tc>
          <w:tcPr>
            <w:tcW w:w="975" w:type="dxa"/>
            <w:vAlign w:val="center"/>
          </w:tcPr>
          <w:p w14:paraId="67969CB5" w14:textId="3621C96A" w:rsidR="00141463" w:rsidRDefault="00141463" w:rsidP="00141463">
            <w:pPr>
              <w:pStyle w:val="NormalWeb"/>
              <w:spacing w:before="120" w:beforeAutospacing="0" w:after="120" w:afterAutospacing="0"/>
              <w:jc w:val="center"/>
              <w:rPr>
                <w:ins w:id="761" w:author="usuario" w:date="2026-04-13T19:29:00Z"/>
                <w:rFonts w:ascii="Calibri" w:hAnsi="Calibri" w:cs="Calibri"/>
                <w:color w:val="000000"/>
                <w:sz w:val="20"/>
                <w:szCs w:val="20"/>
              </w:rPr>
            </w:pPr>
            <w:ins w:id="762" w:author="usuario" w:date="2026-04-13T19:29:00Z">
              <w:r>
                <w:rPr>
                  <w:rFonts w:ascii="Calibri" w:hAnsi="Calibri" w:cs="Calibri"/>
                  <w:color w:val="000000"/>
                  <w:sz w:val="20"/>
                  <w:szCs w:val="20"/>
                </w:rPr>
                <w:t>NO</w:t>
              </w:r>
            </w:ins>
          </w:p>
        </w:tc>
        <w:tc>
          <w:tcPr>
            <w:tcW w:w="1134" w:type="dxa"/>
            <w:vAlign w:val="center"/>
          </w:tcPr>
          <w:p w14:paraId="1806BAE0" w14:textId="365BD91A" w:rsidR="00141463" w:rsidRDefault="00C93F72" w:rsidP="00141463">
            <w:pPr>
              <w:pStyle w:val="NormalWeb"/>
              <w:spacing w:before="120" w:beforeAutospacing="0" w:after="120" w:afterAutospacing="0"/>
              <w:jc w:val="center"/>
              <w:rPr>
                <w:ins w:id="763" w:author="usuario" w:date="2026-04-13T19:29:00Z"/>
                <w:rFonts w:ascii="Calibri" w:hAnsi="Calibri" w:cs="Calibri"/>
                <w:color w:val="000000"/>
                <w:sz w:val="20"/>
                <w:szCs w:val="20"/>
              </w:rPr>
            </w:pPr>
            <w:ins w:id="764" w:author="Elena Monutti" w:date="2026-04-13T21:04:00Z">
              <w:r>
                <w:rPr>
                  <w:rFonts w:ascii="Calibri" w:hAnsi="Calibri" w:cs="Calibri"/>
                  <w:color w:val="000000"/>
                  <w:sz w:val="20"/>
                  <w:szCs w:val="20"/>
                </w:rPr>
                <w:t>-</w:t>
              </w:r>
            </w:ins>
          </w:p>
        </w:tc>
        <w:tc>
          <w:tcPr>
            <w:tcW w:w="4364" w:type="dxa"/>
            <w:vAlign w:val="center"/>
          </w:tcPr>
          <w:p w14:paraId="553BE529" w14:textId="31F891A7" w:rsidR="00141463" w:rsidRPr="00141463" w:rsidRDefault="00141463" w:rsidP="00141463">
            <w:pPr>
              <w:pStyle w:val="NormalWeb"/>
              <w:spacing w:before="120" w:beforeAutospacing="0" w:after="120" w:afterAutospacing="0"/>
              <w:jc w:val="center"/>
              <w:rPr>
                <w:ins w:id="765" w:author="usuario" w:date="2026-04-13T19:29:00Z"/>
                <w:rFonts w:ascii="Calibri" w:hAnsi="Calibri" w:cs="Calibri"/>
                <w:color w:val="000000"/>
                <w:sz w:val="20"/>
                <w:szCs w:val="20"/>
              </w:rPr>
            </w:pPr>
            <w:ins w:id="766" w:author="usuario" w:date="2026-04-13T19:30:00Z">
              <w:r w:rsidRPr="00141463">
                <w:rPr>
                  <w:rFonts w:ascii="Calibri" w:hAnsi="Calibri" w:cs="Calibri"/>
                  <w:color w:val="000000"/>
                  <w:sz w:val="20"/>
                  <w:szCs w:val="20"/>
                </w:rPr>
                <w:t>Enfermera asignada al cuidado del paciente (FK)</w:t>
              </w:r>
            </w:ins>
          </w:p>
        </w:tc>
      </w:tr>
    </w:tbl>
    <w:p w14:paraId="10C47FE1" w14:textId="64B90058" w:rsidR="00C93F72" w:rsidRDefault="00C93F72">
      <w:pPr>
        <w:rPr>
          <w:ins w:id="767" w:author="usuario" w:date="2026-04-13T19:32:00Z"/>
          <w:lang w:val="es-AR"/>
        </w:rPr>
      </w:pPr>
    </w:p>
    <w:p w14:paraId="6BABC471" w14:textId="5273DCAD" w:rsidR="00141463" w:rsidRDefault="00141463" w:rsidP="008925B7">
      <w:pPr>
        <w:pStyle w:val="NormalWeb"/>
        <w:spacing w:before="120" w:beforeAutospacing="0" w:after="120" w:afterAutospacing="0"/>
        <w:jc w:val="both"/>
        <w:rPr>
          <w:ins w:id="768" w:author="usuario" w:date="2026-04-13T19:32:00Z"/>
          <w:rFonts w:ascii="Arial" w:hAnsi="Arial" w:cs="Arial"/>
          <w:b/>
          <w:bCs/>
          <w:color w:val="000000"/>
          <w:sz w:val="22"/>
          <w:szCs w:val="22"/>
        </w:rPr>
        <w:pPrChange w:id="769" w:author="Elena Monutti" w:date="2026-04-13T21:19:00Z">
          <w:pPr>
            <w:pStyle w:val="NormalWeb"/>
            <w:spacing w:before="120" w:beforeAutospacing="0" w:after="120" w:afterAutospacing="0"/>
          </w:pPr>
        </w:pPrChange>
      </w:pPr>
      <w:ins w:id="770" w:author="usuario" w:date="2026-04-13T19:32:00Z">
        <w:r>
          <w:rPr>
            <w:rFonts w:ascii="Arial" w:hAnsi="Arial" w:cs="Arial"/>
            <w:b/>
            <w:bCs/>
            <w:color w:val="000000"/>
            <w:sz w:val="22"/>
            <w:szCs w:val="22"/>
          </w:rPr>
          <w:t xml:space="preserve">Entidad: Medico </w:t>
        </w:r>
      </w:ins>
    </w:p>
    <w:p w14:paraId="379C0EF3" w14:textId="3DF617E7" w:rsidR="00141463" w:rsidRDefault="00141463" w:rsidP="008925B7">
      <w:pPr>
        <w:pStyle w:val="NormalWeb"/>
        <w:spacing w:before="120" w:beforeAutospacing="0" w:after="120" w:afterAutospacing="0"/>
        <w:jc w:val="both"/>
        <w:rPr>
          <w:ins w:id="771" w:author="usuario" w:date="2026-04-13T19:32:00Z"/>
          <w:rFonts w:ascii="Arial" w:hAnsi="Arial" w:cs="Arial"/>
          <w:color w:val="000000"/>
          <w:sz w:val="22"/>
          <w:szCs w:val="22"/>
        </w:rPr>
        <w:pPrChange w:id="772" w:author="Elena Monutti" w:date="2026-04-13T21:19:00Z">
          <w:pPr>
            <w:pStyle w:val="NormalWeb"/>
            <w:spacing w:before="120" w:beforeAutospacing="0" w:after="120" w:afterAutospacing="0"/>
          </w:pPr>
        </w:pPrChange>
      </w:pPr>
      <w:ins w:id="773" w:author="usuario" w:date="2026-04-13T19:32:00Z">
        <w:r>
          <w:rPr>
            <w:rFonts w:ascii="Arial" w:hAnsi="Arial" w:cs="Arial"/>
            <w:b/>
            <w:bCs/>
            <w:color w:val="000000"/>
            <w:sz w:val="22"/>
            <w:szCs w:val="22"/>
          </w:rPr>
          <w:t xml:space="preserve">Clave Primaria: DNI </w:t>
        </w:r>
        <w:r>
          <w:rPr>
            <w:rFonts w:ascii="Arial" w:hAnsi="Arial" w:cs="Arial"/>
            <w:color w:val="000000"/>
            <w:sz w:val="22"/>
            <w:szCs w:val="22"/>
          </w:rPr>
          <w:t xml:space="preserve">(heredada de persona) </w:t>
        </w:r>
      </w:ins>
    </w:p>
    <w:p w14:paraId="24FFBD1B" w14:textId="405D1B8B" w:rsidR="00141463" w:rsidRPr="00141463" w:rsidRDefault="00141463" w:rsidP="008925B7">
      <w:pPr>
        <w:pStyle w:val="NormalWeb"/>
        <w:spacing w:before="120" w:beforeAutospacing="0" w:after="120" w:afterAutospacing="0"/>
        <w:jc w:val="both"/>
        <w:rPr>
          <w:ins w:id="774" w:author="usuario" w:date="2026-04-13T19:32:00Z"/>
          <w:rFonts w:ascii="Arial" w:hAnsi="Arial" w:cs="Arial"/>
          <w:b/>
          <w:bCs/>
          <w:color w:val="000000"/>
          <w:sz w:val="22"/>
          <w:szCs w:val="22"/>
          <w:rPrChange w:id="775" w:author="usuario" w:date="2026-04-13T19:32:00Z">
            <w:rPr>
              <w:ins w:id="776" w:author="usuario" w:date="2026-04-13T19:32:00Z"/>
              <w:rFonts w:ascii="Arial" w:hAnsi="Arial" w:cs="Arial"/>
              <w:color w:val="000000"/>
              <w:sz w:val="22"/>
              <w:szCs w:val="22"/>
            </w:rPr>
          </w:rPrChange>
        </w:rPr>
        <w:pPrChange w:id="777" w:author="Elena Monutti" w:date="2026-04-13T21:19:00Z">
          <w:pPr>
            <w:pStyle w:val="NormalWeb"/>
            <w:spacing w:before="120" w:beforeAutospacing="0" w:after="120" w:afterAutospacing="0"/>
          </w:pPr>
        </w:pPrChange>
      </w:pPr>
      <w:ins w:id="778" w:author="usuario" w:date="2026-04-13T19:32:00Z">
        <w:r>
          <w:rPr>
            <w:rFonts w:ascii="Arial" w:hAnsi="Arial" w:cs="Arial"/>
            <w:b/>
            <w:bCs/>
            <w:color w:val="000000"/>
            <w:sz w:val="22"/>
            <w:szCs w:val="22"/>
          </w:rPr>
          <w:t xml:space="preserve">Clave candidata: Matricula </w:t>
        </w:r>
      </w:ins>
    </w:p>
    <w:tbl>
      <w:tblPr>
        <w:tblStyle w:val="Tablaconcuadrcula"/>
        <w:tblW w:w="0" w:type="auto"/>
        <w:tblLook w:val="04A0" w:firstRow="1" w:lastRow="0" w:firstColumn="1" w:lastColumn="0" w:noHBand="0" w:noVBand="1"/>
      </w:tblPr>
      <w:tblGrid>
        <w:gridCol w:w="1597"/>
        <w:gridCol w:w="1280"/>
        <w:gridCol w:w="975"/>
        <w:gridCol w:w="1134"/>
        <w:gridCol w:w="4364"/>
      </w:tblGrid>
      <w:tr w:rsidR="00141463" w:rsidRPr="00E97C5F" w14:paraId="4F1D8037" w14:textId="77777777" w:rsidTr="00C93F72">
        <w:trPr>
          <w:ins w:id="779" w:author="usuario" w:date="2026-04-13T19:32:00Z"/>
        </w:trPr>
        <w:tc>
          <w:tcPr>
            <w:tcW w:w="1597" w:type="dxa"/>
            <w:shd w:val="clear" w:color="auto" w:fill="00B0F0"/>
            <w:vAlign w:val="center"/>
          </w:tcPr>
          <w:p w14:paraId="78F64954" w14:textId="77777777" w:rsidR="00141463" w:rsidRPr="00E97C5F" w:rsidRDefault="00141463" w:rsidP="00C93F72">
            <w:pPr>
              <w:pStyle w:val="NormalWeb"/>
              <w:spacing w:before="120" w:beforeAutospacing="0" w:after="120" w:afterAutospacing="0"/>
              <w:jc w:val="center"/>
              <w:rPr>
                <w:ins w:id="780" w:author="usuario" w:date="2026-04-13T19:32:00Z"/>
                <w:rFonts w:ascii="Calibri" w:hAnsi="Calibri" w:cs="Calibri"/>
                <w:b/>
                <w:bCs/>
                <w:color w:val="000000"/>
                <w:sz w:val="20"/>
                <w:szCs w:val="20"/>
              </w:rPr>
            </w:pPr>
            <w:ins w:id="781" w:author="usuario" w:date="2026-04-13T19:32:00Z">
              <w:r w:rsidRPr="00E97C5F">
                <w:rPr>
                  <w:rFonts w:ascii="Calibri" w:hAnsi="Calibri" w:cs="Calibri"/>
                  <w:b/>
                  <w:bCs/>
                  <w:color w:val="000000"/>
                  <w:sz w:val="20"/>
                  <w:szCs w:val="20"/>
                </w:rPr>
                <w:t>Atributos</w:t>
              </w:r>
            </w:ins>
          </w:p>
        </w:tc>
        <w:tc>
          <w:tcPr>
            <w:tcW w:w="1280" w:type="dxa"/>
            <w:shd w:val="clear" w:color="auto" w:fill="00B0F0"/>
            <w:vAlign w:val="center"/>
          </w:tcPr>
          <w:p w14:paraId="1B681F8B" w14:textId="77777777" w:rsidR="00141463" w:rsidRPr="00E97C5F" w:rsidRDefault="00141463" w:rsidP="00C93F72">
            <w:pPr>
              <w:pStyle w:val="NormalWeb"/>
              <w:spacing w:before="120" w:beforeAutospacing="0" w:after="120" w:afterAutospacing="0"/>
              <w:jc w:val="center"/>
              <w:rPr>
                <w:ins w:id="782" w:author="usuario" w:date="2026-04-13T19:32:00Z"/>
                <w:rFonts w:ascii="Calibri" w:hAnsi="Calibri" w:cs="Calibri"/>
                <w:b/>
                <w:bCs/>
                <w:color w:val="000000"/>
                <w:sz w:val="20"/>
                <w:szCs w:val="20"/>
              </w:rPr>
            </w:pPr>
            <w:ins w:id="783" w:author="usuario" w:date="2026-04-13T19:32:00Z">
              <w:r w:rsidRPr="00E97C5F">
                <w:rPr>
                  <w:rFonts w:ascii="Calibri" w:hAnsi="Calibri" w:cs="Calibri"/>
                  <w:b/>
                  <w:bCs/>
                  <w:color w:val="000000"/>
                  <w:sz w:val="20"/>
                  <w:szCs w:val="20"/>
                </w:rPr>
                <w:t>Tipo de datos</w:t>
              </w:r>
            </w:ins>
          </w:p>
        </w:tc>
        <w:tc>
          <w:tcPr>
            <w:tcW w:w="975" w:type="dxa"/>
            <w:shd w:val="clear" w:color="auto" w:fill="00B0F0"/>
            <w:vAlign w:val="center"/>
          </w:tcPr>
          <w:p w14:paraId="048ECD13" w14:textId="77777777" w:rsidR="00141463" w:rsidRPr="00E97C5F" w:rsidRDefault="00141463" w:rsidP="00C93F72">
            <w:pPr>
              <w:pStyle w:val="NormalWeb"/>
              <w:spacing w:before="120" w:beforeAutospacing="0" w:after="120" w:afterAutospacing="0"/>
              <w:jc w:val="center"/>
              <w:rPr>
                <w:ins w:id="784" w:author="usuario" w:date="2026-04-13T19:32:00Z"/>
                <w:rFonts w:ascii="Calibri" w:hAnsi="Calibri" w:cs="Calibri"/>
                <w:b/>
                <w:bCs/>
                <w:color w:val="000000"/>
                <w:sz w:val="20"/>
                <w:szCs w:val="20"/>
              </w:rPr>
            </w:pPr>
            <w:ins w:id="785" w:author="usuario" w:date="2026-04-13T19:32:00Z">
              <w:r w:rsidRPr="00E97C5F">
                <w:rPr>
                  <w:rFonts w:ascii="Calibri" w:hAnsi="Calibri" w:cs="Calibri"/>
                  <w:b/>
                  <w:bCs/>
                  <w:color w:val="000000"/>
                  <w:sz w:val="20"/>
                  <w:szCs w:val="20"/>
                </w:rPr>
                <w:t>Permite NULL</w:t>
              </w:r>
            </w:ins>
          </w:p>
        </w:tc>
        <w:tc>
          <w:tcPr>
            <w:tcW w:w="1134" w:type="dxa"/>
            <w:shd w:val="clear" w:color="auto" w:fill="00B0F0"/>
            <w:vAlign w:val="center"/>
          </w:tcPr>
          <w:p w14:paraId="755E0081" w14:textId="77777777" w:rsidR="00141463" w:rsidRPr="00E97C5F" w:rsidRDefault="00141463" w:rsidP="00C93F72">
            <w:pPr>
              <w:pStyle w:val="NormalWeb"/>
              <w:spacing w:before="120" w:beforeAutospacing="0" w:after="120" w:afterAutospacing="0"/>
              <w:jc w:val="center"/>
              <w:rPr>
                <w:ins w:id="786" w:author="usuario" w:date="2026-04-13T19:32:00Z"/>
                <w:rFonts w:ascii="Calibri" w:hAnsi="Calibri" w:cs="Calibri"/>
                <w:b/>
                <w:bCs/>
                <w:color w:val="000000"/>
                <w:sz w:val="20"/>
                <w:szCs w:val="20"/>
              </w:rPr>
            </w:pPr>
            <w:ins w:id="787" w:author="usuario" w:date="2026-04-13T19:32:00Z">
              <w:r w:rsidRPr="00E97C5F">
                <w:rPr>
                  <w:rFonts w:ascii="Calibri" w:hAnsi="Calibri" w:cs="Calibri"/>
                  <w:b/>
                  <w:bCs/>
                  <w:color w:val="000000"/>
                  <w:sz w:val="20"/>
                  <w:szCs w:val="20"/>
                </w:rPr>
                <w:t>Valores posibles</w:t>
              </w:r>
            </w:ins>
          </w:p>
        </w:tc>
        <w:tc>
          <w:tcPr>
            <w:tcW w:w="4364" w:type="dxa"/>
            <w:shd w:val="clear" w:color="auto" w:fill="00B0F0"/>
            <w:vAlign w:val="center"/>
          </w:tcPr>
          <w:p w14:paraId="32465451" w14:textId="77777777" w:rsidR="00141463" w:rsidRPr="00E97C5F" w:rsidRDefault="00141463" w:rsidP="00C93F72">
            <w:pPr>
              <w:pStyle w:val="NormalWeb"/>
              <w:spacing w:before="120" w:beforeAutospacing="0" w:after="120" w:afterAutospacing="0"/>
              <w:jc w:val="center"/>
              <w:rPr>
                <w:ins w:id="788" w:author="usuario" w:date="2026-04-13T19:32:00Z"/>
                <w:rFonts w:ascii="Calibri" w:hAnsi="Calibri" w:cs="Calibri"/>
                <w:b/>
                <w:bCs/>
                <w:color w:val="000000"/>
                <w:sz w:val="20"/>
                <w:szCs w:val="20"/>
              </w:rPr>
            </w:pPr>
            <w:ins w:id="789" w:author="usuario" w:date="2026-04-13T19:32:00Z">
              <w:r w:rsidRPr="00E97C5F">
                <w:rPr>
                  <w:rFonts w:ascii="Calibri" w:hAnsi="Calibri" w:cs="Calibri"/>
                  <w:b/>
                  <w:bCs/>
                  <w:color w:val="000000"/>
                  <w:sz w:val="20"/>
                  <w:szCs w:val="20"/>
                </w:rPr>
                <w:t xml:space="preserve">Descripción </w:t>
              </w:r>
            </w:ins>
          </w:p>
        </w:tc>
      </w:tr>
      <w:tr w:rsidR="00141463" w:rsidRPr="00C93F72" w14:paraId="587D1960" w14:textId="77777777" w:rsidTr="00C93F72">
        <w:trPr>
          <w:ins w:id="790" w:author="usuario" w:date="2026-04-13T19:32:00Z"/>
        </w:trPr>
        <w:tc>
          <w:tcPr>
            <w:tcW w:w="1597" w:type="dxa"/>
            <w:vAlign w:val="center"/>
          </w:tcPr>
          <w:p w14:paraId="39CCA130" w14:textId="77777777" w:rsidR="00141463" w:rsidRPr="00E97C5F" w:rsidRDefault="00141463" w:rsidP="00C93F72">
            <w:pPr>
              <w:pStyle w:val="NormalWeb"/>
              <w:spacing w:before="120" w:beforeAutospacing="0" w:after="120" w:afterAutospacing="0"/>
              <w:jc w:val="center"/>
              <w:rPr>
                <w:ins w:id="791" w:author="usuario" w:date="2026-04-13T19:32:00Z"/>
                <w:rFonts w:ascii="Arial" w:hAnsi="Arial" w:cs="Arial"/>
                <w:color w:val="000000"/>
                <w:sz w:val="20"/>
                <w:szCs w:val="20"/>
              </w:rPr>
            </w:pPr>
            <w:ins w:id="792" w:author="usuario" w:date="2026-04-13T19:32:00Z">
              <w:r>
                <w:rPr>
                  <w:rFonts w:ascii="Calibri" w:hAnsi="Calibri" w:cs="Calibri"/>
                  <w:b/>
                  <w:bCs/>
                  <w:color w:val="000000"/>
                  <w:sz w:val="20"/>
                  <w:szCs w:val="20"/>
                  <w:lang w:val="es-ES" w:eastAsia="es-ES"/>
                </w:rPr>
                <w:t>DNI</w:t>
              </w:r>
            </w:ins>
          </w:p>
        </w:tc>
        <w:tc>
          <w:tcPr>
            <w:tcW w:w="1280" w:type="dxa"/>
            <w:vAlign w:val="center"/>
          </w:tcPr>
          <w:p w14:paraId="7A5074CB" w14:textId="77777777" w:rsidR="00141463" w:rsidRPr="00E97C5F" w:rsidRDefault="00141463" w:rsidP="00C93F72">
            <w:pPr>
              <w:pStyle w:val="NormalWeb"/>
              <w:spacing w:before="120" w:beforeAutospacing="0" w:after="120" w:afterAutospacing="0"/>
              <w:jc w:val="center"/>
              <w:rPr>
                <w:ins w:id="793" w:author="usuario" w:date="2026-04-13T19:32:00Z"/>
                <w:rFonts w:ascii="Arial" w:hAnsi="Arial" w:cs="Arial"/>
                <w:color w:val="000000"/>
                <w:sz w:val="20"/>
                <w:szCs w:val="20"/>
              </w:rPr>
            </w:pPr>
            <w:ins w:id="794" w:author="usuario" w:date="2026-04-13T19:32:00Z">
              <w:r>
                <w:rPr>
                  <w:rFonts w:ascii="Calibri" w:hAnsi="Calibri" w:cs="Calibri"/>
                  <w:color w:val="000000"/>
                  <w:sz w:val="20"/>
                  <w:szCs w:val="20"/>
                  <w:lang w:val="es-ES" w:eastAsia="es-ES"/>
                </w:rPr>
                <w:t>INT / BGINT</w:t>
              </w:r>
            </w:ins>
          </w:p>
        </w:tc>
        <w:tc>
          <w:tcPr>
            <w:tcW w:w="975" w:type="dxa"/>
            <w:vAlign w:val="center"/>
          </w:tcPr>
          <w:p w14:paraId="7B9D7F16" w14:textId="77777777" w:rsidR="00141463" w:rsidRPr="00E97C5F" w:rsidRDefault="00141463" w:rsidP="00C93F72">
            <w:pPr>
              <w:pStyle w:val="NormalWeb"/>
              <w:spacing w:before="120" w:beforeAutospacing="0" w:after="120" w:afterAutospacing="0"/>
              <w:jc w:val="center"/>
              <w:rPr>
                <w:ins w:id="795" w:author="usuario" w:date="2026-04-13T19:32:00Z"/>
                <w:rFonts w:ascii="Arial" w:hAnsi="Arial" w:cs="Arial"/>
                <w:color w:val="000000"/>
                <w:sz w:val="20"/>
                <w:szCs w:val="20"/>
              </w:rPr>
            </w:pPr>
            <w:ins w:id="796" w:author="usuario" w:date="2026-04-13T19:32:00Z">
              <w:r>
                <w:rPr>
                  <w:rFonts w:ascii="Arial" w:hAnsi="Arial" w:cs="Arial"/>
                  <w:color w:val="000000"/>
                  <w:sz w:val="20"/>
                  <w:szCs w:val="20"/>
                </w:rPr>
                <w:t>NO</w:t>
              </w:r>
            </w:ins>
          </w:p>
        </w:tc>
        <w:tc>
          <w:tcPr>
            <w:tcW w:w="1134" w:type="dxa"/>
            <w:vAlign w:val="center"/>
          </w:tcPr>
          <w:p w14:paraId="64216C32" w14:textId="77777777" w:rsidR="00141463" w:rsidRPr="00E97C5F" w:rsidRDefault="00141463" w:rsidP="00C93F72">
            <w:pPr>
              <w:pStyle w:val="NormalWeb"/>
              <w:spacing w:before="120" w:beforeAutospacing="0" w:after="120" w:afterAutospacing="0"/>
              <w:jc w:val="center"/>
              <w:rPr>
                <w:ins w:id="797" w:author="usuario" w:date="2026-04-13T19:32:00Z"/>
                <w:rFonts w:ascii="Arial" w:hAnsi="Arial" w:cs="Arial"/>
                <w:color w:val="000000"/>
                <w:sz w:val="20"/>
                <w:szCs w:val="20"/>
              </w:rPr>
            </w:pPr>
            <w:ins w:id="798" w:author="usuario" w:date="2026-04-13T19:32:00Z">
              <w:r>
                <w:rPr>
                  <w:rFonts w:ascii="Arial" w:hAnsi="Arial" w:cs="Arial"/>
                  <w:color w:val="000000"/>
                  <w:sz w:val="20"/>
                  <w:szCs w:val="20"/>
                </w:rPr>
                <w:t>-</w:t>
              </w:r>
            </w:ins>
          </w:p>
        </w:tc>
        <w:tc>
          <w:tcPr>
            <w:tcW w:w="4364" w:type="dxa"/>
            <w:vAlign w:val="center"/>
          </w:tcPr>
          <w:p w14:paraId="7140A815" w14:textId="2DD3D1F3" w:rsidR="00141463" w:rsidRPr="00E97C5F" w:rsidRDefault="00141463" w:rsidP="00C93F72">
            <w:pPr>
              <w:pStyle w:val="NormalWeb"/>
              <w:spacing w:before="120" w:beforeAutospacing="0" w:after="120" w:afterAutospacing="0"/>
              <w:jc w:val="center"/>
              <w:rPr>
                <w:ins w:id="799" w:author="usuario" w:date="2026-04-13T19:32:00Z"/>
                <w:rFonts w:ascii="Calibri" w:hAnsi="Calibri" w:cs="Calibri"/>
                <w:color w:val="000000"/>
                <w:sz w:val="20"/>
                <w:szCs w:val="20"/>
              </w:rPr>
            </w:pPr>
            <w:ins w:id="800" w:author="usuario" w:date="2026-04-13T19:33:00Z">
              <w:r w:rsidRPr="00141463">
                <w:rPr>
                  <w:rFonts w:ascii="Calibri" w:hAnsi="Calibri" w:cs="Calibri"/>
                  <w:color w:val="000000"/>
                  <w:sz w:val="20"/>
                  <w:szCs w:val="20"/>
                </w:rPr>
                <w:t>Identificador único del médico (también FK a Persona)</w:t>
              </w:r>
            </w:ins>
          </w:p>
        </w:tc>
      </w:tr>
      <w:tr w:rsidR="00141463" w:rsidRPr="00C93F72" w14:paraId="4EE77774" w14:textId="77777777" w:rsidTr="00C93F72">
        <w:trPr>
          <w:ins w:id="801" w:author="usuario" w:date="2026-04-13T19:32:00Z"/>
        </w:trPr>
        <w:tc>
          <w:tcPr>
            <w:tcW w:w="1597" w:type="dxa"/>
            <w:vAlign w:val="center"/>
          </w:tcPr>
          <w:p w14:paraId="52435981" w14:textId="454EF4C1" w:rsidR="00141463" w:rsidRPr="00E97C5F" w:rsidRDefault="00141463" w:rsidP="00C93F72">
            <w:pPr>
              <w:pStyle w:val="NormalWeb"/>
              <w:spacing w:before="120" w:beforeAutospacing="0" w:after="120" w:afterAutospacing="0"/>
              <w:jc w:val="center"/>
              <w:rPr>
                <w:ins w:id="802" w:author="usuario" w:date="2026-04-13T19:32:00Z"/>
                <w:rFonts w:ascii="Calibri" w:hAnsi="Calibri" w:cs="Calibri"/>
                <w:b/>
                <w:bCs/>
                <w:color w:val="000000"/>
                <w:sz w:val="20"/>
                <w:szCs w:val="20"/>
              </w:rPr>
            </w:pPr>
            <w:ins w:id="803" w:author="usuario" w:date="2026-04-13T19:33:00Z">
              <w:r>
                <w:rPr>
                  <w:rFonts w:ascii="Calibri" w:hAnsi="Calibri" w:cs="Calibri"/>
                  <w:b/>
                  <w:bCs/>
                  <w:color w:val="000000"/>
                  <w:sz w:val="20"/>
                  <w:szCs w:val="20"/>
                </w:rPr>
                <w:t>Matrícula</w:t>
              </w:r>
            </w:ins>
          </w:p>
        </w:tc>
        <w:tc>
          <w:tcPr>
            <w:tcW w:w="1280" w:type="dxa"/>
            <w:vAlign w:val="center"/>
          </w:tcPr>
          <w:p w14:paraId="7CCD9DB3" w14:textId="7AEBC8ED" w:rsidR="00141463" w:rsidRPr="00E97C5F" w:rsidRDefault="00141463" w:rsidP="00C93F72">
            <w:pPr>
              <w:pStyle w:val="NormalWeb"/>
              <w:spacing w:before="120" w:beforeAutospacing="0" w:after="120" w:afterAutospacing="0"/>
              <w:jc w:val="center"/>
              <w:rPr>
                <w:ins w:id="804" w:author="usuario" w:date="2026-04-13T19:32:00Z"/>
                <w:rFonts w:ascii="Calibri" w:hAnsi="Calibri" w:cs="Calibri"/>
                <w:color w:val="000000"/>
                <w:sz w:val="20"/>
                <w:szCs w:val="20"/>
              </w:rPr>
            </w:pPr>
            <w:ins w:id="805" w:author="usuario" w:date="2026-04-13T19:33:00Z">
              <w:r w:rsidRPr="00141463">
                <w:rPr>
                  <w:rFonts w:ascii="Calibri" w:hAnsi="Calibri" w:cs="Calibri"/>
                  <w:color w:val="000000"/>
                  <w:sz w:val="20"/>
                  <w:szCs w:val="20"/>
                </w:rPr>
                <w:t>VARCHAR</w:t>
              </w:r>
              <w:r>
                <w:rPr>
                  <w:rFonts w:ascii="Calibri" w:hAnsi="Calibri" w:cs="Calibri"/>
                  <w:color w:val="000000"/>
                  <w:sz w:val="20"/>
                  <w:szCs w:val="20"/>
                </w:rPr>
                <w:t xml:space="preserve"> </w:t>
              </w:r>
              <w:r w:rsidRPr="00141463">
                <w:rPr>
                  <w:rFonts w:ascii="Calibri" w:hAnsi="Calibri" w:cs="Calibri"/>
                  <w:color w:val="000000"/>
                  <w:sz w:val="20"/>
                  <w:szCs w:val="20"/>
                </w:rPr>
                <w:t>(20)</w:t>
              </w:r>
            </w:ins>
          </w:p>
        </w:tc>
        <w:tc>
          <w:tcPr>
            <w:tcW w:w="975" w:type="dxa"/>
            <w:vAlign w:val="center"/>
          </w:tcPr>
          <w:p w14:paraId="7727D52F" w14:textId="77777777" w:rsidR="00141463" w:rsidRPr="00E97C5F" w:rsidRDefault="00141463" w:rsidP="00C93F72">
            <w:pPr>
              <w:pStyle w:val="NormalWeb"/>
              <w:spacing w:before="120" w:beforeAutospacing="0" w:after="120" w:afterAutospacing="0"/>
              <w:jc w:val="center"/>
              <w:rPr>
                <w:ins w:id="806" w:author="usuario" w:date="2026-04-13T19:32:00Z"/>
                <w:rFonts w:ascii="Calibri" w:hAnsi="Calibri" w:cs="Calibri"/>
                <w:color w:val="000000"/>
                <w:sz w:val="20"/>
                <w:szCs w:val="20"/>
              </w:rPr>
            </w:pPr>
            <w:ins w:id="807" w:author="usuario" w:date="2026-04-13T19:32:00Z">
              <w:r w:rsidRPr="00E97C5F">
                <w:rPr>
                  <w:rFonts w:ascii="Calibri" w:hAnsi="Calibri" w:cs="Calibri"/>
                  <w:color w:val="000000"/>
                  <w:sz w:val="20"/>
                  <w:szCs w:val="20"/>
                </w:rPr>
                <w:t>NO</w:t>
              </w:r>
            </w:ins>
          </w:p>
        </w:tc>
        <w:tc>
          <w:tcPr>
            <w:tcW w:w="1134" w:type="dxa"/>
            <w:vAlign w:val="center"/>
          </w:tcPr>
          <w:p w14:paraId="4E2A6156" w14:textId="77777777" w:rsidR="00141463" w:rsidRPr="00E97C5F" w:rsidRDefault="00141463" w:rsidP="00C93F72">
            <w:pPr>
              <w:pStyle w:val="NormalWeb"/>
              <w:spacing w:before="120" w:beforeAutospacing="0" w:after="120" w:afterAutospacing="0"/>
              <w:jc w:val="center"/>
              <w:rPr>
                <w:ins w:id="808" w:author="usuario" w:date="2026-04-13T19:32:00Z"/>
                <w:rFonts w:ascii="Calibri" w:hAnsi="Calibri" w:cs="Calibri"/>
                <w:color w:val="000000"/>
                <w:sz w:val="20"/>
                <w:szCs w:val="20"/>
              </w:rPr>
            </w:pPr>
            <w:ins w:id="809" w:author="usuario" w:date="2026-04-13T19:32:00Z">
              <w:r w:rsidRPr="00E97C5F">
                <w:rPr>
                  <w:rFonts w:ascii="Calibri" w:hAnsi="Calibri" w:cs="Calibri"/>
                  <w:color w:val="000000"/>
                  <w:sz w:val="20"/>
                  <w:szCs w:val="20"/>
                </w:rPr>
                <w:t>-</w:t>
              </w:r>
            </w:ins>
          </w:p>
        </w:tc>
        <w:tc>
          <w:tcPr>
            <w:tcW w:w="4364" w:type="dxa"/>
            <w:vAlign w:val="center"/>
          </w:tcPr>
          <w:p w14:paraId="4AE5046C" w14:textId="17CF19D0" w:rsidR="00141463" w:rsidRPr="00E97C5F" w:rsidRDefault="00141463" w:rsidP="00C93F72">
            <w:pPr>
              <w:pStyle w:val="NormalWeb"/>
              <w:spacing w:before="120" w:beforeAutospacing="0" w:after="120" w:afterAutospacing="0"/>
              <w:jc w:val="center"/>
              <w:rPr>
                <w:ins w:id="810" w:author="usuario" w:date="2026-04-13T19:32:00Z"/>
                <w:rFonts w:ascii="Calibri" w:hAnsi="Calibri" w:cs="Calibri"/>
                <w:color w:val="000000"/>
                <w:sz w:val="20"/>
                <w:szCs w:val="20"/>
              </w:rPr>
            </w:pPr>
            <w:ins w:id="811" w:author="usuario" w:date="2026-04-13T19:33:00Z">
              <w:r w:rsidRPr="00141463">
                <w:rPr>
                  <w:rFonts w:ascii="Calibri" w:hAnsi="Calibri" w:cs="Calibri"/>
                  <w:color w:val="000000"/>
                  <w:sz w:val="20"/>
                  <w:szCs w:val="20"/>
                </w:rPr>
                <w:t>Número de matrícula profesional del médico.</w:t>
              </w:r>
            </w:ins>
          </w:p>
        </w:tc>
      </w:tr>
      <w:tr w:rsidR="00141463" w:rsidRPr="00C93F72" w14:paraId="05D86385" w14:textId="77777777" w:rsidTr="00C93F72">
        <w:trPr>
          <w:ins w:id="812" w:author="usuario" w:date="2026-04-13T19:32:00Z"/>
        </w:trPr>
        <w:tc>
          <w:tcPr>
            <w:tcW w:w="1597" w:type="dxa"/>
            <w:vAlign w:val="center"/>
          </w:tcPr>
          <w:p w14:paraId="20DE7D47" w14:textId="3FA04C86" w:rsidR="00141463" w:rsidRPr="00E97C5F" w:rsidRDefault="00141463" w:rsidP="00C93F72">
            <w:pPr>
              <w:pStyle w:val="NormalWeb"/>
              <w:spacing w:before="120" w:beforeAutospacing="0" w:after="120" w:afterAutospacing="0"/>
              <w:jc w:val="center"/>
              <w:rPr>
                <w:ins w:id="813" w:author="usuario" w:date="2026-04-13T19:32:00Z"/>
                <w:rFonts w:ascii="Calibri" w:hAnsi="Calibri" w:cs="Calibri"/>
                <w:b/>
                <w:bCs/>
                <w:color w:val="000000"/>
                <w:sz w:val="20"/>
                <w:szCs w:val="20"/>
              </w:rPr>
            </w:pPr>
            <w:ins w:id="814" w:author="usuario" w:date="2026-04-13T19:34:00Z">
              <w:r>
                <w:rPr>
                  <w:rFonts w:ascii="Calibri" w:hAnsi="Calibri" w:cs="Calibri"/>
                  <w:b/>
                  <w:bCs/>
                  <w:color w:val="000000"/>
                  <w:sz w:val="20"/>
                  <w:szCs w:val="20"/>
                </w:rPr>
                <w:t>Numero_Piso</w:t>
              </w:r>
            </w:ins>
          </w:p>
        </w:tc>
        <w:tc>
          <w:tcPr>
            <w:tcW w:w="1280" w:type="dxa"/>
            <w:vAlign w:val="center"/>
          </w:tcPr>
          <w:p w14:paraId="1278C1FF" w14:textId="25AC9514" w:rsidR="00141463" w:rsidRPr="00E97C5F" w:rsidRDefault="00141463" w:rsidP="00C93F72">
            <w:pPr>
              <w:pStyle w:val="NormalWeb"/>
              <w:spacing w:before="120" w:beforeAutospacing="0" w:after="120" w:afterAutospacing="0"/>
              <w:jc w:val="center"/>
              <w:rPr>
                <w:ins w:id="815" w:author="usuario" w:date="2026-04-13T19:32:00Z"/>
                <w:rFonts w:ascii="Calibri" w:hAnsi="Calibri" w:cs="Calibri"/>
                <w:color w:val="000000"/>
                <w:sz w:val="20"/>
                <w:szCs w:val="20"/>
              </w:rPr>
            </w:pPr>
            <w:ins w:id="816" w:author="usuario" w:date="2026-04-13T19:34:00Z">
              <w:r>
                <w:rPr>
                  <w:rFonts w:ascii="Calibri" w:hAnsi="Calibri" w:cs="Calibri"/>
                  <w:color w:val="000000"/>
                  <w:sz w:val="20"/>
                  <w:szCs w:val="20"/>
                </w:rPr>
                <w:t>INT</w:t>
              </w:r>
            </w:ins>
          </w:p>
        </w:tc>
        <w:tc>
          <w:tcPr>
            <w:tcW w:w="975" w:type="dxa"/>
            <w:vAlign w:val="center"/>
          </w:tcPr>
          <w:p w14:paraId="3DB705C4" w14:textId="5EF29C3B" w:rsidR="00141463" w:rsidRPr="00E97C5F" w:rsidRDefault="00141463" w:rsidP="00C93F72">
            <w:pPr>
              <w:pStyle w:val="NormalWeb"/>
              <w:spacing w:before="120" w:beforeAutospacing="0" w:after="120" w:afterAutospacing="0"/>
              <w:jc w:val="center"/>
              <w:rPr>
                <w:ins w:id="817" w:author="usuario" w:date="2026-04-13T19:32:00Z"/>
                <w:rFonts w:ascii="Calibri" w:hAnsi="Calibri" w:cs="Calibri"/>
                <w:color w:val="000000"/>
                <w:sz w:val="20"/>
                <w:szCs w:val="20"/>
              </w:rPr>
            </w:pPr>
            <w:ins w:id="818" w:author="usuario" w:date="2026-04-13T19:34:00Z">
              <w:r>
                <w:rPr>
                  <w:rFonts w:ascii="Calibri" w:hAnsi="Calibri" w:cs="Calibri"/>
                  <w:color w:val="000000"/>
                  <w:sz w:val="20"/>
                  <w:szCs w:val="20"/>
                </w:rPr>
                <w:t>NO</w:t>
              </w:r>
            </w:ins>
          </w:p>
        </w:tc>
        <w:tc>
          <w:tcPr>
            <w:tcW w:w="1134" w:type="dxa"/>
            <w:vAlign w:val="center"/>
          </w:tcPr>
          <w:p w14:paraId="3164F789" w14:textId="77777777" w:rsidR="00141463" w:rsidRPr="00E97C5F" w:rsidRDefault="00141463" w:rsidP="00C93F72">
            <w:pPr>
              <w:pStyle w:val="NormalWeb"/>
              <w:spacing w:before="120" w:beforeAutospacing="0" w:after="120" w:afterAutospacing="0"/>
              <w:jc w:val="center"/>
              <w:rPr>
                <w:ins w:id="819" w:author="usuario" w:date="2026-04-13T19:32:00Z"/>
                <w:rFonts w:ascii="Calibri" w:hAnsi="Calibri" w:cs="Calibri"/>
                <w:color w:val="000000"/>
                <w:sz w:val="20"/>
                <w:szCs w:val="20"/>
              </w:rPr>
            </w:pPr>
            <w:ins w:id="820" w:author="usuario" w:date="2026-04-13T19:32:00Z">
              <w:r w:rsidRPr="00E97C5F">
                <w:rPr>
                  <w:rFonts w:ascii="Calibri" w:hAnsi="Calibri" w:cs="Calibri"/>
                  <w:color w:val="000000"/>
                  <w:sz w:val="20"/>
                  <w:szCs w:val="20"/>
                </w:rPr>
                <w:t>-</w:t>
              </w:r>
            </w:ins>
          </w:p>
        </w:tc>
        <w:tc>
          <w:tcPr>
            <w:tcW w:w="4364" w:type="dxa"/>
            <w:vAlign w:val="center"/>
          </w:tcPr>
          <w:p w14:paraId="0979199D" w14:textId="092DAE52" w:rsidR="00141463" w:rsidRPr="00E97C5F" w:rsidRDefault="00141463" w:rsidP="00C93F72">
            <w:pPr>
              <w:pStyle w:val="NormalWeb"/>
              <w:spacing w:before="120" w:beforeAutospacing="0" w:after="120" w:afterAutospacing="0"/>
              <w:jc w:val="center"/>
              <w:rPr>
                <w:ins w:id="821" w:author="usuario" w:date="2026-04-13T19:32:00Z"/>
                <w:rFonts w:ascii="Calibri" w:hAnsi="Calibri" w:cs="Calibri"/>
                <w:color w:val="000000"/>
                <w:sz w:val="20"/>
                <w:szCs w:val="20"/>
              </w:rPr>
            </w:pPr>
            <w:ins w:id="822" w:author="usuario" w:date="2026-04-13T19:34:00Z">
              <w:r w:rsidRPr="00141463">
                <w:rPr>
                  <w:rFonts w:ascii="Calibri" w:hAnsi="Calibri" w:cs="Calibri"/>
                  <w:color w:val="000000"/>
                  <w:sz w:val="20"/>
                  <w:szCs w:val="20"/>
                </w:rPr>
                <w:t>Piso del hospital donde trabaja el médico (FK)</w:t>
              </w:r>
            </w:ins>
          </w:p>
        </w:tc>
      </w:tr>
    </w:tbl>
    <w:p w14:paraId="284F1ECA" w14:textId="353B60AF" w:rsidR="00141463" w:rsidRDefault="00141463" w:rsidP="008925B7">
      <w:pPr>
        <w:jc w:val="both"/>
        <w:rPr>
          <w:ins w:id="823" w:author="usuario" w:date="2026-04-13T19:34:00Z"/>
          <w:lang w:val="es-AR"/>
        </w:rPr>
        <w:pPrChange w:id="824" w:author="Elena Monutti" w:date="2026-04-13T21:19:00Z">
          <w:pPr/>
        </w:pPrChange>
      </w:pPr>
    </w:p>
    <w:p w14:paraId="0EB1A041" w14:textId="4BC2AED4" w:rsidR="00141463" w:rsidRDefault="00141463" w:rsidP="008925B7">
      <w:pPr>
        <w:pStyle w:val="NormalWeb"/>
        <w:spacing w:before="120" w:beforeAutospacing="0" w:after="120" w:afterAutospacing="0"/>
        <w:jc w:val="both"/>
        <w:rPr>
          <w:ins w:id="825" w:author="usuario" w:date="2026-04-13T19:34:00Z"/>
          <w:rFonts w:ascii="Arial" w:hAnsi="Arial" w:cs="Arial"/>
          <w:b/>
          <w:bCs/>
          <w:color w:val="000000"/>
          <w:sz w:val="22"/>
          <w:szCs w:val="22"/>
        </w:rPr>
        <w:pPrChange w:id="826" w:author="Elena Monutti" w:date="2026-04-13T21:19:00Z">
          <w:pPr>
            <w:pStyle w:val="NormalWeb"/>
            <w:spacing w:before="120" w:beforeAutospacing="0" w:after="120" w:afterAutospacing="0"/>
          </w:pPr>
        </w:pPrChange>
      </w:pPr>
      <w:ins w:id="827" w:author="usuario" w:date="2026-04-13T19:34:00Z">
        <w:r>
          <w:rPr>
            <w:rFonts w:ascii="Arial" w:hAnsi="Arial" w:cs="Arial"/>
            <w:b/>
            <w:bCs/>
            <w:color w:val="000000"/>
            <w:sz w:val="22"/>
            <w:szCs w:val="22"/>
          </w:rPr>
          <w:t xml:space="preserve">Entidad: </w:t>
        </w:r>
      </w:ins>
      <w:ins w:id="828" w:author="usuario" w:date="2026-04-13T19:37:00Z">
        <w:r w:rsidR="002234FE">
          <w:rPr>
            <w:rFonts w:ascii="Arial" w:hAnsi="Arial" w:cs="Arial"/>
            <w:b/>
            <w:bCs/>
            <w:color w:val="000000"/>
            <w:sz w:val="22"/>
            <w:szCs w:val="22"/>
          </w:rPr>
          <w:t>Enfermera</w:t>
        </w:r>
      </w:ins>
    </w:p>
    <w:p w14:paraId="4F5D9788" w14:textId="77777777" w:rsidR="00141463" w:rsidRPr="00E97C5F" w:rsidRDefault="00141463" w:rsidP="008925B7">
      <w:pPr>
        <w:pStyle w:val="NormalWeb"/>
        <w:spacing w:before="120" w:beforeAutospacing="0" w:after="120" w:afterAutospacing="0"/>
        <w:jc w:val="both"/>
        <w:rPr>
          <w:ins w:id="829" w:author="usuario" w:date="2026-04-13T19:34:00Z"/>
          <w:rFonts w:ascii="Arial" w:hAnsi="Arial" w:cs="Arial"/>
          <w:color w:val="000000"/>
          <w:sz w:val="22"/>
          <w:szCs w:val="22"/>
        </w:rPr>
        <w:pPrChange w:id="830" w:author="Elena Monutti" w:date="2026-04-13T21:19:00Z">
          <w:pPr>
            <w:pStyle w:val="NormalWeb"/>
            <w:spacing w:before="120" w:beforeAutospacing="0" w:after="120" w:afterAutospacing="0"/>
          </w:pPr>
        </w:pPrChange>
      </w:pPr>
      <w:ins w:id="831" w:author="usuario" w:date="2026-04-13T19:34:00Z">
        <w:r>
          <w:rPr>
            <w:rFonts w:ascii="Arial" w:hAnsi="Arial" w:cs="Arial"/>
            <w:b/>
            <w:bCs/>
            <w:color w:val="000000"/>
            <w:sz w:val="22"/>
            <w:szCs w:val="22"/>
          </w:rPr>
          <w:t xml:space="preserve">Clave Primaria: DNI </w:t>
        </w:r>
        <w:r>
          <w:rPr>
            <w:rFonts w:ascii="Arial" w:hAnsi="Arial" w:cs="Arial"/>
            <w:color w:val="000000"/>
            <w:sz w:val="22"/>
            <w:szCs w:val="22"/>
          </w:rPr>
          <w:t xml:space="preserve">(heredada de persona) </w:t>
        </w:r>
      </w:ins>
    </w:p>
    <w:tbl>
      <w:tblPr>
        <w:tblStyle w:val="Tablaconcuadrcula"/>
        <w:tblW w:w="0" w:type="auto"/>
        <w:tblLook w:val="04A0" w:firstRow="1" w:lastRow="0" w:firstColumn="1" w:lastColumn="0" w:noHBand="0" w:noVBand="1"/>
      </w:tblPr>
      <w:tblGrid>
        <w:gridCol w:w="1597"/>
        <w:gridCol w:w="1280"/>
        <w:gridCol w:w="975"/>
        <w:gridCol w:w="1134"/>
        <w:gridCol w:w="4364"/>
      </w:tblGrid>
      <w:tr w:rsidR="00141463" w:rsidRPr="00E97C5F" w14:paraId="5C51448E" w14:textId="77777777" w:rsidTr="00C93F72">
        <w:trPr>
          <w:ins w:id="832" w:author="usuario" w:date="2026-04-13T19:34:00Z"/>
        </w:trPr>
        <w:tc>
          <w:tcPr>
            <w:tcW w:w="1597" w:type="dxa"/>
            <w:shd w:val="clear" w:color="auto" w:fill="00B0F0"/>
            <w:vAlign w:val="center"/>
          </w:tcPr>
          <w:p w14:paraId="548B25E8" w14:textId="77777777" w:rsidR="00141463" w:rsidRPr="00E97C5F" w:rsidRDefault="00141463" w:rsidP="00C93F72">
            <w:pPr>
              <w:pStyle w:val="NormalWeb"/>
              <w:spacing w:before="120" w:beforeAutospacing="0" w:after="120" w:afterAutospacing="0"/>
              <w:jc w:val="center"/>
              <w:rPr>
                <w:ins w:id="833" w:author="usuario" w:date="2026-04-13T19:34:00Z"/>
                <w:rFonts w:ascii="Calibri" w:hAnsi="Calibri" w:cs="Calibri"/>
                <w:b/>
                <w:bCs/>
                <w:color w:val="000000"/>
                <w:sz w:val="20"/>
                <w:szCs w:val="20"/>
              </w:rPr>
            </w:pPr>
            <w:ins w:id="834" w:author="usuario" w:date="2026-04-13T19:34:00Z">
              <w:r w:rsidRPr="00E97C5F">
                <w:rPr>
                  <w:rFonts w:ascii="Calibri" w:hAnsi="Calibri" w:cs="Calibri"/>
                  <w:b/>
                  <w:bCs/>
                  <w:color w:val="000000"/>
                  <w:sz w:val="20"/>
                  <w:szCs w:val="20"/>
                </w:rPr>
                <w:t>Atributos</w:t>
              </w:r>
            </w:ins>
          </w:p>
        </w:tc>
        <w:tc>
          <w:tcPr>
            <w:tcW w:w="1280" w:type="dxa"/>
            <w:shd w:val="clear" w:color="auto" w:fill="00B0F0"/>
            <w:vAlign w:val="center"/>
          </w:tcPr>
          <w:p w14:paraId="793A0587" w14:textId="77777777" w:rsidR="00141463" w:rsidRPr="00E97C5F" w:rsidRDefault="00141463" w:rsidP="00C93F72">
            <w:pPr>
              <w:pStyle w:val="NormalWeb"/>
              <w:spacing w:before="120" w:beforeAutospacing="0" w:after="120" w:afterAutospacing="0"/>
              <w:jc w:val="center"/>
              <w:rPr>
                <w:ins w:id="835" w:author="usuario" w:date="2026-04-13T19:34:00Z"/>
                <w:rFonts w:ascii="Calibri" w:hAnsi="Calibri" w:cs="Calibri"/>
                <w:b/>
                <w:bCs/>
                <w:color w:val="000000"/>
                <w:sz w:val="20"/>
                <w:szCs w:val="20"/>
              </w:rPr>
            </w:pPr>
            <w:ins w:id="836" w:author="usuario" w:date="2026-04-13T19:34:00Z">
              <w:r w:rsidRPr="00E97C5F">
                <w:rPr>
                  <w:rFonts w:ascii="Calibri" w:hAnsi="Calibri" w:cs="Calibri"/>
                  <w:b/>
                  <w:bCs/>
                  <w:color w:val="000000"/>
                  <w:sz w:val="20"/>
                  <w:szCs w:val="20"/>
                </w:rPr>
                <w:t>Tipo de datos</w:t>
              </w:r>
            </w:ins>
          </w:p>
        </w:tc>
        <w:tc>
          <w:tcPr>
            <w:tcW w:w="975" w:type="dxa"/>
            <w:shd w:val="clear" w:color="auto" w:fill="00B0F0"/>
            <w:vAlign w:val="center"/>
          </w:tcPr>
          <w:p w14:paraId="41F2FA7D" w14:textId="77777777" w:rsidR="00141463" w:rsidRPr="00E97C5F" w:rsidRDefault="00141463" w:rsidP="00C93F72">
            <w:pPr>
              <w:pStyle w:val="NormalWeb"/>
              <w:spacing w:before="120" w:beforeAutospacing="0" w:after="120" w:afterAutospacing="0"/>
              <w:jc w:val="center"/>
              <w:rPr>
                <w:ins w:id="837" w:author="usuario" w:date="2026-04-13T19:34:00Z"/>
                <w:rFonts w:ascii="Calibri" w:hAnsi="Calibri" w:cs="Calibri"/>
                <w:b/>
                <w:bCs/>
                <w:color w:val="000000"/>
                <w:sz w:val="20"/>
                <w:szCs w:val="20"/>
              </w:rPr>
            </w:pPr>
            <w:ins w:id="838" w:author="usuario" w:date="2026-04-13T19:34:00Z">
              <w:r w:rsidRPr="00E97C5F">
                <w:rPr>
                  <w:rFonts w:ascii="Calibri" w:hAnsi="Calibri" w:cs="Calibri"/>
                  <w:b/>
                  <w:bCs/>
                  <w:color w:val="000000"/>
                  <w:sz w:val="20"/>
                  <w:szCs w:val="20"/>
                </w:rPr>
                <w:t>Permite NULL</w:t>
              </w:r>
            </w:ins>
          </w:p>
        </w:tc>
        <w:tc>
          <w:tcPr>
            <w:tcW w:w="1134" w:type="dxa"/>
            <w:shd w:val="clear" w:color="auto" w:fill="00B0F0"/>
            <w:vAlign w:val="center"/>
          </w:tcPr>
          <w:p w14:paraId="21805D5C" w14:textId="77777777" w:rsidR="00141463" w:rsidRPr="00E97C5F" w:rsidRDefault="00141463" w:rsidP="00C93F72">
            <w:pPr>
              <w:pStyle w:val="NormalWeb"/>
              <w:spacing w:before="120" w:beforeAutospacing="0" w:after="120" w:afterAutospacing="0"/>
              <w:jc w:val="center"/>
              <w:rPr>
                <w:ins w:id="839" w:author="usuario" w:date="2026-04-13T19:34:00Z"/>
                <w:rFonts w:ascii="Calibri" w:hAnsi="Calibri" w:cs="Calibri"/>
                <w:b/>
                <w:bCs/>
                <w:color w:val="000000"/>
                <w:sz w:val="20"/>
                <w:szCs w:val="20"/>
              </w:rPr>
            </w:pPr>
            <w:ins w:id="840" w:author="usuario" w:date="2026-04-13T19:34:00Z">
              <w:r w:rsidRPr="00E97C5F">
                <w:rPr>
                  <w:rFonts w:ascii="Calibri" w:hAnsi="Calibri" w:cs="Calibri"/>
                  <w:b/>
                  <w:bCs/>
                  <w:color w:val="000000"/>
                  <w:sz w:val="20"/>
                  <w:szCs w:val="20"/>
                </w:rPr>
                <w:t>Valores posibles</w:t>
              </w:r>
            </w:ins>
          </w:p>
        </w:tc>
        <w:tc>
          <w:tcPr>
            <w:tcW w:w="4364" w:type="dxa"/>
            <w:shd w:val="clear" w:color="auto" w:fill="00B0F0"/>
            <w:vAlign w:val="center"/>
          </w:tcPr>
          <w:p w14:paraId="548A64FE" w14:textId="77777777" w:rsidR="00141463" w:rsidRPr="00E97C5F" w:rsidRDefault="00141463" w:rsidP="00C93F72">
            <w:pPr>
              <w:pStyle w:val="NormalWeb"/>
              <w:spacing w:before="120" w:beforeAutospacing="0" w:after="120" w:afterAutospacing="0"/>
              <w:jc w:val="center"/>
              <w:rPr>
                <w:ins w:id="841" w:author="usuario" w:date="2026-04-13T19:34:00Z"/>
                <w:rFonts w:ascii="Calibri" w:hAnsi="Calibri" w:cs="Calibri"/>
                <w:b/>
                <w:bCs/>
                <w:color w:val="000000"/>
                <w:sz w:val="20"/>
                <w:szCs w:val="20"/>
              </w:rPr>
            </w:pPr>
            <w:ins w:id="842" w:author="usuario" w:date="2026-04-13T19:34:00Z">
              <w:r w:rsidRPr="00E97C5F">
                <w:rPr>
                  <w:rFonts w:ascii="Calibri" w:hAnsi="Calibri" w:cs="Calibri"/>
                  <w:b/>
                  <w:bCs/>
                  <w:color w:val="000000"/>
                  <w:sz w:val="20"/>
                  <w:szCs w:val="20"/>
                </w:rPr>
                <w:t xml:space="preserve">Descripción </w:t>
              </w:r>
            </w:ins>
          </w:p>
        </w:tc>
      </w:tr>
      <w:tr w:rsidR="00141463" w:rsidRPr="00C93F72" w14:paraId="6C43365C" w14:textId="77777777" w:rsidTr="00C93F72">
        <w:trPr>
          <w:ins w:id="843" w:author="usuario" w:date="2026-04-13T19:34:00Z"/>
        </w:trPr>
        <w:tc>
          <w:tcPr>
            <w:tcW w:w="1597" w:type="dxa"/>
            <w:vAlign w:val="center"/>
          </w:tcPr>
          <w:p w14:paraId="34BFE516" w14:textId="77777777" w:rsidR="00141463" w:rsidRPr="00E97C5F" w:rsidRDefault="00141463" w:rsidP="00C93F72">
            <w:pPr>
              <w:pStyle w:val="NormalWeb"/>
              <w:spacing w:before="120" w:beforeAutospacing="0" w:after="120" w:afterAutospacing="0"/>
              <w:jc w:val="center"/>
              <w:rPr>
                <w:ins w:id="844" w:author="usuario" w:date="2026-04-13T19:34:00Z"/>
                <w:rFonts w:ascii="Arial" w:hAnsi="Arial" w:cs="Arial"/>
                <w:color w:val="000000"/>
                <w:sz w:val="20"/>
                <w:szCs w:val="20"/>
              </w:rPr>
            </w:pPr>
            <w:ins w:id="845" w:author="usuario" w:date="2026-04-13T19:34:00Z">
              <w:r>
                <w:rPr>
                  <w:rFonts w:ascii="Calibri" w:hAnsi="Calibri" w:cs="Calibri"/>
                  <w:b/>
                  <w:bCs/>
                  <w:color w:val="000000"/>
                  <w:sz w:val="20"/>
                  <w:szCs w:val="20"/>
                  <w:lang w:val="es-ES" w:eastAsia="es-ES"/>
                </w:rPr>
                <w:t>DNI</w:t>
              </w:r>
            </w:ins>
          </w:p>
        </w:tc>
        <w:tc>
          <w:tcPr>
            <w:tcW w:w="1280" w:type="dxa"/>
            <w:vAlign w:val="center"/>
          </w:tcPr>
          <w:p w14:paraId="40C44D3E" w14:textId="77777777" w:rsidR="00141463" w:rsidRPr="00E97C5F" w:rsidRDefault="00141463" w:rsidP="00C93F72">
            <w:pPr>
              <w:pStyle w:val="NormalWeb"/>
              <w:spacing w:before="120" w:beforeAutospacing="0" w:after="120" w:afterAutospacing="0"/>
              <w:jc w:val="center"/>
              <w:rPr>
                <w:ins w:id="846" w:author="usuario" w:date="2026-04-13T19:34:00Z"/>
                <w:rFonts w:ascii="Arial" w:hAnsi="Arial" w:cs="Arial"/>
                <w:color w:val="000000"/>
                <w:sz w:val="20"/>
                <w:szCs w:val="20"/>
              </w:rPr>
            </w:pPr>
            <w:ins w:id="847" w:author="usuario" w:date="2026-04-13T19:34:00Z">
              <w:r>
                <w:rPr>
                  <w:rFonts w:ascii="Calibri" w:hAnsi="Calibri" w:cs="Calibri"/>
                  <w:color w:val="000000"/>
                  <w:sz w:val="20"/>
                  <w:szCs w:val="20"/>
                  <w:lang w:val="es-ES" w:eastAsia="es-ES"/>
                </w:rPr>
                <w:t>INT / BGINT</w:t>
              </w:r>
            </w:ins>
          </w:p>
        </w:tc>
        <w:tc>
          <w:tcPr>
            <w:tcW w:w="975" w:type="dxa"/>
            <w:vAlign w:val="center"/>
          </w:tcPr>
          <w:p w14:paraId="45D40B9B" w14:textId="77777777" w:rsidR="00141463" w:rsidRPr="00E97C5F" w:rsidRDefault="00141463" w:rsidP="00C93F72">
            <w:pPr>
              <w:pStyle w:val="NormalWeb"/>
              <w:spacing w:before="120" w:beforeAutospacing="0" w:after="120" w:afterAutospacing="0"/>
              <w:jc w:val="center"/>
              <w:rPr>
                <w:ins w:id="848" w:author="usuario" w:date="2026-04-13T19:34:00Z"/>
                <w:rFonts w:ascii="Arial" w:hAnsi="Arial" w:cs="Arial"/>
                <w:color w:val="000000"/>
                <w:sz w:val="20"/>
                <w:szCs w:val="20"/>
              </w:rPr>
            </w:pPr>
            <w:ins w:id="849" w:author="usuario" w:date="2026-04-13T19:34:00Z">
              <w:r>
                <w:rPr>
                  <w:rFonts w:ascii="Arial" w:hAnsi="Arial" w:cs="Arial"/>
                  <w:color w:val="000000"/>
                  <w:sz w:val="20"/>
                  <w:szCs w:val="20"/>
                </w:rPr>
                <w:t>NO</w:t>
              </w:r>
            </w:ins>
          </w:p>
        </w:tc>
        <w:tc>
          <w:tcPr>
            <w:tcW w:w="1134" w:type="dxa"/>
            <w:vAlign w:val="center"/>
          </w:tcPr>
          <w:p w14:paraId="72CE091B" w14:textId="77777777" w:rsidR="00141463" w:rsidRPr="00E97C5F" w:rsidRDefault="00141463" w:rsidP="00C93F72">
            <w:pPr>
              <w:pStyle w:val="NormalWeb"/>
              <w:spacing w:before="120" w:beforeAutospacing="0" w:after="120" w:afterAutospacing="0"/>
              <w:jc w:val="center"/>
              <w:rPr>
                <w:ins w:id="850" w:author="usuario" w:date="2026-04-13T19:34:00Z"/>
                <w:rFonts w:ascii="Arial" w:hAnsi="Arial" w:cs="Arial"/>
                <w:color w:val="000000"/>
                <w:sz w:val="20"/>
                <w:szCs w:val="20"/>
              </w:rPr>
            </w:pPr>
            <w:ins w:id="851" w:author="usuario" w:date="2026-04-13T19:34:00Z">
              <w:r>
                <w:rPr>
                  <w:rFonts w:ascii="Arial" w:hAnsi="Arial" w:cs="Arial"/>
                  <w:color w:val="000000"/>
                  <w:sz w:val="20"/>
                  <w:szCs w:val="20"/>
                </w:rPr>
                <w:t>-</w:t>
              </w:r>
            </w:ins>
          </w:p>
        </w:tc>
        <w:tc>
          <w:tcPr>
            <w:tcW w:w="4364" w:type="dxa"/>
            <w:vAlign w:val="center"/>
          </w:tcPr>
          <w:p w14:paraId="65403BCE" w14:textId="43F28F53" w:rsidR="00141463" w:rsidRPr="00E97C5F" w:rsidRDefault="00141463" w:rsidP="00C93F72">
            <w:pPr>
              <w:pStyle w:val="NormalWeb"/>
              <w:spacing w:before="120" w:beforeAutospacing="0" w:after="120" w:afterAutospacing="0"/>
              <w:jc w:val="center"/>
              <w:rPr>
                <w:ins w:id="852" w:author="usuario" w:date="2026-04-13T19:34:00Z"/>
                <w:rFonts w:ascii="Calibri" w:hAnsi="Calibri" w:cs="Calibri"/>
                <w:color w:val="000000"/>
                <w:sz w:val="20"/>
                <w:szCs w:val="20"/>
              </w:rPr>
            </w:pPr>
            <w:ins w:id="853" w:author="usuario" w:date="2026-04-13T19:34:00Z">
              <w:r w:rsidRPr="00E97C5F">
                <w:rPr>
                  <w:rFonts w:ascii="Calibri" w:hAnsi="Calibri" w:cs="Calibri"/>
                  <w:color w:val="000000"/>
                  <w:sz w:val="20"/>
                  <w:szCs w:val="20"/>
                </w:rPr>
                <w:t>Identificador único de</w:t>
              </w:r>
            </w:ins>
            <w:ins w:id="854" w:author="usuario" w:date="2026-04-13T19:37:00Z">
              <w:r w:rsidR="002234FE">
                <w:rPr>
                  <w:rFonts w:ascii="Calibri" w:hAnsi="Calibri" w:cs="Calibri"/>
                  <w:color w:val="000000"/>
                  <w:sz w:val="20"/>
                  <w:szCs w:val="20"/>
                </w:rPr>
                <w:t xml:space="preserve"> la enfermera</w:t>
              </w:r>
            </w:ins>
            <w:ins w:id="855" w:author="usuario" w:date="2026-04-13T19:34:00Z">
              <w:r w:rsidRPr="00E97C5F">
                <w:rPr>
                  <w:rFonts w:ascii="Calibri" w:hAnsi="Calibri" w:cs="Calibri"/>
                  <w:color w:val="000000"/>
                  <w:sz w:val="20"/>
                  <w:szCs w:val="20"/>
                </w:rPr>
                <w:t xml:space="preserve"> (también FK a Persona)</w:t>
              </w:r>
            </w:ins>
          </w:p>
        </w:tc>
      </w:tr>
      <w:tr w:rsidR="002234FE" w:rsidRPr="00C93F72" w14:paraId="10A44528" w14:textId="77777777" w:rsidTr="00C93F72">
        <w:trPr>
          <w:ins w:id="856" w:author="usuario" w:date="2026-04-13T19:34:00Z"/>
        </w:trPr>
        <w:tc>
          <w:tcPr>
            <w:tcW w:w="1597" w:type="dxa"/>
            <w:vAlign w:val="center"/>
          </w:tcPr>
          <w:p w14:paraId="6989502B" w14:textId="30BBC92B" w:rsidR="002234FE" w:rsidRPr="00E97C5F" w:rsidRDefault="002234FE" w:rsidP="002234FE">
            <w:pPr>
              <w:pStyle w:val="NormalWeb"/>
              <w:spacing w:before="120" w:beforeAutospacing="0" w:after="120" w:afterAutospacing="0"/>
              <w:jc w:val="center"/>
              <w:rPr>
                <w:ins w:id="857" w:author="usuario" w:date="2026-04-13T19:34:00Z"/>
                <w:rFonts w:ascii="Calibri" w:hAnsi="Calibri" w:cs="Calibri"/>
                <w:b/>
                <w:bCs/>
                <w:color w:val="000000"/>
                <w:sz w:val="20"/>
                <w:szCs w:val="20"/>
              </w:rPr>
            </w:pPr>
            <w:ins w:id="858" w:author="usuario" w:date="2026-04-13T19:37:00Z">
              <w:r>
                <w:rPr>
                  <w:rFonts w:ascii="Calibri" w:hAnsi="Calibri" w:cs="Calibri"/>
                  <w:b/>
                  <w:bCs/>
                  <w:color w:val="000000"/>
                  <w:sz w:val="20"/>
                  <w:szCs w:val="20"/>
                </w:rPr>
                <w:t>Numero_Piso</w:t>
              </w:r>
            </w:ins>
          </w:p>
        </w:tc>
        <w:tc>
          <w:tcPr>
            <w:tcW w:w="1280" w:type="dxa"/>
            <w:vAlign w:val="center"/>
          </w:tcPr>
          <w:p w14:paraId="53D57F6D" w14:textId="2B5DB8F2" w:rsidR="002234FE" w:rsidRPr="00E97C5F" w:rsidRDefault="002234FE" w:rsidP="002234FE">
            <w:pPr>
              <w:pStyle w:val="NormalWeb"/>
              <w:spacing w:before="120" w:beforeAutospacing="0" w:after="120" w:afterAutospacing="0"/>
              <w:jc w:val="center"/>
              <w:rPr>
                <w:ins w:id="859" w:author="usuario" w:date="2026-04-13T19:34:00Z"/>
                <w:rFonts w:ascii="Calibri" w:hAnsi="Calibri" w:cs="Calibri"/>
                <w:color w:val="000000"/>
                <w:sz w:val="20"/>
                <w:szCs w:val="20"/>
              </w:rPr>
            </w:pPr>
            <w:ins w:id="860" w:author="usuario" w:date="2026-04-13T19:37:00Z">
              <w:r>
                <w:rPr>
                  <w:rFonts w:ascii="Calibri" w:hAnsi="Calibri" w:cs="Calibri"/>
                  <w:color w:val="000000"/>
                  <w:sz w:val="20"/>
                  <w:szCs w:val="20"/>
                </w:rPr>
                <w:t>INT</w:t>
              </w:r>
            </w:ins>
          </w:p>
        </w:tc>
        <w:tc>
          <w:tcPr>
            <w:tcW w:w="975" w:type="dxa"/>
            <w:vAlign w:val="center"/>
          </w:tcPr>
          <w:p w14:paraId="40865177" w14:textId="4B91A0BA" w:rsidR="002234FE" w:rsidRPr="00E97C5F" w:rsidRDefault="002234FE" w:rsidP="002234FE">
            <w:pPr>
              <w:pStyle w:val="NormalWeb"/>
              <w:spacing w:before="120" w:beforeAutospacing="0" w:after="120" w:afterAutospacing="0"/>
              <w:jc w:val="center"/>
              <w:rPr>
                <w:ins w:id="861" w:author="usuario" w:date="2026-04-13T19:34:00Z"/>
                <w:rFonts w:ascii="Calibri" w:hAnsi="Calibri" w:cs="Calibri"/>
                <w:color w:val="000000"/>
                <w:sz w:val="20"/>
                <w:szCs w:val="20"/>
              </w:rPr>
            </w:pPr>
            <w:ins w:id="862" w:author="usuario" w:date="2026-04-13T19:37:00Z">
              <w:r>
                <w:rPr>
                  <w:rFonts w:ascii="Calibri" w:hAnsi="Calibri" w:cs="Calibri"/>
                  <w:color w:val="000000"/>
                  <w:sz w:val="20"/>
                  <w:szCs w:val="20"/>
                </w:rPr>
                <w:t>NO</w:t>
              </w:r>
            </w:ins>
          </w:p>
        </w:tc>
        <w:tc>
          <w:tcPr>
            <w:tcW w:w="1134" w:type="dxa"/>
            <w:vAlign w:val="center"/>
          </w:tcPr>
          <w:p w14:paraId="7BF0060A" w14:textId="3A871D54" w:rsidR="002234FE" w:rsidRPr="00E97C5F" w:rsidRDefault="002234FE" w:rsidP="002234FE">
            <w:pPr>
              <w:pStyle w:val="NormalWeb"/>
              <w:spacing w:before="120" w:beforeAutospacing="0" w:after="120" w:afterAutospacing="0"/>
              <w:jc w:val="center"/>
              <w:rPr>
                <w:ins w:id="863" w:author="usuario" w:date="2026-04-13T19:34:00Z"/>
                <w:rFonts w:ascii="Calibri" w:hAnsi="Calibri" w:cs="Calibri"/>
                <w:color w:val="000000"/>
                <w:sz w:val="20"/>
                <w:szCs w:val="20"/>
              </w:rPr>
            </w:pPr>
            <w:ins w:id="864" w:author="usuario" w:date="2026-04-13T19:37:00Z">
              <w:r w:rsidRPr="00E97C5F">
                <w:rPr>
                  <w:rFonts w:ascii="Calibri" w:hAnsi="Calibri" w:cs="Calibri"/>
                  <w:color w:val="000000"/>
                  <w:sz w:val="20"/>
                  <w:szCs w:val="20"/>
                </w:rPr>
                <w:t>-</w:t>
              </w:r>
            </w:ins>
          </w:p>
        </w:tc>
        <w:tc>
          <w:tcPr>
            <w:tcW w:w="4364" w:type="dxa"/>
            <w:vAlign w:val="center"/>
          </w:tcPr>
          <w:p w14:paraId="4224963C" w14:textId="7E3D6D87" w:rsidR="002234FE" w:rsidRPr="00E97C5F" w:rsidRDefault="002234FE" w:rsidP="002234FE">
            <w:pPr>
              <w:pStyle w:val="NormalWeb"/>
              <w:spacing w:before="120" w:beforeAutospacing="0" w:after="120" w:afterAutospacing="0"/>
              <w:jc w:val="center"/>
              <w:rPr>
                <w:ins w:id="865" w:author="usuario" w:date="2026-04-13T19:34:00Z"/>
                <w:rFonts w:ascii="Calibri" w:hAnsi="Calibri" w:cs="Calibri"/>
                <w:color w:val="000000"/>
                <w:sz w:val="20"/>
                <w:szCs w:val="20"/>
              </w:rPr>
            </w:pPr>
            <w:ins w:id="866" w:author="usuario" w:date="2026-04-13T19:37:00Z">
              <w:r w:rsidRPr="00141463">
                <w:rPr>
                  <w:rFonts w:ascii="Calibri" w:hAnsi="Calibri" w:cs="Calibri"/>
                  <w:color w:val="000000"/>
                  <w:sz w:val="20"/>
                  <w:szCs w:val="20"/>
                </w:rPr>
                <w:t xml:space="preserve">Piso del hospital donde trabaja </w:t>
              </w:r>
              <w:r>
                <w:rPr>
                  <w:rFonts w:ascii="Calibri" w:hAnsi="Calibri" w:cs="Calibri"/>
                  <w:color w:val="000000"/>
                  <w:sz w:val="20"/>
                  <w:szCs w:val="20"/>
                </w:rPr>
                <w:t xml:space="preserve">la enfermera </w:t>
              </w:r>
              <w:r w:rsidRPr="00141463">
                <w:rPr>
                  <w:rFonts w:ascii="Calibri" w:hAnsi="Calibri" w:cs="Calibri"/>
                  <w:color w:val="000000"/>
                  <w:sz w:val="20"/>
                  <w:szCs w:val="20"/>
                </w:rPr>
                <w:t>(FK)</w:t>
              </w:r>
            </w:ins>
          </w:p>
        </w:tc>
      </w:tr>
    </w:tbl>
    <w:p w14:paraId="41F8F43D" w14:textId="744CBCC1" w:rsidR="00141463" w:rsidRDefault="00141463">
      <w:pPr>
        <w:rPr>
          <w:ins w:id="867" w:author="usuario" w:date="2026-04-13T19:38:00Z"/>
          <w:lang w:val="es-AR"/>
        </w:rPr>
      </w:pPr>
    </w:p>
    <w:p w14:paraId="5F12ED84" w14:textId="33FBC612" w:rsidR="002234FE" w:rsidRDefault="002234FE" w:rsidP="008925B7">
      <w:pPr>
        <w:pStyle w:val="NormalWeb"/>
        <w:spacing w:before="120" w:beforeAutospacing="0" w:after="120" w:afterAutospacing="0"/>
        <w:jc w:val="both"/>
        <w:rPr>
          <w:ins w:id="868" w:author="usuario" w:date="2026-04-13T19:38:00Z"/>
          <w:rFonts w:ascii="Arial" w:hAnsi="Arial" w:cs="Arial"/>
          <w:b/>
          <w:bCs/>
          <w:color w:val="000000"/>
          <w:sz w:val="22"/>
          <w:szCs w:val="22"/>
        </w:rPr>
        <w:pPrChange w:id="869" w:author="Elena Monutti" w:date="2026-04-13T21:19:00Z">
          <w:pPr>
            <w:pStyle w:val="NormalWeb"/>
            <w:spacing w:before="120" w:beforeAutospacing="0" w:after="120" w:afterAutospacing="0"/>
          </w:pPr>
        </w:pPrChange>
      </w:pPr>
      <w:ins w:id="870" w:author="usuario" w:date="2026-04-13T19:38:00Z">
        <w:r>
          <w:rPr>
            <w:rFonts w:ascii="Arial" w:hAnsi="Arial" w:cs="Arial"/>
            <w:b/>
            <w:bCs/>
            <w:color w:val="000000"/>
            <w:sz w:val="22"/>
            <w:szCs w:val="22"/>
          </w:rPr>
          <w:t>Entidad: Piso</w:t>
        </w:r>
      </w:ins>
    </w:p>
    <w:p w14:paraId="742EC8A7" w14:textId="2D467EE3" w:rsidR="002234FE" w:rsidRPr="00E97C5F" w:rsidRDefault="002234FE" w:rsidP="008925B7">
      <w:pPr>
        <w:pStyle w:val="NormalWeb"/>
        <w:spacing w:before="120" w:beforeAutospacing="0" w:after="120" w:afterAutospacing="0"/>
        <w:jc w:val="both"/>
        <w:rPr>
          <w:ins w:id="871" w:author="usuario" w:date="2026-04-13T19:38:00Z"/>
          <w:rFonts w:ascii="Arial" w:hAnsi="Arial" w:cs="Arial"/>
          <w:color w:val="000000"/>
          <w:sz w:val="22"/>
          <w:szCs w:val="22"/>
        </w:rPr>
        <w:pPrChange w:id="872" w:author="Elena Monutti" w:date="2026-04-13T21:19:00Z">
          <w:pPr>
            <w:pStyle w:val="NormalWeb"/>
            <w:spacing w:before="120" w:beforeAutospacing="0" w:after="120" w:afterAutospacing="0"/>
          </w:pPr>
        </w:pPrChange>
      </w:pPr>
      <w:ins w:id="873" w:author="usuario" w:date="2026-04-13T19:38:00Z">
        <w:r>
          <w:rPr>
            <w:rFonts w:ascii="Arial" w:hAnsi="Arial" w:cs="Arial"/>
            <w:b/>
            <w:bCs/>
            <w:color w:val="000000"/>
            <w:sz w:val="22"/>
            <w:szCs w:val="22"/>
          </w:rPr>
          <w:t>Clave Primaria: Numero</w:t>
        </w:r>
      </w:ins>
      <w:ins w:id="874" w:author="usuario" w:date="2026-04-13T19:39:00Z">
        <w:r>
          <w:rPr>
            <w:rFonts w:ascii="Arial" w:hAnsi="Arial" w:cs="Arial"/>
            <w:b/>
            <w:bCs/>
            <w:color w:val="000000"/>
            <w:sz w:val="22"/>
            <w:szCs w:val="22"/>
          </w:rPr>
          <w:t>_Piso</w:t>
        </w:r>
      </w:ins>
      <w:ins w:id="875" w:author="usuario" w:date="2026-04-13T19:38:00Z">
        <w:r>
          <w:rPr>
            <w:rFonts w:ascii="Arial" w:hAnsi="Arial" w:cs="Arial"/>
            <w:color w:val="000000"/>
            <w:sz w:val="22"/>
            <w:szCs w:val="22"/>
          </w:rPr>
          <w:t xml:space="preserve"> </w:t>
        </w:r>
      </w:ins>
    </w:p>
    <w:tbl>
      <w:tblPr>
        <w:tblStyle w:val="Tablaconcuadrcula"/>
        <w:tblW w:w="0" w:type="auto"/>
        <w:tblLook w:val="04A0" w:firstRow="1" w:lastRow="0" w:firstColumn="1" w:lastColumn="0" w:noHBand="0" w:noVBand="1"/>
      </w:tblPr>
      <w:tblGrid>
        <w:gridCol w:w="1597"/>
        <w:gridCol w:w="1280"/>
        <w:gridCol w:w="975"/>
        <w:gridCol w:w="1134"/>
        <w:gridCol w:w="4364"/>
      </w:tblGrid>
      <w:tr w:rsidR="002234FE" w:rsidRPr="00E97C5F" w14:paraId="4441C9E2" w14:textId="77777777" w:rsidTr="00C93F72">
        <w:trPr>
          <w:ins w:id="876" w:author="usuario" w:date="2026-04-13T19:38:00Z"/>
        </w:trPr>
        <w:tc>
          <w:tcPr>
            <w:tcW w:w="1597" w:type="dxa"/>
            <w:shd w:val="clear" w:color="auto" w:fill="00B0F0"/>
            <w:vAlign w:val="center"/>
          </w:tcPr>
          <w:p w14:paraId="41D4977E" w14:textId="77777777" w:rsidR="002234FE" w:rsidRPr="00E97C5F" w:rsidRDefault="002234FE" w:rsidP="00C93F72">
            <w:pPr>
              <w:pStyle w:val="NormalWeb"/>
              <w:spacing w:before="120" w:beforeAutospacing="0" w:after="120" w:afterAutospacing="0"/>
              <w:jc w:val="center"/>
              <w:rPr>
                <w:ins w:id="877" w:author="usuario" w:date="2026-04-13T19:38:00Z"/>
                <w:rFonts w:ascii="Calibri" w:hAnsi="Calibri" w:cs="Calibri"/>
                <w:b/>
                <w:bCs/>
                <w:color w:val="000000"/>
                <w:sz w:val="20"/>
                <w:szCs w:val="20"/>
              </w:rPr>
            </w:pPr>
            <w:ins w:id="878" w:author="usuario" w:date="2026-04-13T19:38:00Z">
              <w:r w:rsidRPr="00E97C5F">
                <w:rPr>
                  <w:rFonts w:ascii="Calibri" w:hAnsi="Calibri" w:cs="Calibri"/>
                  <w:b/>
                  <w:bCs/>
                  <w:color w:val="000000"/>
                  <w:sz w:val="20"/>
                  <w:szCs w:val="20"/>
                </w:rPr>
                <w:t>Atributos</w:t>
              </w:r>
            </w:ins>
          </w:p>
        </w:tc>
        <w:tc>
          <w:tcPr>
            <w:tcW w:w="1280" w:type="dxa"/>
            <w:shd w:val="clear" w:color="auto" w:fill="00B0F0"/>
            <w:vAlign w:val="center"/>
          </w:tcPr>
          <w:p w14:paraId="13C49B1C" w14:textId="77777777" w:rsidR="002234FE" w:rsidRPr="00E97C5F" w:rsidRDefault="002234FE" w:rsidP="00C93F72">
            <w:pPr>
              <w:pStyle w:val="NormalWeb"/>
              <w:spacing w:before="120" w:beforeAutospacing="0" w:after="120" w:afterAutospacing="0"/>
              <w:jc w:val="center"/>
              <w:rPr>
                <w:ins w:id="879" w:author="usuario" w:date="2026-04-13T19:38:00Z"/>
                <w:rFonts w:ascii="Calibri" w:hAnsi="Calibri" w:cs="Calibri"/>
                <w:b/>
                <w:bCs/>
                <w:color w:val="000000"/>
                <w:sz w:val="20"/>
                <w:szCs w:val="20"/>
              </w:rPr>
            </w:pPr>
            <w:ins w:id="880" w:author="usuario" w:date="2026-04-13T19:38:00Z">
              <w:r w:rsidRPr="00E97C5F">
                <w:rPr>
                  <w:rFonts w:ascii="Calibri" w:hAnsi="Calibri" w:cs="Calibri"/>
                  <w:b/>
                  <w:bCs/>
                  <w:color w:val="000000"/>
                  <w:sz w:val="20"/>
                  <w:szCs w:val="20"/>
                </w:rPr>
                <w:t>Tipo de datos</w:t>
              </w:r>
            </w:ins>
          </w:p>
        </w:tc>
        <w:tc>
          <w:tcPr>
            <w:tcW w:w="975" w:type="dxa"/>
            <w:shd w:val="clear" w:color="auto" w:fill="00B0F0"/>
            <w:vAlign w:val="center"/>
          </w:tcPr>
          <w:p w14:paraId="787F4EF2" w14:textId="77777777" w:rsidR="002234FE" w:rsidRPr="00E97C5F" w:rsidRDefault="002234FE" w:rsidP="00C93F72">
            <w:pPr>
              <w:pStyle w:val="NormalWeb"/>
              <w:spacing w:before="120" w:beforeAutospacing="0" w:after="120" w:afterAutospacing="0"/>
              <w:jc w:val="center"/>
              <w:rPr>
                <w:ins w:id="881" w:author="usuario" w:date="2026-04-13T19:38:00Z"/>
                <w:rFonts w:ascii="Calibri" w:hAnsi="Calibri" w:cs="Calibri"/>
                <w:b/>
                <w:bCs/>
                <w:color w:val="000000"/>
                <w:sz w:val="20"/>
                <w:szCs w:val="20"/>
              </w:rPr>
            </w:pPr>
            <w:ins w:id="882" w:author="usuario" w:date="2026-04-13T19:38:00Z">
              <w:r w:rsidRPr="00E97C5F">
                <w:rPr>
                  <w:rFonts w:ascii="Calibri" w:hAnsi="Calibri" w:cs="Calibri"/>
                  <w:b/>
                  <w:bCs/>
                  <w:color w:val="000000"/>
                  <w:sz w:val="20"/>
                  <w:szCs w:val="20"/>
                </w:rPr>
                <w:t>Permite NULL</w:t>
              </w:r>
            </w:ins>
          </w:p>
        </w:tc>
        <w:tc>
          <w:tcPr>
            <w:tcW w:w="1134" w:type="dxa"/>
            <w:shd w:val="clear" w:color="auto" w:fill="00B0F0"/>
            <w:vAlign w:val="center"/>
          </w:tcPr>
          <w:p w14:paraId="47048895" w14:textId="77777777" w:rsidR="002234FE" w:rsidRPr="00E97C5F" w:rsidRDefault="002234FE" w:rsidP="00C93F72">
            <w:pPr>
              <w:pStyle w:val="NormalWeb"/>
              <w:spacing w:before="120" w:beforeAutospacing="0" w:after="120" w:afterAutospacing="0"/>
              <w:jc w:val="center"/>
              <w:rPr>
                <w:ins w:id="883" w:author="usuario" w:date="2026-04-13T19:38:00Z"/>
                <w:rFonts w:ascii="Calibri" w:hAnsi="Calibri" w:cs="Calibri"/>
                <w:b/>
                <w:bCs/>
                <w:color w:val="000000"/>
                <w:sz w:val="20"/>
                <w:szCs w:val="20"/>
              </w:rPr>
            </w:pPr>
            <w:ins w:id="884" w:author="usuario" w:date="2026-04-13T19:38:00Z">
              <w:r w:rsidRPr="00E97C5F">
                <w:rPr>
                  <w:rFonts w:ascii="Calibri" w:hAnsi="Calibri" w:cs="Calibri"/>
                  <w:b/>
                  <w:bCs/>
                  <w:color w:val="000000"/>
                  <w:sz w:val="20"/>
                  <w:szCs w:val="20"/>
                </w:rPr>
                <w:t>Valores posibles</w:t>
              </w:r>
            </w:ins>
          </w:p>
        </w:tc>
        <w:tc>
          <w:tcPr>
            <w:tcW w:w="4364" w:type="dxa"/>
            <w:shd w:val="clear" w:color="auto" w:fill="00B0F0"/>
            <w:vAlign w:val="center"/>
          </w:tcPr>
          <w:p w14:paraId="13F8A0E9" w14:textId="77777777" w:rsidR="002234FE" w:rsidRPr="00E97C5F" w:rsidRDefault="002234FE" w:rsidP="00C93F72">
            <w:pPr>
              <w:pStyle w:val="NormalWeb"/>
              <w:spacing w:before="120" w:beforeAutospacing="0" w:after="120" w:afterAutospacing="0"/>
              <w:jc w:val="center"/>
              <w:rPr>
                <w:ins w:id="885" w:author="usuario" w:date="2026-04-13T19:38:00Z"/>
                <w:rFonts w:ascii="Calibri" w:hAnsi="Calibri" w:cs="Calibri"/>
                <w:b/>
                <w:bCs/>
                <w:color w:val="000000"/>
                <w:sz w:val="20"/>
                <w:szCs w:val="20"/>
              </w:rPr>
            </w:pPr>
            <w:ins w:id="886" w:author="usuario" w:date="2026-04-13T19:38:00Z">
              <w:r w:rsidRPr="00E97C5F">
                <w:rPr>
                  <w:rFonts w:ascii="Calibri" w:hAnsi="Calibri" w:cs="Calibri"/>
                  <w:b/>
                  <w:bCs/>
                  <w:color w:val="000000"/>
                  <w:sz w:val="20"/>
                  <w:szCs w:val="20"/>
                </w:rPr>
                <w:t xml:space="preserve">Descripción </w:t>
              </w:r>
            </w:ins>
          </w:p>
        </w:tc>
      </w:tr>
      <w:tr w:rsidR="002234FE" w:rsidRPr="00C93F72" w14:paraId="368CA186" w14:textId="77777777" w:rsidTr="00C93F72">
        <w:trPr>
          <w:ins w:id="887" w:author="usuario" w:date="2026-04-13T19:38:00Z"/>
        </w:trPr>
        <w:tc>
          <w:tcPr>
            <w:tcW w:w="1597" w:type="dxa"/>
            <w:vAlign w:val="center"/>
          </w:tcPr>
          <w:p w14:paraId="2AEAC8A2" w14:textId="2D81174E" w:rsidR="002234FE" w:rsidRPr="00E97C5F" w:rsidRDefault="002234FE" w:rsidP="002234FE">
            <w:pPr>
              <w:pStyle w:val="NormalWeb"/>
              <w:spacing w:before="120" w:beforeAutospacing="0" w:after="120" w:afterAutospacing="0"/>
              <w:jc w:val="center"/>
              <w:rPr>
                <w:ins w:id="888" w:author="usuario" w:date="2026-04-13T19:38:00Z"/>
                <w:rFonts w:ascii="Arial" w:hAnsi="Arial" w:cs="Arial"/>
                <w:color w:val="000000"/>
                <w:sz w:val="20"/>
                <w:szCs w:val="20"/>
              </w:rPr>
            </w:pPr>
            <w:ins w:id="889" w:author="usuario" w:date="2026-04-13T19:39:00Z">
              <w:r>
                <w:rPr>
                  <w:rFonts w:ascii="Calibri" w:hAnsi="Calibri" w:cs="Calibri"/>
                  <w:b/>
                  <w:bCs/>
                  <w:color w:val="000000"/>
                  <w:sz w:val="20"/>
                  <w:szCs w:val="20"/>
                </w:rPr>
                <w:t>Numero_Piso</w:t>
              </w:r>
            </w:ins>
          </w:p>
        </w:tc>
        <w:tc>
          <w:tcPr>
            <w:tcW w:w="1280" w:type="dxa"/>
            <w:vAlign w:val="center"/>
          </w:tcPr>
          <w:p w14:paraId="0C1FA70D" w14:textId="43DEA844" w:rsidR="002234FE" w:rsidRPr="00E97C5F" w:rsidRDefault="002234FE" w:rsidP="002234FE">
            <w:pPr>
              <w:pStyle w:val="NormalWeb"/>
              <w:spacing w:before="120" w:beforeAutospacing="0" w:after="120" w:afterAutospacing="0"/>
              <w:jc w:val="center"/>
              <w:rPr>
                <w:ins w:id="890" w:author="usuario" w:date="2026-04-13T19:38:00Z"/>
                <w:rFonts w:ascii="Arial" w:hAnsi="Arial" w:cs="Arial"/>
                <w:color w:val="000000"/>
                <w:sz w:val="20"/>
                <w:szCs w:val="20"/>
              </w:rPr>
            </w:pPr>
            <w:ins w:id="891" w:author="usuario" w:date="2026-04-13T19:39:00Z">
              <w:r>
                <w:rPr>
                  <w:rFonts w:ascii="Calibri" w:hAnsi="Calibri" w:cs="Calibri"/>
                  <w:color w:val="000000"/>
                  <w:sz w:val="20"/>
                  <w:szCs w:val="20"/>
                </w:rPr>
                <w:t>INT</w:t>
              </w:r>
            </w:ins>
          </w:p>
        </w:tc>
        <w:tc>
          <w:tcPr>
            <w:tcW w:w="975" w:type="dxa"/>
            <w:vAlign w:val="center"/>
          </w:tcPr>
          <w:p w14:paraId="35585A0A" w14:textId="60AE1D7D" w:rsidR="002234FE" w:rsidRPr="00E97C5F" w:rsidRDefault="002234FE" w:rsidP="002234FE">
            <w:pPr>
              <w:pStyle w:val="NormalWeb"/>
              <w:spacing w:before="120" w:beforeAutospacing="0" w:after="120" w:afterAutospacing="0"/>
              <w:jc w:val="center"/>
              <w:rPr>
                <w:ins w:id="892" w:author="usuario" w:date="2026-04-13T19:38:00Z"/>
                <w:rFonts w:ascii="Arial" w:hAnsi="Arial" w:cs="Arial"/>
                <w:color w:val="000000"/>
                <w:sz w:val="20"/>
                <w:szCs w:val="20"/>
              </w:rPr>
            </w:pPr>
            <w:ins w:id="893" w:author="usuario" w:date="2026-04-13T19:39:00Z">
              <w:r>
                <w:rPr>
                  <w:rFonts w:ascii="Calibri" w:hAnsi="Calibri" w:cs="Calibri"/>
                  <w:color w:val="000000"/>
                  <w:sz w:val="20"/>
                  <w:szCs w:val="20"/>
                </w:rPr>
                <w:t>NO</w:t>
              </w:r>
            </w:ins>
          </w:p>
        </w:tc>
        <w:tc>
          <w:tcPr>
            <w:tcW w:w="1134" w:type="dxa"/>
            <w:vAlign w:val="center"/>
          </w:tcPr>
          <w:p w14:paraId="198313F1" w14:textId="3D18EB6E" w:rsidR="002234FE" w:rsidRPr="00E97C5F" w:rsidRDefault="002234FE" w:rsidP="002234FE">
            <w:pPr>
              <w:pStyle w:val="NormalWeb"/>
              <w:spacing w:before="120" w:beforeAutospacing="0" w:after="120" w:afterAutospacing="0"/>
              <w:jc w:val="center"/>
              <w:rPr>
                <w:ins w:id="894" w:author="usuario" w:date="2026-04-13T19:38:00Z"/>
                <w:rFonts w:ascii="Arial" w:hAnsi="Arial" w:cs="Arial"/>
                <w:color w:val="000000"/>
                <w:sz w:val="20"/>
                <w:szCs w:val="20"/>
              </w:rPr>
            </w:pPr>
            <w:ins w:id="895" w:author="usuario" w:date="2026-04-13T19:39:00Z">
              <w:r w:rsidRPr="00E97C5F">
                <w:rPr>
                  <w:rFonts w:ascii="Calibri" w:hAnsi="Calibri" w:cs="Calibri"/>
                  <w:color w:val="000000"/>
                  <w:sz w:val="20"/>
                  <w:szCs w:val="20"/>
                </w:rPr>
                <w:t>-</w:t>
              </w:r>
            </w:ins>
          </w:p>
        </w:tc>
        <w:tc>
          <w:tcPr>
            <w:tcW w:w="4364" w:type="dxa"/>
            <w:vAlign w:val="center"/>
          </w:tcPr>
          <w:p w14:paraId="54A0C404" w14:textId="448F3504" w:rsidR="002234FE" w:rsidRPr="00E97C5F" w:rsidRDefault="002234FE" w:rsidP="002234FE">
            <w:pPr>
              <w:pStyle w:val="NormalWeb"/>
              <w:spacing w:before="120" w:beforeAutospacing="0" w:after="120" w:afterAutospacing="0"/>
              <w:jc w:val="center"/>
              <w:rPr>
                <w:ins w:id="896" w:author="usuario" w:date="2026-04-13T19:38:00Z"/>
                <w:rFonts w:ascii="Calibri" w:hAnsi="Calibri" w:cs="Calibri"/>
                <w:color w:val="000000"/>
                <w:sz w:val="20"/>
                <w:szCs w:val="20"/>
              </w:rPr>
            </w:pPr>
            <w:ins w:id="897" w:author="usuario" w:date="2026-04-13T19:39:00Z">
              <w:r>
                <w:rPr>
                  <w:rFonts w:ascii="Calibri" w:hAnsi="Calibri" w:cs="Calibri"/>
                  <w:color w:val="000000"/>
                  <w:sz w:val="20"/>
                  <w:szCs w:val="20"/>
                </w:rPr>
                <w:t xml:space="preserve">Identificador del piso dentro del hospital </w:t>
              </w:r>
            </w:ins>
          </w:p>
        </w:tc>
      </w:tr>
      <w:tr w:rsidR="002234FE" w:rsidRPr="00C93F72" w14:paraId="703582AD" w14:textId="77777777" w:rsidTr="00C93F72">
        <w:trPr>
          <w:ins w:id="898" w:author="usuario" w:date="2026-04-13T19:38:00Z"/>
        </w:trPr>
        <w:tc>
          <w:tcPr>
            <w:tcW w:w="1597" w:type="dxa"/>
            <w:vAlign w:val="center"/>
          </w:tcPr>
          <w:p w14:paraId="4C1D63E0" w14:textId="2C809A1E" w:rsidR="002234FE" w:rsidRPr="00E97C5F" w:rsidRDefault="002234FE" w:rsidP="00C93F72">
            <w:pPr>
              <w:pStyle w:val="NormalWeb"/>
              <w:spacing w:before="120" w:beforeAutospacing="0" w:after="120" w:afterAutospacing="0"/>
              <w:jc w:val="center"/>
              <w:rPr>
                <w:ins w:id="899" w:author="usuario" w:date="2026-04-13T19:38:00Z"/>
                <w:rFonts w:ascii="Calibri" w:hAnsi="Calibri" w:cs="Calibri"/>
                <w:b/>
                <w:bCs/>
                <w:color w:val="000000"/>
                <w:sz w:val="20"/>
                <w:szCs w:val="20"/>
              </w:rPr>
            </w:pPr>
            <w:ins w:id="900" w:author="usuario" w:date="2026-04-13T19:39:00Z">
              <w:r>
                <w:rPr>
                  <w:rFonts w:ascii="Calibri" w:hAnsi="Calibri" w:cs="Calibri"/>
                  <w:b/>
                  <w:bCs/>
                  <w:color w:val="000000"/>
                  <w:sz w:val="20"/>
                  <w:szCs w:val="20"/>
                </w:rPr>
                <w:t>ID_Hospital</w:t>
              </w:r>
            </w:ins>
          </w:p>
        </w:tc>
        <w:tc>
          <w:tcPr>
            <w:tcW w:w="1280" w:type="dxa"/>
            <w:vAlign w:val="center"/>
          </w:tcPr>
          <w:p w14:paraId="1E8D6C2F" w14:textId="61FE010D" w:rsidR="002234FE" w:rsidRPr="00E97C5F" w:rsidRDefault="002234FE" w:rsidP="00C93F72">
            <w:pPr>
              <w:pStyle w:val="NormalWeb"/>
              <w:spacing w:before="120" w:beforeAutospacing="0" w:after="120" w:afterAutospacing="0"/>
              <w:jc w:val="center"/>
              <w:rPr>
                <w:ins w:id="901" w:author="usuario" w:date="2026-04-13T19:38:00Z"/>
                <w:rFonts w:ascii="Calibri" w:hAnsi="Calibri" w:cs="Calibri"/>
                <w:color w:val="000000"/>
                <w:sz w:val="20"/>
                <w:szCs w:val="20"/>
              </w:rPr>
            </w:pPr>
            <w:ins w:id="902" w:author="usuario" w:date="2026-04-13T19:39:00Z">
              <w:r>
                <w:rPr>
                  <w:rFonts w:ascii="Calibri" w:hAnsi="Calibri" w:cs="Calibri"/>
                  <w:color w:val="000000"/>
                  <w:sz w:val="20"/>
                  <w:szCs w:val="20"/>
                </w:rPr>
                <w:t>INT</w:t>
              </w:r>
            </w:ins>
          </w:p>
        </w:tc>
        <w:tc>
          <w:tcPr>
            <w:tcW w:w="975" w:type="dxa"/>
            <w:vAlign w:val="center"/>
          </w:tcPr>
          <w:p w14:paraId="327BF874" w14:textId="77777777" w:rsidR="002234FE" w:rsidRPr="00E97C5F" w:rsidRDefault="002234FE" w:rsidP="00C93F72">
            <w:pPr>
              <w:pStyle w:val="NormalWeb"/>
              <w:spacing w:before="120" w:beforeAutospacing="0" w:after="120" w:afterAutospacing="0"/>
              <w:jc w:val="center"/>
              <w:rPr>
                <w:ins w:id="903" w:author="usuario" w:date="2026-04-13T19:38:00Z"/>
                <w:rFonts w:ascii="Calibri" w:hAnsi="Calibri" w:cs="Calibri"/>
                <w:color w:val="000000"/>
                <w:sz w:val="20"/>
                <w:szCs w:val="20"/>
              </w:rPr>
            </w:pPr>
            <w:ins w:id="904" w:author="usuario" w:date="2026-04-13T19:38:00Z">
              <w:r w:rsidRPr="00E97C5F">
                <w:rPr>
                  <w:rFonts w:ascii="Calibri" w:hAnsi="Calibri" w:cs="Calibri"/>
                  <w:color w:val="000000"/>
                  <w:sz w:val="20"/>
                  <w:szCs w:val="20"/>
                </w:rPr>
                <w:t>NO</w:t>
              </w:r>
            </w:ins>
          </w:p>
        </w:tc>
        <w:tc>
          <w:tcPr>
            <w:tcW w:w="1134" w:type="dxa"/>
            <w:vAlign w:val="center"/>
          </w:tcPr>
          <w:p w14:paraId="58F74884" w14:textId="77777777" w:rsidR="002234FE" w:rsidRPr="00E97C5F" w:rsidRDefault="002234FE" w:rsidP="00C93F72">
            <w:pPr>
              <w:pStyle w:val="NormalWeb"/>
              <w:spacing w:before="120" w:beforeAutospacing="0" w:after="120" w:afterAutospacing="0"/>
              <w:jc w:val="center"/>
              <w:rPr>
                <w:ins w:id="905" w:author="usuario" w:date="2026-04-13T19:38:00Z"/>
                <w:rFonts w:ascii="Calibri" w:hAnsi="Calibri" w:cs="Calibri"/>
                <w:color w:val="000000"/>
                <w:sz w:val="20"/>
                <w:szCs w:val="20"/>
              </w:rPr>
            </w:pPr>
            <w:ins w:id="906" w:author="usuario" w:date="2026-04-13T19:38:00Z">
              <w:r w:rsidRPr="00E97C5F">
                <w:rPr>
                  <w:rFonts w:ascii="Calibri" w:hAnsi="Calibri" w:cs="Calibri"/>
                  <w:color w:val="000000"/>
                  <w:sz w:val="20"/>
                  <w:szCs w:val="20"/>
                </w:rPr>
                <w:t>-</w:t>
              </w:r>
            </w:ins>
          </w:p>
        </w:tc>
        <w:tc>
          <w:tcPr>
            <w:tcW w:w="4364" w:type="dxa"/>
            <w:vAlign w:val="center"/>
          </w:tcPr>
          <w:p w14:paraId="21A5C9A5" w14:textId="032B05D4" w:rsidR="002234FE" w:rsidRPr="00E97C5F" w:rsidRDefault="002234FE" w:rsidP="00C93F72">
            <w:pPr>
              <w:pStyle w:val="NormalWeb"/>
              <w:spacing w:before="120" w:beforeAutospacing="0" w:after="120" w:afterAutospacing="0"/>
              <w:jc w:val="center"/>
              <w:rPr>
                <w:ins w:id="907" w:author="usuario" w:date="2026-04-13T19:38:00Z"/>
                <w:rFonts w:ascii="Calibri" w:hAnsi="Calibri" w:cs="Calibri"/>
                <w:color w:val="000000"/>
                <w:sz w:val="20"/>
                <w:szCs w:val="20"/>
              </w:rPr>
            </w:pPr>
            <w:ins w:id="908" w:author="usuario" w:date="2026-04-13T19:40:00Z">
              <w:r w:rsidRPr="002234FE">
                <w:rPr>
                  <w:rFonts w:ascii="Calibri" w:hAnsi="Calibri" w:cs="Calibri"/>
                  <w:color w:val="000000"/>
                  <w:sz w:val="20"/>
                  <w:szCs w:val="20"/>
                </w:rPr>
                <w:t>Hospital al que pertenece el piso (FK)</w:t>
              </w:r>
            </w:ins>
          </w:p>
        </w:tc>
      </w:tr>
    </w:tbl>
    <w:p w14:paraId="3EF22549" w14:textId="1B4E89BF" w:rsidR="002234FE" w:rsidRDefault="002234FE">
      <w:pPr>
        <w:rPr>
          <w:lang w:val="es-AR"/>
        </w:rPr>
      </w:pPr>
    </w:p>
    <w:p w14:paraId="2F07261A" w14:textId="404D7263" w:rsidR="00BF2FB1" w:rsidRDefault="00BF2FB1">
      <w:pPr>
        <w:rPr>
          <w:lang w:val="es-AR"/>
        </w:rPr>
      </w:pPr>
    </w:p>
    <w:p w14:paraId="762A099E" w14:textId="45BFE171" w:rsidR="00BF2FB1" w:rsidRDefault="00BF2FB1">
      <w:pPr>
        <w:rPr>
          <w:lang w:val="es-AR"/>
        </w:rPr>
      </w:pPr>
    </w:p>
    <w:p w14:paraId="6D388D61" w14:textId="2D94C092" w:rsidR="00BF2FB1" w:rsidRDefault="00BF2FB1">
      <w:pPr>
        <w:rPr>
          <w:lang w:val="es-AR"/>
        </w:rPr>
      </w:pPr>
    </w:p>
    <w:p w14:paraId="3EAC5E1B" w14:textId="77777777" w:rsidR="00BF2FB1" w:rsidDel="0064361F" w:rsidRDefault="00BF2FB1">
      <w:pPr>
        <w:rPr>
          <w:ins w:id="909" w:author="usuario" w:date="2026-04-13T19:40:00Z"/>
          <w:del w:id="910" w:author="Elena Monutti" w:date="2026-04-13T21:04:00Z"/>
          <w:lang w:val="es-AR"/>
        </w:rPr>
      </w:pPr>
    </w:p>
    <w:p w14:paraId="60AC3552" w14:textId="674B4B10" w:rsidR="002234FE" w:rsidDel="0064361F" w:rsidRDefault="002234FE">
      <w:pPr>
        <w:rPr>
          <w:ins w:id="911" w:author="usuario" w:date="2026-04-13T19:40:00Z"/>
          <w:del w:id="912" w:author="Elena Monutti" w:date="2026-04-13T21:04:00Z"/>
          <w:lang w:val="es-AR"/>
        </w:rPr>
      </w:pPr>
    </w:p>
    <w:p w14:paraId="4E8B9A26" w14:textId="77777777" w:rsidR="002234FE" w:rsidRDefault="002234FE">
      <w:pPr>
        <w:rPr>
          <w:ins w:id="913" w:author="usuario" w:date="2026-04-13T19:40:00Z"/>
          <w:lang w:val="es-AR"/>
        </w:rPr>
      </w:pPr>
    </w:p>
    <w:p w14:paraId="38EF6641" w14:textId="23A7D95E" w:rsidR="002234FE" w:rsidRDefault="002234FE" w:rsidP="008925B7">
      <w:pPr>
        <w:pStyle w:val="NormalWeb"/>
        <w:spacing w:before="120" w:beforeAutospacing="0" w:after="120" w:afterAutospacing="0"/>
        <w:jc w:val="both"/>
        <w:rPr>
          <w:ins w:id="914" w:author="usuario" w:date="2026-04-13T19:40:00Z"/>
          <w:rFonts w:ascii="Arial" w:hAnsi="Arial" w:cs="Arial"/>
          <w:b/>
          <w:bCs/>
          <w:color w:val="000000"/>
          <w:sz w:val="22"/>
          <w:szCs w:val="22"/>
        </w:rPr>
        <w:pPrChange w:id="915" w:author="Elena Monutti" w:date="2026-04-13T21:19:00Z">
          <w:pPr>
            <w:pStyle w:val="NormalWeb"/>
            <w:spacing w:before="120" w:beforeAutospacing="0" w:after="120" w:afterAutospacing="0"/>
          </w:pPr>
        </w:pPrChange>
      </w:pPr>
      <w:ins w:id="916" w:author="usuario" w:date="2026-04-13T19:40:00Z">
        <w:r>
          <w:rPr>
            <w:rFonts w:ascii="Arial" w:hAnsi="Arial" w:cs="Arial"/>
            <w:b/>
            <w:bCs/>
            <w:color w:val="000000"/>
            <w:sz w:val="22"/>
            <w:szCs w:val="22"/>
          </w:rPr>
          <w:lastRenderedPageBreak/>
          <w:t>Entidad: Cama</w:t>
        </w:r>
      </w:ins>
    </w:p>
    <w:p w14:paraId="5332A500" w14:textId="738F3E70" w:rsidR="002234FE" w:rsidRPr="00E97C5F" w:rsidRDefault="002234FE" w:rsidP="008925B7">
      <w:pPr>
        <w:pStyle w:val="NormalWeb"/>
        <w:spacing w:before="120" w:beforeAutospacing="0" w:after="120" w:afterAutospacing="0"/>
        <w:jc w:val="both"/>
        <w:rPr>
          <w:ins w:id="917" w:author="usuario" w:date="2026-04-13T19:40:00Z"/>
          <w:rFonts w:ascii="Arial" w:hAnsi="Arial" w:cs="Arial"/>
          <w:color w:val="000000"/>
          <w:sz w:val="22"/>
          <w:szCs w:val="22"/>
        </w:rPr>
        <w:pPrChange w:id="918" w:author="Elena Monutti" w:date="2026-04-13T21:19:00Z">
          <w:pPr>
            <w:pStyle w:val="NormalWeb"/>
            <w:spacing w:before="120" w:beforeAutospacing="0" w:after="120" w:afterAutospacing="0"/>
          </w:pPr>
        </w:pPrChange>
      </w:pPr>
      <w:ins w:id="919" w:author="usuario" w:date="2026-04-13T19:40:00Z">
        <w:r>
          <w:rPr>
            <w:rFonts w:ascii="Arial" w:hAnsi="Arial" w:cs="Arial"/>
            <w:b/>
            <w:bCs/>
            <w:color w:val="000000"/>
            <w:sz w:val="22"/>
            <w:szCs w:val="22"/>
          </w:rPr>
          <w:t>Clave Primaria: Numero_Cama</w:t>
        </w:r>
        <w:r>
          <w:rPr>
            <w:rFonts w:ascii="Arial" w:hAnsi="Arial" w:cs="Arial"/>
            <w:color w:val="000000"/>
            <w:sz w:val="22"/>
            <w:szCs w:val="22"/>
          </w:rPr>
          <w:t xml:space="preserve"> </w:t>
        </w:r>
      </w:ins>
    </w:p>
    <w:tbl>
      <w:tblPr>
        <w:tblStyle w:val="Tablaconcuadrcula"/>
        <w:tblW w:w="0" w:type="auto"/>
        <w:tblLook w:val="04A0" w:firstRow="1" w:lastRow="0" w:firstColumn="1" w:lastColumn="0" w:noHBand="0" w:noVBand="1"/>
      </w:tblPr>
      <w:tblGrid>
        <w:gridCol w:w="1597"/>
        <w:gridCol w:w="1280"/>
        <w:gridCol w:w="975"/>
        <w:gridCol w:w="1134"/>
        <w:gridCol w:w="4364"/>
      </w:tblGrid>
      <w:tr w:rsidR="002234FE" w:rsidRPr="00E97C5F" w14:paraId="74FAEFA5" w14:textId="77777777" w:rsidTr="00C93F72">
        <w:trPr>
          <w:ins w:id="920" w:author="usuario" w:date="2026-04-13T19:40:00Z"/>
        </w:trPr>
        <w:tc>
          <w:tcPr>
            <w:tcW w:w="1597" w:type="dxa"/>
            <w:shd w:val="clear" w:color="auto" w:fill="00B0F0"/>
            <w:vAlign w:val="center"/>
          </w:tcPr>
          <w:p w14:paraId="58F0E596" w14:textId="77777777" w:rsidR="002234FE" w:rsidRPr="00E97C5F" w:rsidRDefault="002234FE" w:rsidP="00C93F72">
            <w:pPr>
              <w:pStyle w:val="NormalWeb"/>
              <w:spacing w:before="120" w:beforeAutospacing="0" w:after="120" w:afterAutospacing="0"/>
              <w:jc w:val="center"/>
              <w:rPr>
                <w:ins w:id="921" w:author="usuario" w:date="2026-04-13T19:40:00Z"/>
                <w:rFonts w:ascii="Calibri" w:hAnsi="Calibri" w:cs="Calibri"/>
                <w:b/>
                <w:bCs/>
                <w:color w:val="000000"/>
                <w:sz w:val="20"/>
                <w:szCs w:val="20"/>
              </w:rPr>
            </w:pPr>
            <w:ins w:id="922" w:author="usuario" w:date="2026-04-13T19:40:00Z">
              <w:r w:rsidRPr="00E97C5F">
                <w:rPr>
                  <w:rFonts w:ascii="Calibri" w:hAnsi="Calibri" w:cs="Calibri"/>
                  <w:b/>
                  <w:bCs/>
                  <w:color w:val="000000"/>
                  <w:sz w:val="20"/>
                  <w:szCs w:val="20"/>
                </w:rPr>
                <w:t>Atributos</w:t>
              </w:r>
            </w:ins>
          </w:p>
        </w:tc>
        <w:tc>
          <w:tcPr>
            <w:tcW w:w="1280" w:type="dxa"/>
            <w:shd w:val="clear" w:color="auto" w:fill="00B0F0"/>
            <w:vAlign w:val="center"/>
          </w:tcPr>
          <w:p w14:paraId="2CA49D9C" w14:textId="77777777" w:rsidR="002234FE" w:rsidRPr="00E97C5F" w:rsidRDefault="002234FE" w:rsidP="00C93F72">
            <w:pPr>
              <w:pStyle w:val="NormalWeb"/>
              <w:spacing w:before="120" w:beforeAutospacing="0" w:after="120" w:afterAutospacing="0"/>
              <w:jc w:val="center"/>
              <w:rPr>
                <w:ins w:id="923" w:author="usuario" w:date="2026-04-13T19:40:00Z"/>
                <w:rFonts w:ascii="Calibri" w:hAnsi="Calibri" w:cs="Calibri"/>
                <w:b/>
                <w:bCs/>
                <w:color w:val="000000"/>
                <w:sz w:val="20"/>
                <w:szCs w:val="20"/>
              </w:rPr>
            </w:pPr>
            <w:ins w:id="924" w:author="usuario" w:date="2026-04-13T19:40:00Z">
              <w:r w:rsidRPr="00E97C5F">
                <w:rPr>
                  <w:rFonts w:ascii="Calibri" w:hAnsi="Calibri" w:cs="Calibri"/>
                  <w:b/>
                  <w:bCs/>
                  <w:color w:val="000000"/>
                  <w:sz w:val="20"/>
                  <w:szCs w:val="20"/>
                </w:rPr>
                <w:t>Tipo de datos</w:t>
              </w:r>
            </w:ins>
          </w:p>
        </w:tc>
        <w:tc>
          <w:tcPr>
            <w:tcW w:w="975" w:type="dxa"/>
            <w:shd w:val="clear" w:color="auto" w:fill="00B0F0"/>
            <w:vAlign w:val="center"/>
          </w:tcPr>
          <w:p w14:paraId="423F35A6" w14:textId="77777777" w:rsidR="002234FE" w:rsidRPr="00E97C5F" w:rsidRDefault="002234FE" w:rsidP="00C93F72">
            <w:pPr>
              <w:pStyle w:val="NormalWeb"/>
              <w:spacing w:before="120" w:beforeAutospacing="0" w:after="120" w:afterAutospacing="0"/>
              <w:jc w:val="center"/>
              <w:rPr>
                <w:ins w:id="925" w:author="usuario" w:date="2026-04-13T19:40:00Z"/>
                <w:rFonts w:ascii="Calibri" w:hAnsi="Calibri" w:cs="Calibri"/>
                <w:b/>
                <w:bCs/>
                <w:color w:val="000000"/>
                <w:sz w:val="20"/>
                <w:szCs w:val="20"/>
              </w:rPr>
            </w:pPr>
            <w:ins w:id="926" w:author="usuario" w:date="2026-04-13T19:40:00Z">
              <w:r w:rsidRPr="00E97C5F">
                <w:rPr>
                  <w:rFonts w:ascii="Calibri" w:hAnsi="Calibri" w:cs="Calibri"/>
                  <w:b/>
                  <w:bCs/>
                  <w:color w:val="000000"/>
                  <w:sz w:val="20"/>
                  <w:szCs w:val="20"/>
                </w:rPr>
                <w:t>Permite NULL</w:t>
              </w:r>
            </w:ins>
          </w:p>
        </w:tc>
        <w:tc>
          <w:tcPr>
            <w:tcW w:w="1134" w:type="dxa"/>
            <w:shd w:val="clear" w:color="auto" w:fill="00B0F0"/>
            <w:vAlign w:val="center"/>
          </w:tcPr>
          <w:p w14:paraId="0DFA0231" w14:textId="77777777" w:rsidR="002234FE" w:rsidRPr="00E97C5F" w:rsidRDefault="002234FE" w:rsidP="00C93F72">
            <w:pPr>
              <w:pStyle w:val="NormalWeb"/>
              <w:spacing w:before="120" w:beforeAutospacing="0" w:after="120" w:afterAutospacing="0"/>
              <w:jc w:val="center"/>
              <w:rPr>
                <w:ins w:id="927" w:author="usuario" w:date="2026-04-13T19:40:00Z"/>
                <w:rFonts w:ascii="Calibri" w:hAnsi="Calibri" w:cs="Calibri"/>
                <w:b/>
                <w:bCs/>
                <w:color w:val="000000"/>
                <w:sz w:val="20"/>
                <w:szCs w:val="20"/>
              </w:rPr>
            </w:pPr>
            <w:ins w:id="928" w:author="usuario" w:date="2026-04-13T19:40:00Z">
              <w:r w:rsidRPr="00E97C5F">
                <w:rPr>
                  <w:rFonts w:ascii="Calibri" w:hAnsi="Calibri" w:cs="Calibri"/>
                  <w:b/>
                  <w:bCs/>
                  <w:color w:val="000000"/>
                  <w:sz w:val="20"/>
                  <w:szCs w:val="20"/>
                </w:rPr>
                <w:t>Valores posibles</w:t>
              </w:r>
            </w:ins>
          </w:p>
        </w:tc>
        <w:tc>
          <w:tcPr>
            <w:tcW w:w="4364" w:type="dxa"/>
            <w:shd w:val="clear" w:color="auto" w:fill="00B0F0"/>
            <w:vAlign w:val="center"/>
          </w:tcPr>
          <w:p w14:paraId="4B32BFF5" w14:textId="77777777" w:rsidR="002234FE" w:rsidRPr="00E97C5F" w:rsidRDefault="002234FE" w:rsidP="00C93F72">
            <w:pPr>
              <w:pStyle w:val="NormalWeb"/>
              <w:spacing w:before="120" w:beforeAutospacing="0" w:after="120" w:afterAutospacing="0"/>
              <w:jc w:val="center"/>
              <w:rPr>
                <w:ins w:id="929" w:author="usuario" w:date="2026-04-13T19:40:00Z"/>
                <w:rFonts w:ascii="Calibri" w:hAnsi="Calibri" w:cs="Calibri"/>
                <w:b/>
                <w:bCs/>
                <w:color w:val="000000"/>
                <w:sz w:val="20"/>
                <w:szCs w:val="20"/>
              </w:rPr>
            </w:pPr>
            <w:ins w:id="930" w:author="usuario" w:date="2026-04-13T19:40:00Z">
              <w:r w:rsidRPr="00E97C5F">
                <w:rPr>
                  <w:rFonts w:ascii="Calibri" w:hAnsi="Calibri" w:cs="Calibri"/>
                  <w:b/>
                  <w:bCs/>
                  <w:color w:val="000000"/>
                  <w:sz w:val="20"/>
                  <w:szCs w:val="20"/>
                </w:rPr>
                <w:t xml:space="preserve">Descripción </w:t>
              </w:r>
            </w:ins>
          </w:p>
        </w:tc>
      </w:tr>
      <w:tr w:rsidR="002234FE" w:rsidRPr="00C93F72" w14:paraId="4AF0D235" w14:textId="77777777" w:rsidTr="00C93F72">
        <w:trPr>
          <w:ins w:id="931" w:author="usuario" w:date="2026-04-13T19:40:00Z"/>
        </w:trPr>
        <w:tc>
          <w:tcPr>
            <w:tcW w:w="1597" w:type="dxa"/>
            <w:vAlign w:val="center"/>
          </w:tcPr>
          <w:p w14:paraId="59C87E62" w14:textId="5B0E0B96" w:rsidR="002234FE" w:rsidRPr="00E97C5F" w:rsidRDefault="002234FE" w:rsidP="00C93F72">
            <w:pPr>
              <w:pStyle w:val="NormalWeb"/>
              <w:spacing w:before="120" w:beforeAutospacing="0" w:after="120" w:afterAutospacing="0"/>
              <w:jc w:val="center"/>
              <w:rPr>
                <w:ins w:id="932" w:author="usuario" w:date="2026-04-13T19:40:00Z"/>
                <w:rFonts w:ascii="Arial" w:hAnsi="Arial" w:cs="Arial"/>
                <w:color w:val="000000"/>
                <w:sz w:val="20"/>
                <w:szCs w:val="20"/>
              </w:rPr>
            </w:pPr>
            <w:ins w:id="933" w:author="usuario" w:date="2026-04-13T19:40:00Z">
              <w:r>
                <w:rPr>
                  <w:rFonts w:ascii="Calibri" w:hAnsi="Calibri" w:cs="Calibri"/>
                  <w:b/>
                  <w:bCs/>
                  <w:color w:val="000000"/>
                  <w:sz w:val="20"/>
                  <w:szCs w:val="20"/>
                </w:rPr>
                <w:t>Numero_</w:t>
              </w:r>
            </w:ins>
            <w:ins w:id="934" w:author="usuario" w:date="2026-04-13T19:41:00Z">
              <w:r>
                <w:rPr>
                  <w:rFonts w:ascii="Calibri" w:hAnsi="Calibri" w:cs="Calibri"/>
                  <w:b/>
                  <w:bCs/>
                  <w:color w:val="000000"/>
                  <w:sz w:val="20"/>
                  <w:szCs w:val="20"/>
                </w:rPr>
                <w:t>Cama</w:t>
              </w:r>
            </w:ins>
          </w:p>
        </w:tc>
        <w:tc>
          <w:tcPr>
            <w:tcW w:w="1280" w:type="dxa"/>
            <w:vAlign w:val="center"/>
          </w:tcPr>
          <w:p w14:paraId="7BA54FBD" w14:textId="77777777" w:rsidR="002234FE" w:rsidRPr="00E97C5F" w:rsidRDefault="002234FE" w:rsidP="00C93F72">
            <w:pPr>
              <w:pStyle w:val="NormalWeb"/>
              <w:spacing w:before="120" w:beforeAutospacing="0" w:after="120" w:afterAutospacing="0"/>
              <w:jc w:val="center"/>
              <w:rPr>
                <w:ins w:id="935" w:author="usuario" w:date="2026-04-13T19:40:00Z"/>
                <w:rFonts w:ascii="Arial" w:hAnsi="Arial" w:cs="Arial"/>
                <w:color w:val="000000"/>
                <w:sz w:val="20"/>
                <w:szCs w:val="20"/>
              </w:rPr>
            </w:pPr>
            <w:ins w:id="936" w:author="usuario" w:date="2026-04-13T19:40:00Z">
              <w:r>
                <w:rPr>
                  <w:rFonts w:ascii="Calibri" w:hAnsi="Calibri" w:cs="Calibri"/>
                  <w:color w:val="000000"/>
                  <w:sz w:val="20"/>
                  <w:szCs w:val="20"/>
                </w:rPr>
                <w:t>INT</w:t>
              </w:r>
            </w:ins>
          </w:p>
        </w:tc>
        <w:tc>
          <w:tcPr>
            <w:tcW w:w="975" w:type="dxa"/>
            <w:vAlign w:val="center"/>
          </w:tcPr>
          <w:p w14:paraId="0FF0F335" w14:textId="77777777" w:rsidR="002234FE" w:rsidRPr="00E97C5F" w:rsidRDefault="002234FE" w:rsidP="00C93F72">
            <w:pPr>
              <w:pStyle w:val="NormalWeb"/>
              <w:spacing w:before="120" w:beforeAutospacing="0" w:after="120" w:afterAutospacing="0"/>
              <w:jc w:val="center"/>
              <w:rPr>
                <w:ins w:id="937" w:author="usuario" w:date="2026-04-13T19:40:00Z"/>
                <w:rFonts w:ascii="Arial" w:hAnsi="Arial" w:cs="Arial"/>
                <w:color w:val="000000"/>
                <w:sz w:val="20"/>
                <w:szCs w:val="20"/>
              </w:rPr>
            </w:pPr>
            <w:ins w:id="938" w:author="usuario" w:date="2026-04-13T19:40:00Z">
              <w:r>
                <w:rPr>
                  <w:rFonts w:ascii="Calibri" w:hAnsi="Calibri" w:cs="Calibri"/>
                  <w:color w:val="000000"/>
                  <w:sz w:val="20"/>
                  <w:szCs w:val="20"/>
                </w:rPr>
                <w:t>NO</w:t>
              </w:r>
            </w:ins>
          </w:p>
        </w:tc>
        <w:tc>
          <w:tcPr>
            <w:tcW w:w="1134" w:type="dxa"/>
            <w:vAlign w:val="center"/>
          </w:tcPr>
          <w:p w14:paraId="29AF0150" w14:textId="77777777" w:rsidR="002234FE" w:rsidRPr="00E97C5F" w:rsidRDefault="002234FE" w:rsidP="00C93F72">
            <w:pPr>
              <w:pStyle w:val="NormalWeb"/>
              <w:spacing w:before="120" w:beforeAutospacing="0" w:after="120" w:afterAutospacing="0"/>
              <w:jc w:val="center"/>
              <w:rPr>
                <w:ins w:id="939" w:author="usuario" w:date="2026-04-13T19:40:00Z"/>
                <w:rFonts w:ascii="Arial" w:hAnsi="Arial" w:cs="Arial"/>
                <w:color w:val="000000"/>
                <w:sz w:val="20"/>
                <w:szCs w:val="20"/>
              </w:rPr>
            </w:pPr>
            <w:ins w:id="940" w:author="usuario" w:date="2026-04-13T19:40:00Z">
              <w:r w:rsidRPr="00E97C5F">
                <w:rPr>
                  <w:rFonts w:ascii="Calibri" w:hAnsi="Calibri" w:cs="Calibri"/>
                  <w:color w:val="000000"/>
                  <w:sz w:val="20"/>
                  <w:szCs w:val="20"/>
                </w:rPr>
                <w:t>-</w:t>
              </w:r>
            </w:ins>
          </w:p>
        </w:tc>
        <w:tc>
          <w:tcPr>
            <w:tcW w:w="4364" w:type="dxa"/>
            <w:vAlign w:val="center"/>
          </w:tcPr>
          <w:p w14:paraId="39D2115C" w14:textId="6DDD5CAE" w:rsidR="002234FE" w:rsidRPr="00E97C5F" w:rsidRDefault="002234FE" w:rsidP="00C93F72">
            <w:pPr>
              <w:pStyle w:val="NormalWeb"/>
              <w:spacing w:before="120" w:beforeAutospacing="0" w:after="120" w:afterAutospacing="0"/>
              <w:jc w:val="center"/>
              <w:rPr>
                <w:ins w:id="941" w:author="usuario" w:date="2026-04-13T19:40:00Z"/>
                <w:rFonts w:ascii="Calibri" w:hAnsi="Calibri" w:cs="Calibri"/>
                <w:color w:val="000000"/>
                <w:sz w:val="20"/>
                <w:szCs w:val="20"/>
              </w:rPr>
            </w:pPr>
            <w:ins w:id="942" w:author="usuario" w:date="2026-04-13T19:41:00Z">
              <w:r w:rsidRPr="002234FE">
                <w:rPr>
                  <w:rFonts w:ascii="Calibri" w:hAnsi="Calibri" w:cs="Calibri"/>
                  <w:color w:val="000000"/>
                  <w:sz w:val="20"/>
                  <w:szCs w:val="20"/>
                </w:rPr>
                <w:t>Identificador único de la cama</w:t>
              </w:r>
            </w:ins>
          </w:p>
        </w:tc>
      </w:tr>
      <w:tr w:rsidR="002234FE" w:rsidRPr="00C93F72" w14:paraId="3D7852CE" w14:textId="77777777" w:rsidTr="00C93F72">
        <w:trPr>
          <w:ins w:id="943" w:author="usuario" w:date="2026-04-13T19:40:00Z"/>
        </w:trPr>
        <w:tc>
          <w:tcPr>
            <w:tcW w:w="1597" w:type="dxa"/>
            <w:vAlign w:val="center"/>
          </w:tcPr>
          <w:p w14:paraId="13BD28A7" w14:textId="7745A49A" w:rsidR="002234FE" w:rsidRPr="00E97C5F" w:rsidRDefault="002234FE" w:rsidP="002234FE">
            <w:pPr>
              <w:pStyle w:val="NormalWeb"/>
              <w:spacing w:before="120" w:beforeAutospacing="0" w:after="120" w:afterAutospacing="0"/>
              <w:jc w:val="center"/>
              <w:rPr>
                <w:ins w:id="944" w:author="usuario" w:date="2026-04-13T19:40:00Z"/>
                <w:rFonts w:ascii="Calibri" w:hAnsi="Calibri" w:cs="Calibri"/>
                <w:b/>
                <w:bCs/>
                <w:color w:val="000000"/>
                <w:sz w:val="20"/>
                <w:szCs w:val="20"/>
              </w:rPr>
            </w:pPr>
            <w:ins w:id="945" w:author="usuario" w:date="2026-04-13T19:40:00Z">
              <w:r>
                <w:rPr>
                  <w:rFonts w:ascii="Calibri" w:hAnsi="Calibri" w:cs="Calibri"/>
                  <w:b/>
                  <w:bCs/>
                  <w:color w:val="000000"/>
                  <w:sz w:val="20"/>
                  <w:szCs w:val="20"/>
                </w:rPr>
                <w:t>Numero_Piso</w:t>
              </w:r>
            </w:ins>
          </w:p>
        </w:tc>
        <w:tc>
          <w:tcPr>
            <w:tcW w:w="1280" w:type="dxa"/>
            <w:vAlign w:val="center"/>
          </w:tcPr>
          <w:p w14:paraId="5ACD49A3" w14:textId="32040930" w:rsidR="002234FE" w:rsidRPr="00E97C5F" w:rsidRDefault="002234FE" w:rsidP="002234FE">
            <w:pPr>
              <w:pStyle w:val="NormalWeb"/>
              <w:spacing w:before="120" w:beforeAutospacing="0" w:after="120" w:afterAutospacing="0"/>
              <w:jc w:val="center"/>
              <w:rPr>
                <w:ins w:id="946" w:author="usuario" w:date="2026-04-13T19:40:00Z"/>
                <w:rFonts w:ascii="Calibri" w:hAnsi="Calibri" w:cs="Calibri"/>
                <w:color w:val="000000"/>
                <w:sz w:val="20"/>
                <w:szCs w:val="20"/>
              </w:rPr>
            </w:pPr>
            <w:ins w:id="947" w:author="usuario" w:date="2026-04-13T19:40:00Z">
              <w:r>
                <w:rPr>
                  <w:rFonts w:ascii="Calibri" w:hAnsi="Calibri" w:cs="Calibri"/>
                  <w:color w:val="000000"/>
                  <w:sz w:val="20"/>
                  <w:szCs w:val="20"/>
                </w:rPr>
                <w:t>INT</w:t>
              </w:r>
            </w:ins>
          </w:p>
        </w:tc>
        <w:tc>
          <w:tcPr>
            <w:tcW w:w="975" w:type="dxa"/>
            <w:vAlign w:val="center"/>
          </w:tcPr>
          <w:p w14:paraId="108ECA2F" w14:textId="5D7077E7" w:rsidR="002234FE" w:rsidRPr="00E97C5F" w:rsidRDefault="002234FE" w:rsidP="002234FE">
            <w:pPr>
              <w:pStyle w:val="NormalWeb"/>
              <w:spacing w:before="120" w:beforeAutospacing="0" w:after="120" w:afterAutospacing="0"/>
              <w:jc w:val="center"/>
              <w:rPr>
                <w:ins w:id="948" w:author="usuario" w:date="2026-04-13T19:40:00Z"/>
                <w:rFonts w:ascii="Calibri" w:hAnsi="Calibri" w:cs="Calibri"/>
                <w:color w:val="000000"/>
                <w:sz w:val="20"/>
                <w:szCs w:val="20"/>
              </w:rPr>
            </w:pPr>
            <w:ins w:id="949" w:author="usuario" w:date="2026-04-13T19:40:00Z">
              <w:r>
                <w:rPr>
                  <w:rFonts w:ascii="Calibri" w:hAnsi="Calibri" w:cs="Calibri"/>
                  <w:color w:val="000000"/>
                  <w:sz w:val="20"/>
                  <w:szCs w:val="20"/>
                </w:rPr>
                <w:t>NO</w:t>
              </w:r>
            </w:ins>
          </w:p>
        </w:tc>
        <w:tc>
          <w:tcPr>
            <w:tcW w:w="1134" w:type="dxa"/>
            <w:vAlign w:val="center"/>
          </w:tcPr>
          <w:p w14:paraId="50EF29FD" w14:textId="348E15E9" w:rsidR="002234FE" w:rsidRPr="00E97C5F" w:rsidRDefault="002234FE" w:rsidP="002234FE">
            <w:pPr>
              <w:pStyle w:val="NormalWeb"/>
              <w:spacing w:before="120" w:beforeAutospacing="0" w:after="120" w:afterAutospacing="0"/>
              <w:jc w:val="center"/>
              <w:rPr>
                <w:ins w:id="950" w:author="usuario" w:date="2026-04-13T19:40:00Z"/>
                <w:rFonts w:ascii="Calibri" w:hAnsi="Calibri" w:cs="Calibri"/>
                <w:color w:val="000000"/>
                <w:sz w:val="20"/>
                <w:szCs w:val="20"/>
              </w:rPr>
            </w:pPr>
            <w:ins w:id="951" w:author="usuario" w:date="2026-04-13T19:40:00Z">
              <w:r w:rsidRPr="00E97C5F">
                <w:rPr>
                  <w:rFonts w:ascii="Calibri" w:hAnsi="Calibri" w:cs="Calibri"/>
                  <w:color w:val="000000"/>
                  <w:sz w:val="20"/>
                  <w:szCs w:val="20"/>
                </w:rPr>
                <w:t>-</w:t>
              </w:r>
            </w:ins>
          </w:p>
        </w:tc>
        <w:tc>
          <w:tcPr>
            <w:tcW w:w="4364" w:type="dxa"/>
            <w:vAlign w:val="center"/>
          </w:tcPr>
          <w:p w14:paraId="022AC29B" w14:textId="323ACECE" w:rsidR="002234FE" w:rsidRPr="00E97C5F" w:rsidRDefault="002234FE" w:rsidP="002234FE">
            <w:pPr>
              <w:pStyle w:val="NormalWeb"/>
              <w:spacing w:before="120" w:beforeAutospacing="0" w:after="120" w:afterAutospacing="0"/>
              <w:jc w:val="center"/>
              <w:rPr>
                <w:ins w:id="952" w:author="usuario" w:date="2026-04-13T19:40:00Z"/>
                <w:rFonts w:ascii="Calibri" w:hAnsi="Calibri" w:cs="Calibri"/>
                <w:color w:val="000000"/>
                <w:sz w:val="20"/>
                <w:szCs w:val="20"/>
              </w:rPr>
            </w:pPr>
            <w:ins w:id="953" w:author="usuario" w:date="2026-04-13T19:41:00Z">
              <w:r w:rsidRPr="002234FE">
                <w:rPr>
                  <w:rFonts w:ascii="Calibri" w:hAnsi="Calibri" w:cs="Calibri"/>
                  <w:color w:val="000000"/>
                  <w:sz w:val="20"/>
                  <w:szCs w:val="20"/>
                </w:rPr>
                <w:t>Piso donde se encuentra la cama (FK).</w:t>
              </w:r>
            </w:ins>
          </w:p>
        </w:tc>
      </w:tr>
    </w:tbl>
    <w:p w14:paraId="56D855D3" w14:textId="2A451A62" w:rsidR="002234FE" w:rsidRDefault="002234FE">
      <w:pPr>
        <w:rPr>
          <w:ins w:id="954" w:author="usuario" w:date="2026-04-13T19:42:00Z"/>
          <w:lang w:val="es-AR"/>
        </w:rPr>
      </w:pPr>
    </w:p>
    <w:p w14:paraId="22C2C530" w14:textId="42521437" w:rsidR="002234FE" w:rsidRDefault="002234FE" w:rsidP="008925B7">
      <w:pPr>
        <w:pStyle w:val="NormalWeb"/>
        <w:spacing w:before="120" w:beforeAutospacing="0" w:after="120" w:afterAutospacing="0"/>
        <w:jc w:val="both"/>
        <w:rPr>
          <w:ins w:id="955" w:author="usuario" w:date="2026-04-13T19:42:00Z"/>
          <w:rFonts w:ascii="Arial" w:hAnsi="Arial" w:cs="Arial"/>
          <w:b/>
          <w:bCs/>
          <w:color w:val="000000"/>
          <w:sz w:val="22"/>
          <w:szCs w:val="22"/>
        </w:rPr>
        <w:pPrChange w:id="956" w:author="Elena Monutti" w:date="2026-04-13T21:19:00Z">
          <w:pPr>
            <w:pStyle w:val="NormalWeb"/>
            <w:spacing w:before="120" w:beforeAutospacing="0" w:after="120" w:afterAutospacing="0"/>
          </w:pPr>
        </w:pPrChange>
      </w:pPr>
      <w:ins w:id="957" w:author="usuario" w:date="2026-04-13T19:42:00Z">
        <w:r>
          <w:rPr>
            <w:rFonts w:ascii="Arial" w:hAnsi="Arial" w:cs="Arial"/>
            <w:b/>
            <w:bCs/>
            <w:color w:val="000000"/>
            <w:sz w:val="22"/>
            <w:szCs w:val="22"/>
          </w:rPr>
          <w:t>Entidad: Hospital</w:t>
        </w:r>
      </w:ins>
    </w:p>
    <w:p w14:paraId="251392FD" w14:textId="60713066" w:rsidR="002234FE" w:rsidRPr="00E97C5F" w:rsidRDefault="002234FE" w:rsidP="008925B7">
      <w:pPr>
        <w:pStyle w:val="NormalWeb"/>
        <w:spacing w:before="120" w:beforeAutospacing="0" w:after="120" w:afterAutospacing="0"/>
        <w:jc w:val="both"/>
        <w:rPr>
          <w:ins w:id="958" w:author="usuario" w:date="2026-04-13T19:42:00Z"/>
          <w:rFonts w:ascii="Arial" w:hAnsi="Arial" w:cs="Arial"/>
          <w:color w:val="000000"/>
          <w:sz w:val="22"/>
          <w:szCs w:val="22"/>
        </w:rPr>
        <w:pPrChange w:id="959" w:author="Elena Monutti" w:date="2026-04-13T21:19:00Z">
          <w:pPr>
            <w:pStyle w:val="NormalWeb"/>
            <w:spacing w:before="120" w:beforeAutospacing="0" w:after="120" w:afterAutospacing="0"/>
          </w:pPr>
        </w:pPrChange>
      </w:pPr>
      <w:ins w:id="960" w:author="usuario" w:date="2026-04-13T19:42:00Z">
        <w:r>
          <w:rPr>
            <w:rFonts w:ascii="Arial" w:hAnsi="Arial" w:cs="Arial"/>
            <w:b/>
            <w:bCs/>
            <w:color w:val="000000"/>
            <w:sz w:val="22"/>
            <w:szCs w:val="22"/>
          </w:rPr>
          <w:t>Clave Primaria: ID_</w:t>
        </w:r>
      </w:ins>
      <w:ins w:id="961" w:author="usuario" w:date="2026-04-13T19:43:00Z">
        <w:r>
          <w:rPr>
            <w:rFonts w:ascii="Arial" w:hAnsi="Arial" w:cs="Arial"/>
            <w:b/>
            <w:bCs/>
            <w:color w:val="000000"/>
            <w:sz w:val="22"/>
            <w:szCs w:val="22"/>
          </w:rPr>
          <w:t>Hospital</w:t>
        </w:r>
      </w:ins>
    </w:p>
    <w:tbl>
      <w:tblPr>
        <w:tblStyle w:val="Tablaconcuadrcula"/>
        <w:tblW w:w="0" w:type="auto"/>
        <w:tblLook w:val="04A0" w:firstRow="1" w:lastRow="0" w:firstColumn="1" w:lastColumn="0" w:noHBand="0" w:noVBand="1"/>
      </w:tblPr>
      <w:tblGrid>
        <w:gridCol w:w="1597"/>
        <w:gridCol w:w="1280"/>
        <w:gridCol w:w="975"/>
        <w:gridCol w:w="1134"/>
        <w:gridCol w:w="4364"/>
      </w:tblGrid>
      <w:tr w:rsidR="002234FE" w:rsidRPr="00E97C5F" w14:paraId="522281FD" w14:textId="77777777" w:rsidTr="00C93F72">
        <w:trPr>
          <w:ins w:id="962" w:author="usuario" w:date="2026-04-13T19:42:00Z"/>
        </w:trPr>
        <w:tc>
          <w:tcPr>
            <w:tcW w:w="1597" w:type="dxa"/>
            <w:shd w:val="clear" w:color="auto" w:fill="00B0F0"/>
            <w:vAlign w:val="center"/>
          </w:tcPr>
          <w:p w14:paraId="7AFAB17F" w14:textId="77777777" w:rsidR="002234FE" w:rsidRPr="00E97C5F" w:rsidRDefault="002234FE" w:rsidP="00C93F72">
            <w:pPr>
              <w:pStyle w:val="NormalWeb"/>
              <w:spacing w:before="120" w:beforeAutospacing="0" w:after="120" w:afterAutospacing="0"/>
              <w:jc w:val="center"/>
              <w:rPr>
                <w:ins w:id="963" w:author="usuario" w:date="2026-04-13T19:42:00Z"/>
                <w:rFonts w:ascii="Calibri" w:hAnsi="Calibri" w:cs="Calibri"/>
                <w:b/>
                <w:bCs/>
                <w:color w:val="000000"/>
                <w:sz w:val="20"/>
                <w:szCs w:val="20"/>
              </w:rPr>
            </w:pPr>
            <w:ins w:id="964" w:author="usuario" w:date="2026-04-13T19:42:00Z">
              <w:r w:rsidRPr="00E97C5F">
                <w:rPr>
                  <w:rFonts w:ascii="Calibri" w:hAnsi="Calibri" w:cs="Calibri"/>
                  <w:b/>
                  <w:bCs/>
                  <w:color w:val="000000"/>
                  <w:sz w:val="20"/>
                  <w:szCs w:val="20"/>
                </w:rPr>
                <w:t>Atributos</w:t>
              </w:r>
            </w:ins>
          </w:p>
        </w:tc>
        <w:tc>
          <w:tcPr>
            <w:tcW w:w="1280" w:type="dxa"/>
            <w:shd w:val="clear" w:color="auto" w:fill="00B0F0"/>
            <w:vAlign w:val="center"/>
          </w:tcPr>
          <w:p w14:paraId="7E78612D" w14:textId="77777777" w:rsidR="002234FE" w:rsidRPr="00E97C5F" w:rsidRDefault="002234FE" w:rsidP="00C93F72">
            <w:pPr>
              <w:pStyle w:val="NormalWeb"/>
              <w:spacing w:before="120" w:beforeAutospacing="0" w:after="120" w:afterAutospacing="0"/>
              <w:jc w:val="center"/>
              <w:rPr>
                <w:ins w:id="965" w:author="usuario" w:date="2026-04-13T19:42:00Z"/>
                <w:rFonts w:ascii="Calibri" w:hAnsi="Calibri" w:cs="Calibri"/>
                <w:b/>
                <w:bCs/>
                <w:color w:val="000000"/>
                <w:sz w:val="20"/>
                <w:szCs w:val="20"/>
              </w:rPr>
            </w:pPr>
            <w:ins w:id="966" w:author="usuario" w:date="2026-04-13T19:42:00Z">
              <w:r w:rsidRPr="00E97C5F">
                <w:rPr>
                  <w:rFonts w:ascii="Calibri" w:hAnsi="Calibri" w:cs="Calibri"/>
                  <w:b/>
                  <w:bCs/>
                  <w:color w:val="000000"/>
                  <w:sz w:val="20"/>
                  <w:szCs w:val="20"/>
                </w:rPr>
                <w:t>Tipo de datos</w:t>
              </w:r>
            </w:ins>
          </w:p>
        </w:tc>
        <w:tc>
          <w:tcPr>
            <w:tcW w:w="975" w:type="dxa"/>
            <w:shd w:val="clear" w:color="auto" w:fill="00B0F0"/>
            <w:vAlign w:val="center"/>
          </w:tcPr>
          <w:p w14:paraId="6B34E7EB" w14:textId="77777777" w:rsidR="002234FE" w:rsidRPr="00E97C5F" w:rsidRDefault="002234FE" w:rsidP="00C93F72">
            <w:pPr>
              <w:pStyle w:val="NormalWeb"/>
              <w:spacing w:before="120" w:beforeAutospacing="0" w:after="120" w:afterAutospacing="0"/>
              <w:jc w:val="center"/>
              <w:rPr>
                <w:ins w:id="967" w:author="usuario" w:date="2026-04-13T19:42:00Z"/>
                <w:rFonts w:ascii="Calibri" w:hAnsi="Calibri" w:cs="Calibri"/>
                <w:b/>
                <w:bCs/>
                <w:color w:val="000000"/>
                <w:sz w:val="20"/>
                <w:szCs w:val="20"/>
              </w:rPr>
            </w:pPr>
            <w:ins w:id="968" w:author="usuario" w:date="2026-04-13T19:42:00Z">
              <w:r w:rsidRPr="00E97C5F">
                <w:rPr>
                  <w:rFonts w:ascii="Calibri" w:hAnsi="Calibri" w:cs="Calibri"/>
                  <w:b/>
                  <w:bCs/>
                  <w:color w:val="000000"/>
                  <w:sz w:val="20"/>
                  <w:szCs w:val="20"/>
                </w:rPr>
                <w:t>Permite NULL</w:t>
              </w:r>
            </w:ins>
          </w:p>
        </w:tc>
        <w:tc>
          <w:tcPr>
            <w:tcW w:w="1134" w:type="dxa"/>
            <w:shd w:val="clear" w:color="auto" w:fill="00B0F0"/>
            <w:vAlign w:val="center"/>
          </w:tcPr>
          <w:p w14:paraId="67B203DA" w14:textId="77777777" w:rsidR="002234FE" w:rsidRPr="00E97C5F" w:rsidRDefault="002234FE" w:rsidP="00C93F72">
            <w:pPr>
              <w:pStyle w:val="NormalWeb"/>
              <w:spacing w:before="120" w:beforeAutospacing="0" w:after="120" w:afterAutospacing="0"/>
              <w:jc w:val="center"/>
              <w:rPr>
                <w:ins w:id="969" w:author="usuario" w:date="2026-04-13T19:42:00Z"/>
                <w:rFonts w:ascii="Calibri" w:hAnsi="Calibri" w:cs="Calibri"/>
                <w:b/>
                <w:bCs/>
                <w:color w:val="000000"/>
                <w:sz w:val="20"/>
                <w:szCs w:val="20"/>
              </w:rPr>
            </w:pPr>
            <w:ins w:id="970" w:author="usuario" w:date="2026-04-13T19:42:00Z">
              <w:r w:rsidRPr="00E97C5F">
                <w:rPr>
                  <w:rFonts w:ascii="Calibri" w:hAnsi="Calibri" w:cs="Calibri"/>
                  <w:b/>
                  <w:bCs/>
                  <w:color w:val="000000"/>
                  <w:sz w:val="20"/>
                  <w:szCs w:val="20"/>
                </w:rPr>
                <w:t>Valores posibles</w:t>
              </w:r>
            </w:ins>
          </w:p>
        </w:tc>
        <w:tc>
          <w:tcPr>
            <w:tcW w:w="4364" w:type="dxa"/>
            <w:shd w:val="clear" w:color="auto" w:fill="00B0F0"/>
            <w:vAlign w:val="center"/>
          </w:tcPr>
          <w:p w14:paraId="334AA82C" w14:textId="77777777" w:rsidR="002234FE" w:rsidRPr="00E97C5F" w:rsidRDefault="002234FE" w:rsidP="00C93F72">
            <w:pPr>
              <w:pStyle w:val="NormalWeb"/>
              <w:spacing w:before="120" w:beforeAutospacing="0" w:after="120" w:afterAutospacing="0"/>
              <w:jc w:val="center"/>
              <w:rPr>
                <w:ins w:id="971" w:author="usuario" w:date="2026-04-13T19:42:00Z"/>
                <w:rFonts w:ascii="Calibri" w:hAnsi="Calibri" w:cs="Calibri"/>
                <w:b/>
                <w:bCs/>
                <w:color w:val="000000"/>
                <w:sz w:val="20"/>
                <w:szCs w:val="20"/>
              </w:rPr>
            </w:pPr>
            <w:ins w:id="972" w:author="usuario" w:date="2026-04-13T19:42:00Z">
              <w:r w:rsidRPr="00E97C5F">
                <w:rPr>
                  <w:rFonts w:ascii="Calibri" w:hAnsi="Calibri" w:cs="Calibri"/>
                  <w:b/>
                  <w:bCs/>
                  <w:color w:val="000000"/>
                  <w:sz w:val="20"/>
                  <w:szCs w:val="20"/>
                </w:rPr>
                <w:t xml:space="preserve">Descripción </w:t>
              </w:r>
            </w:ins>
          </w:p>
        </w:tc>
      </w:tr>
      <w:tr w:rsidR="002234FE" w:rsidRPr="00E97C5F" w14:paraId="0AA12EB1" w14:textId="77777777" w:rsidTr="00C93F72">
        <w:trPr>
          <w:ins w:id="973" w:author="usuario" w:date="2026-04-13T19:42:00Z"/>
        </w:trPr>
        <w:tc>
          <w:tcPr>
            <w:tcW w:w="1597" w:type="dxa"/>
            <w:vAlign w:val="center"/>
          </w:tcPr>
          <w:p w14:paraId="10E1B73B" w14:textId="30CDEC0F" w:rsidR="002234FE" w:rsidRPr="00E97C5F" w:rsidRDefault="002234FE" w:rsidP="002234FE">
            <w:pPr>
              <w:pStyle w:val="NormalWeb"/>
              <w:spacing w:before="120" w:beforeAutospacing="0" w:after="120" w:afterAutospacing="0"/>
              <w:jc w:val="center"/>
              <w:rPr>
                <w:ins w:id="974" w:author="usuario" w:date="2026-04-13T19:42:00Z"/>
                <w:rFonts w:ascii="Arial" w:hAnsi="Arial" w:cs="Arial"/>
                <w:color w:val="000000"/>
                <w:sz w:val="20"/>
                <w:szCs w:val="20"/>
              </w:rPr>
            </w:pPr>
            <w:ins w:id="975" w:author="usuario" w:date="2026-04-13T19:43:00Z">
              <w:r>
                <w:rPr>
                  <w:rFonts w:ascii="Calibri" w:hAnsi="Calibri" w:cs="Calibri"/>
                  <w:b/>
                  <w:bCs/>
                  <w:color w:val="000000"/>
                  <w:sz w:val="20"/>
                  <w:szCs w:val="20"/>
                </w:rPr>
                <w:t>ID_Hospital</w:t>
              </w:r>
            </w:ins>
          </w:p>
        </w:tc>
        <w:tc>
          <w:tcPr>
            <w:tcW w:w="1280" w:type="dxa"/>
            <w:vAlign w:val="center"/>
          </w:tcPr>
          <w:p w14:paraId="3E3F10A0" w14:textId="1474BD49" w:rsidR="002234FE" w:rsidRPr="00E97C5F" w:rsidRDefault="002234FE" w:rsidP="002234FE">
            <w:pPr>
              <w:pStyle w:val="NormalWeb"/>
              <w:spacing w:before="120" w:beforeAutospacing="0" w:after="120" w:afterAutospacing="0"/>
              <w:jc w:val="center"/>
              <w:rPr>
                <w:ins w:id="976" w:author="usuario" w:date="2026-04-13T19:42:00Z"/>
                <w:rFonts w:ascii="Arial" w:hAnsi="Arial" w:cs="Arial"/>
                <w:color w:val="000000"/>
                <w:sz w:val="20"/>
                <w:szCs w:val="20"/>
              </w:rPr>
            </w:pPr>
            <w:ins w:id="977" w:author="usuario" w:date="2026-04-13T19:43:00Z">
              <w:r>
                <w:rPr>
                  <w:rFonts w:ascii="Calibri" w:hAnsi="Calibri" w:cs="Calibri"/>
                  <w:color w:val="000000"/>
                  <w:sz w:val="20"/>
                  <w:szCs w:val="20"/>
                </w:rPr>
                <w:t>INT</w:t>
              </w:r>
            </w:ins>
          </w:p>
        </w:tc>
        <w:tc>
          <w:tcPr>
            <w:tcW w:w="975" w:type="dxa"/>
            <w:vAlign w:val="center"/>
          </w:tcPr>
          <w:p w14:paraId="146D9AD3" w14:textId="39126E74" w:rsidR="002234FE" w:rsidRPr="00E97C5F" w:rsidRDefault="002234FE" w:rsidP="002234FE">
            <w:pPr>
              <w:pStyle w:val="NormalWeb"/>
              <w:spacing w:before="120" w:beforeAutospacing="0" w:after="120" w:afterAutospacing="0"/>
              <w:jc w:val="center"/>
              <w:rPr>
                <w:ins w:id="978" w:author="usuario" w:date="2026-04-13T19:42:00Z"/>
                <w:rFonts w:ascii="Arial" w:hAnsi="Arial" w:cs="Arial"/>
                <w:color w:val="000000"/>
                <w:sz w:val="20"/>
                <w:szCs w:val="20"/>
              </w:rPr>
            </w:pPr>
            <w:ins w:id="979" w:author="usuario" w:date="2026-04-13T19:43:00Z">
              <w:r w:rsidRPr="00E97C5F">
                <w:rPr>
                  <w:rFonts w:ascii="Calibri" w:hAnsi="Calibri" w:cs="Calibri"/>
                  <w:color w:val="000000"/>
                  <w:sz w:val="20"/>
                  <w:szCs w:val="20"/>
                </w:rPr>
                <w:t>NO</w:t>
              </w:r>
            </w:ins>
          </w:p>
        </w:tc>
        <w:tc>
          <w:tcPr>
            <w:tcW w:w="1134" w:type="dxa"/>
            <w:vAlign w:val="center"/>
          </w:tcPr>
          <w:p w14:paraId="4BD95C2E" w14:textId="6DA9E6D8" w:rsidR="002234FE" w:rsidRPr="00E97C5F" w:rsidRDefault="002234FE" w:rsidP="002234FE">
            <w:pPr>
              <w:pStyle w:val="NormalWeb"/>
              <w:spacing w:before="120" w:beforeAutospacing="0" w:after="120" w:afterAutospacing="0"/>
              <w:jc w:val="center"/>
              <w:rPr>
                <w:ins w:id="980" w:author="usuario" w:date="2026-04-13T19:42:00Z"/>
                <w:rFonts w:ascii="Arial" w:hAnsi="Arial" w:cs="Arial"/>
                <w:color w:val="000000"/>
                <w:sz w:val="20"/>
                <w:szCs w:val="20"/>
              </w:rPr>
            </w:pPr>
            <w:ins w:id="981" w:author="usuario" w:date="2026-04-13T19:43:00Z">
              <w:r w:rsidRPr="00E97C5F">
                <w:rPr>
                  <w:rFonts w:ascii="Calibri" w:hAnsi="Calibri" w:cs="Calibri"/>
                  <w:color w:val="000000"/>
                  <w:sz w:val="20"/>
                  <w:szCs w:val="20"/>
                </w:rPr>
                <w:t>-</w:t>
              </w:r>
            </w:ins>
          </w:p>
        </w:tc>
        <w:tc>
          <w:tcPr>
            <w:tcW w:w="4364" w:type="dxa"/>
            <w:vAlign w:val="center"/>
          </w:tcPr>
          <w:p w14:paraId="6CB22E25" w14:textId="314EF814" w:rsidR="002234FE" w:rsidRPr="00E97C5F" w:rsidRDefault="002234FE" w:rsidP="002234FE">
            <w:pPr>
              <w:pStyle w:val="NormalWeb"/>
              <w:spacing w:before="120" w:beforeAutospacing="0" w:after="120" w:afterAutospacing="0"/>
              <w:jc w:val="center"/>
              <w:rPr>
                <w:ins w:id="982" w:author="usuario" w:date="2026-04-13T19:42:00Z"/>
                <w:rFonts w:ascii="Calibri" w:hAnsi="Calibri" w:cs="Calibri"/>
                <w:color w:val="000000"/>
                <w:sz w:val="20"/>
                <w:szCs w:val="20"/>
              </w:rPr>
            </w:pPr>
            <w:ins w:id="983" w:author="usuario" w:date="2026-04-13T19:43:00Z">
              <w:r w:rsidRPr="002234FE">
                <w:rPr>
                  <w:rFonts w:ascii="Calibri" w:hAnsi="Calibri" w:cs="Calibri"/>
                  <w:color w:val="000000"/>
                  <w:sz w:val="20"/>
                  <w:szCs w:val="20"/>
                </w:rPr>
                <w:t>Identificador único del hospital</w:t>
              </w:r>
            </w:ins>
          </w:p>
        </w:tc>
      </w:tr>
      <w:tr w:rsidR="002234FE" w:rsidRPr="00E97C5F" w14:paraId="2D3569DB" w14:textId="77777777" w:rsidTr="00C93F72">
        <w:trPr>
          <w:ins w:id="984" w:author="usuario" w:date="2026-04-13T19:42:00Z"/>
        </w:trPr>
        <w:tc>
          <w:tcPr>
            <w:tcW w:w="1597" w:type="dxa"/>
            <w:vAlign w:val="center"/>
          </w:tcPr>
          <w:p w14:paraId="6488E97B" w14:textId="15AE18BE" w:rsidR="002234FE" w:rsidRPr="00E97C5F" w:rsidRDefault="002234FE" w:rsidP="002234FE">
            <w:pPr>
              <w:pStyle w:val="NormalWeb"/>
              <w:spacing w:before="120" w:beforeAutospacing="0" w:after="120" w:afterAutospacing="0"/>
              <w:jc w:val="center"/>
              <w:rPr>
                <w:ins w:id="985" w:author="usuario" w:date="2026-04-13T19:42:00Z"/>
                <w:rFonts w:ascii="Calibri" w:hAnsi="Calibri" w:cs="Calibri"/>
                <w:b/>
                <w:bCs/>
                <w:color w:val="000000"/>
                <w:sz w:val="20"/>
                <w:szCs w:val="20"/>
              </w:rPr>
            </w:pPr>
            <w:ins w:id="986" w:author="usuario" w:date="2026-04-13T19:44:00Z">
              <w:r w:rsidRPr="00E97C5F">
                <w:rPr>
                  <w:rFonts w:ascii="Calibri" w:hAnsi="Calibri" w:cs="Calibri"/>
                  <w:b/>
                  <w:bCs/>
                  <w:color w:val="000000"/>
                  <w:sz w:val="20"/>
                  <w:szCs w:val="20"/>
                </w:rPr>
                <w:t>Nombre</w:t>
              </w:r>
            </w:ins>
          </w:p>
        </w:tc>
        <w:tc>
          <w:tcPr>
            <w:tcW w:w="1280" w:type="dxa"/>
            <w:vAlign w:val="center"/>
          </w:tcPr>
          <w:p w14:paraId="737201D3" w14:textId="0B36B1FA" w:rsidR="002234FE" w:rsidRPr="00E97C5F" w:rsidRDefault="002234FE" w:rsidP="002234FE">
            <w:pPr>
              <w:pStyle w:val="NormalWeb"/>
              <w:spacing w:before="120" w:beforeAutospacing="0" w:after="120" w:afterAutospacing="0"/>
              <w:jc w:val="center"/>
              <w:rPr>
                <w:ins w:id="987" w:author="usuario" w:date="2026-04-13T19:42:00Z"/>
                <w:rFonts w:ascii="Calibri" w:hAnsi="Calibri" w:cs="Calibri"/>
                <w:color w:val="000000"/>
                <w:sz w:val="20"/>
                <w:szCs w:val="20"/>
              </w:rPr>
            </w:pPr>
            <w:ins w:id="988" w:author="usuario" w:date="2026-04-13T19:44:00Z">
              <w:r w:rsidRPr="00E97C5F">
                <w:rPr>
                  <w:rFonts w:ascii="Calibri" w:hAnsi="Calibri" w:cs="Calibri"/>
                  <w:color w:val="000000"/>
                  <w:sz w:val="20"/>
                  <w:szCs w:val="20"/>
                </w:rPr>
                <w:t>VARCHAR (50)</w:t>
              </w:r>
            </w:ins>
          </w:p>
        </w:tc>
        <w:tc>
          <w:tcPr>
            <w:tcW w:w="975" w:type="dxa"/>
            <w:vAlign w:val="center"/>
          </w:tcPr>
          <w:p w14:paraId="77BCFC4D" w14:textId="2D1A058C" w:rsidR="002234FE" w:rsidRPr="00E97C5F" w:rsidRDefault="002234FE" w:rsidP="002234FE">
            <w:pPr>
              <w:pStyle w:val="NormalWeb"/>
              <w:spacing w:before="120" w:beforeAutospacing="0" w:after="120" w:afterAutospacing="0"/>
              <w:jc w:val="center"/>
              <w:rPr>
                <w:ins w:id="989" w:author="usuario" w:date="2026-04-13T19:42:00Z"/>
                <w:rFonts w:ascii="Calibri" w:hAnsi="Calibri" w:cs="Calibri"/>
                <w:color w:val="000000"/>
                <w:sz w:val="20"/>
                <w:szCs w:val="20"/>
              </w:rPr>
            </w:pPr>
            <w:ins w:id="990" w:author="usuario" w:date="2026-04-13T19:44:00Z">
              <w:r w:rsidRPr="00E97C5F">
                <w:rPr>
                  <w:rFonts w:ascii="Calibri" w:hAnsi="Calibri" w:cs="Calibri"/>
                  <w:color w:val="000000"/>
                  <w:sz w:val="20"/>
                  <w:szCs w:val="20"/>
                </w:rPr>
                <w:t>NO</w:t>
              </w:r>
            </w:ins>
          </w:p>
        </w:tc>
        <w:tc>
          <w:tcPr>
            <w:tcW w:w="1134" w:type="dxa"/>
            <w:vAlign w:val="center"/>
          </w:tcPr>
          <w:p w14:paraId="28281188" w14:textId="5672F0EA" w:rsidR="002234FE" w:rsidRPr="00E97C5F" w:rsidRDefault="002234FE" w:rsidP="002234FE">
            <w:pPr>
              <w:pStyle w:val="NormalWeb"/>
              <w:spacing w:before="120" w:beforeAutospacing="0" w:after="120" w:afterAutospacing="0"/>
              <w:jc w:val="center"/>
              <w:rPr>
                <w:ins w:id="991" w:author="usuario" w:date="2026-04-13T19:42:00Z"/>
                <w:rFonts w:ascii="Calibri" w:hAnsi="Calibri" w:cs="Calibri"/>
                <w:color w:val="000000"/>
                <w:sz w:val="20"/>
                <w:szCs w:val="20"/>
              </w:rPr>
            </w:pPr>
            <w:ins w:id="992" w:author="usuario" w:date="2026-04-13T19:44:00Z">
              <w:r w:rsidRPr="00E97C5F">
                <w:rPr>
                  <w:rFonts w:ascii="Calibri" w:hAnsi="Calibri" w:cs="Calibri"/>
                  <w:color w:val="000000"/>
                  <w:sz w:val="20"/>
                  <w:szCs w:val="20"/>
                </w:rPr>
                <w:t>-</w:t>
              </w:r>
            </w:ins>
          </w:p>
        </w:tc>
        <w:tc>
          <w:tcPr>
            <w:tcW w:w="4364" w:type="dxa"/>
            <w:vAlign w:val="center"/>
          </w:tcPr>
          <w:p w14:paraId="2435561D" w14:textId="19C79C76" w:rsidR="002234FE" w:rsidRPr="00E97C5F" w:rsidRDefault="002234FE" w:rsidP="002234FE">
            <w:pPr>
              <w:pStyle w:val="NormalWeb"/>
              <w:spacing w:before="120" w:beforeAutospacing="0" w:after="120" w:afterAutospacing="0"/>
              <w:jc w:val="center"/>
              <w:rPr>
                <w:ins w:id="993" w:author="usuario" w:date="2026-04-13T19:42:00Z"/>
                <w:rFonts w:ascii="Calibri" w:hAnsi="Calibri" w:cs="Calibri"/>
                <w:color w:val="000000"/>
                <w:sz w:val="20"/>
                <w:szCs w:val="20"/>
              </w:rPr>
            </w:pPr>
            <w:ins w:id="994" w:author="usuario" w:date="2026-04-13T19:44:00Z">
              <w:r>
                <w:rPr>
                  <w:rFonts w:ascii="Calibri" w:hAnsi="Calibri" w:cs="Calibri"/>
                  <w:color w:val="000000"/>
                  <w:sz w:val="20"/>
                  <w:szCs w:val="20"/>
                </w:rPr>
                <w:t xml:space="preserve">Nombre del Hospital </w:t>
              </w:r>
            </w:ins>
          </w:p>
        </w:tc>
      </w:tr>
      <w:tr w:rsidR="002234FE" w:rsidRPr="00E97C5F" w14:paraId="15CA1455" w14:textId="77777777" w:rsidTr="00C93F72">
        <w:trPr>
          <w:ins w:id="995" w:author="usuario" w:date="2026-04-13T19:42:00Z"/>
        </w:trPr>
        <w:tc>
          <w:tcPr>
            <w:tcW w:w="1597" w:type="dxa"/>
            <w:vAlign w:val="center"/>
          </w:tcPr>
          <w:p w14:paraId="752ACFCC" w14:textId="46F9627F" w:rsidR="002234FE" w:rsidRPr="00E97C5F" w:rsidRDefault="002234FE" w:rsidP="002234FE">
            <w:pPr>
              <w:pStyle w:val="NormalWeb"/>
              <w:spacing w:before="120" w:beforeAutospacing="0" w:after="120" w:afterAutospacing="0"/>
              <w:jc w:val="center"/>
              <w:rPr>
                <w:ins w:id="996" w:author="usuario" w:date="2026-04-13T19:42:00Z"/>
                <w:rFonts w:ascii="Calibri" w:hAnsi="Calibri" w:cs="Calibri"/>
                <w:b/>
                <w:bCs/>
                <w:color w:val="000000"/>
                <w:sz w:val="20"/>
                <w:szCs w:val="20"/>
              </w:rPr>
            </w:pPr>
            <w:ins w:id="997" w:author="usuario" w:date="2026-04-13T19:44:00Z">
              <w:r>
                <w:rPr>
                  <w:rFonts w:ascii="Calibri" w:hAnsi="Calibri" w:cs="Calibri"/>
                  <w:b/>
                  <w:bCs/>
                  <w:color w:val="000000"/>
                  <w:sz w:val="20"/>
                  <w:szCs w:val="20"/>
                </w:rPr>
                <w:t>Dirección</w:t>
              </w:r>
            </w:ins>
          </w:p>
        </w:tc>
        <w:tc>
          <w:tcPr>
            <w:tcW w:w="1280" w:type="dxa"/>
            <w:vAlign w:val="center"/>
          </w:tcPr>
          <w:p w14:paraId="0672ABC4" w14:textId="3E0FF926" w:rsidR="002234FE" w:rsidRPr="00E97C5F" w:rsidRDefault="002234FE" w:rsidP="002234FE">
            <w:pPr>
              <w:pStyle w:val="NormalWeb"/>
              <w:spacing w:before="120" w:beforeAutospacing="0" w:after="120" w:afterAutospacing="0"/>
              <w:jc w:val="center"/>
              <w:rPr>
                <w:ins w:id="998" w:author="usuario" w:date="2026-04-13T19:42:00Z"/>
                <w:rFonts w:ascii="Calibri" w:hAnsi="Calibri" w:cs="Calibri"/>
                <w:color w:val="000000"/>
                <w:sz w:val="20"/>
                <w:szCs w:val="20"/>
              </w:rPr>
            </w:pPr>
            <w:ins w:id="999" w:author="usuario" w:date="2026-04-13T19:44:00Z">
              <w:r w:rsidRPr="00E97C5F">
                <w:rPr>
                  <w:rFonts w:ascii="Calibri" w:hAnsi="Calibri" w:cs="Calibri"/>
                  <w:color w:val="000000"/>
                  <w:sz w:val="20"/>
                  <w:szCs w:val="20"/>
                </w:rPr>
                <w:t>VARCHAR (50)</w:t>
              </w:r>
            </w:ins>
          </w:p>
        </w:tc>
        <w:tc>
          <w:tcPr>
            <w:tcW w:w="975" w:type="dxa"/>
            <w:vAlign w:val="center"/>
          </w:tcPr>
          <w:p w14:paraId="78342BFB" w14:textId="7EC3C186" w:rsidR="002234FE" w:rsidRPr="00E97C5F" w:rsidRDefault="002234FE" w:rsidP="002234FE">
            <w:pPr>
              <w:pStyle w:val="NormalWeb"/>
              <w:spacing w:before="120" w:beforeAutospacing="0" w:after="120" w:afterAutospacing="0"/>
              <w:jc w:val="center"/>
              <w:rPr>
                <w:ins w:id="1000" w:author="usuario" w:date="2026-04-13T19:42:00Z"/>
                <w:rFonts w:ascii="Calibri" w:hAnsi="Calibri" w:cs="Calibri"/>
                <w:color w:val="000000"/>
                <w:sz w:val="20"/>
                <w:szCs w:val="20"/>
              </w:rPr>
            </w:pPr>
            <w:ins w:id="1001" w:author="usuario" w:date="2026-04-13T19:44:00Z">
              <w:r w:rsidRPr="00E97C5F">
                <w:rPr>
                  <w:rFonts w:ascii="Calibri" w:hAnsi="Calibri" w:cs="Calibri"/>
                  <w:color w:val="000000"/>
                  <w:sz w:val="20"/>
                  <w:szCs w:val="20"/>
                </w:rPr>
                <w:t>NO</w:t>
              </w:r>
            </w:ins>
          </w:p>
        </w:tc>
        <w:tc>
          <w:tcPr>
            <w:tcW w:w="1134" w:type="dxa"/>
            <w:vAlign w:val="center"/>
          </w:tcPr>
          <w:p w14:paraId="04883BB7" w14:textId="691B96B6" w:rsidR="002234FE" w:rsidRPr="00E97C5F" w:rsidRDefault="002234FE" w:rsidP="002234FE">
            <w:pPr>
              <w:pStyle w:val="NormalWeb"/>
              <w:spacing w:before="120" w:beforeAutospacing="0" w:after="120" w:afterAutospacing="0"/>
              <w:jc w:val="center"/>
              <w:rPr>
                <w:ins w:id="1002" w:author="usuario" w:date="2026-04-13T19:42:00Z"/>
                <w:rFonts w:ascii="Calibri" w:hAnsi="Calibri" w:cs="Calibri"/>
                <w:color w:val="000000"/>
                <w:sz w:val="20"/>
                <w:szCs w:val="20"/>
              </w:rPr>
            </w:pPr>
            <w:ins w:id="1003" w:author="usuario" w:date="2026-04-13T19:44:00Z">
              <w:r w:rsidRPr="00E97C5F">
                <w:rPr>
                  <w:rFonts w:ascii="Calibri" w:hAnsi="Calibri" w:cs="Calibri"/>
                  <w:color w:val="000000"/>
                  <w:sz w:val="20"/>
                  <w:szCs w:val="20"/>
                </w:rPr>
                <w:t>-</w:t>
              </w:r>
            </w:ins>
          </w:p>
        </w:tc>
        <w:tc>
          <w:tcPr>
            <w:tcW w:w="4364" w:type="dxa"/>
            <w:vAlign w:val="center"/>
          </w:tcPr>
          <w:p w14:paraId="796794F3" w14:textId="5159A1F7" w:rsidR="002234FE" w:rsidRPr="00E97C5F" w:rsidRDefault="002234FE" w:rsidP="002234FE">
            <w:pPr>
              <w:pStyle w:val="NormalWeb"/>
              <w:spacing w:before="120" w:beforeAutospacing="0" w:after="120" w:afterAutospacing="0"/>
              <w:jc w:val="center"/>
              <w:rPr>
                <w:ins w:id="1004" w:author="usuario" w:date="2026-04-13T19:42:00Z"/>
                <w:rFonts w:ascii="Calibri" w:hAnsi="Calibri" w:cs="Calibri"/>
                <w:color w:val="000000"/>
                <w:sz w:val="20"/>
                <w:szCs w:val="20"/>
              </w:rPr>
            </w:pPr>
            <w:ins w:id="1005" w:author="usuario" w:date="2026-04-13T19:44:00Z">
              <w:r>
                <w:rPr>
                  <w:rFonts w:ascii="Calibri" w:hAnsi="Calibri" w:cs="Calibri"/>
                  <w:color w:val="000000"/>
                  <w:sz w:val="20"/>
                  <w:szCs w:val="20"/>
                </w:rPr>
                <w:t>Ubicación del hospital</w:t>
              </w:r>
            </w:ins>
          </w:p>
        </w:tc>
      </w:tr>
      <w:tr w:rsidR="002234FE" w:rsidRPr="00C93F72" w14:paraId="70057C0D" w14:textId="77777777" w:rsidTr="00C93F72">
        <w:trPr>
          <w:ins w:id="1006" w:author="usuario" w:date="2026-04-13T19:42:00Z"/>
        </w:trPr>
        <w:tc>
          <w:tcPr>
            <w:tcW w:w="1597" w:type="dxa"/>
            <w:vAlign w:val="center"/>
          </w:tcPr>
          <w:p w14:paraId="047AC3A5" w14:textId="5048C8A8" w:rsidR="002234FE" w:rsidRPr="00E97C5F" w:rsidRDefault="002234FE" w:rsidP="002234FE">
            <w:pPr>
              <w:pStyle w:val="NormalWeb"/>
              <w:spacing w:before="120" w:beforeAutospacing="0" w:after="120" w:afterAutospacing="0"/>
              <w:jc w:val="center"/>
              <w:rPr>
                <w:ins w:id="1007" w:author="usuario" w:date="2026-04-13T19:42:00Z"/>
                <w:rFonts w:ascii="Calibri" w:hAnsi="Calibri" w:cs="Calibri"/>
                <w:color w:val="000000"/>
                <w:sz w:val="20"/>
                <w:szCs w:val="20"/>
              </w:rPr>
            </w:pPr>
            <w:ins w:id="1008" w:author="usuario" w:date="2026-04-13T19:45:00Z">
              <w:r>
                <w:rPr>
                  <w:rFonts w:ascii="Calibri" w:hAnsi="Calibri" w:cs="Calibri"/>
                  <w:b/>
                  <w:bCs/>
                  <w:color w:val="000000"/>
                  <w:sz w:val="20"/>
                  <w:szCs w:val="20"/>
                </w:rPr>
                <w:t>Tipo</w:t>
              </w:r>
            </w:ins>
          </w:p>
        </w:tc>
        <w:tc>
          <w:tcPr>
            <w:tcW w:w="1280" w:type="dxa"/>
            <w:vAlign w:val="center"/>
          </w:tcPr>
          <w:p w14:paraId="74B03E58" w14:textId="36C07477" w:rsidR="002234FE" w:rsidRPr="00E97C5F" w:rsidRDefault="002234FE" w:rsidP="002234FE">
            <w:pPr>
              <w:pStyle w:val="NormalWeb"/>
              <w:spacing w:before="120" w:beforeAutospacing="0" w:after="120" w:afterAutospacing="0"/>
              <w:jc w:val="center"/>
              <w:rPr>
                <w:ins w:id="1009" w:author="usuario" w:date="2026-04-13T19:42:00Z"/>
                <w:rFonts w:ascii="Calibri" w:hAnsi="Calibri" w:cs="Calibri"/>
                <w:color w:val="000000"/>
                <w:sz w:val="20"/>
                <w:szCs w:val="20"/>
              </w:rPr>
            </w:pPr>
            <w:ins w:id="1010" w:author="usuario" w:date="2026-04-13T19:45:00Z">
              <w:r w:rsidRPr="00E97C5F">
                <w:rPr>
                  <w:rFonts w:ascii="Calibri" w:hAnsi="Calibri" w:cs="Calibri"/>
                  <w:color w:val="000000"/>
                  <w:sz w:val="20"/>
                  <w:szCs w:val="20"/>
                </w:rPr>
                <w:t>VARCHAR (50)</w:t>
              </w:r>
            </w:ins>
          </w:p>
        </w:tc>
        <w:tc>
          <w:tcPr>
            <w:tcW w:w="975" w:type="dxa"/>
            <w:vAlign w:val="center"/>
          </w:tcPr>
          <w:p w14:paraId="2854B905" w14:textId="254B2993" w:rsidR="002234FE" w:rsidRPr="00E97C5F" w:rsidRDefault="002234FE" w:rsidP="002234FE">
            <w:pPr>
              <w:pStyle w:val="NormalWeb"/>
              <w:spacing w:before="120" w:beforeAutospacing="0" w:after="120" w:afterAutospacing="0"/>
              <w:jc w:val="center"/>
              <w:rPr>
                <w:ins w:id="1011" w:author="usuario" w:date="2026-04-13T19:42:00Z"/>
                <w:rFonts w:ascii="Calibri" w:hAnsi="Calibri" w:cs="Calibri"/>
                <w:color w:val="000000"/>
                <w:sz w:val="20"/>
                <w:szCs w:val="20"/>
              </w:rPr>
            </w:pPr>
            <w:ins w:id="1012" w:author="usuario" w:date="2026-04-13T19:45:00Z">
              <w:r w:rsidRPr="00E97C5F">
                <w:rPr>
                  <w:rFonts w:ascii="Calibri" w:hAnsi="Calibri" w:cs="Calibri"/>
                  <w:color w:val="000000"/>
                  <w:sz w:val="20"/>
                  <w:szCs w:val="20"/>
                </w:rPr>
                <w:t>NO</w:t>
              </w:r>
            </w:ins>
          </w:p>
        </w:tc>
        <w:tc>
          <w:tcPr>
            <w:tcW w:w="1134" w:type="dxa"/>
            <w:vAlign w:val="center"/>
          </w:tcPr>
          <w:p w14:paraId="4FBF1C64" w14:textId="77777777" w:rsidR="002234FE" w:rsidRDefault="002234FE" w:rsidP="002234FE">
            <w:pPr>
              <w:pStyle w:val="NormalWeb"/>
              <w:spacing w:before="120" w:beforeAutospacing="0" w:after="120" w:afterAutospacing="0"/>
              <w:jc w:val="center"/>
              <w:rPr>
                <w:ins w:id="1013" w:author="usuario" w:date="2026-04-13T19:45:00Z"/>
                <w:rFonts w:ascii="Calibri" w:hAnsi="Calibri" w:cs="Calibri"/>
                <w:color w:val="000000"/>
                <w:sz w:val="20"/>
                <w:szCs w:val="20"/>
              </w:rPr>
            </w:pPr>
            <w:ins w:id="1014" w:author="usuario" w:date="2026-04-13T19:45:00Z">
              <w:r>
                <w:rPr>
                  <w:rFonts w:ascii="Calibri" w:hAnsi="Calibri" w:cs="Calibri"/>
                  <w:color w:val="000000"/>
                  <w:sz w:val="20"/>
                  <w:szCs w:val="20"/>
                </w:rPr>
                <w:t>Publico</w:t>
              </w:r>
            </w:ins>
          </w:p>
          <w:p w14:paraId="554AC2D1" w14:textId="0CA14851" w:rsidR="002234FE" w:rsidRPr="00E97C5F" w:rsidRDefault="002234FE" w:rsidP="002234FE">
            <w:pPr>
              <w:pStyle w:val="NormalWeb"/>
              <w:spacing w:before="120" w:beforeAutospacing="0" w:after="120" w:afterAutospacing="0"/>
              <w:jc w:val="center"/>
              <w:rPr>
                <w:ins w:id="1015" w:author="usuario" w:date="2026-04-13T19:42:00Z"/>
                <w:rFonts w:ascii="Calibri" w:hAnsi="Calibri" w:cs="Calibri"/>
                <w:color w:val="000000"/>
                <w:sz w:val="20"/>
                <w:szCs w:val="20"/>
              </w:rPr>
            </w:pPr>
            <w:ins w:id="1016" w:author="usuario" w:date="2026-04-13T19:45:00Z">
              <w:r>
                <w:rPr>
                  <w:rFonts w:ascii="Calibri" w:hAnsi="Calibri" w:cs="Calibri"/>
                  <w:color w:val="000000"/>
                  <w:sz w:val="20"/>
                  <w:szCs w:val="20"/>
                </w:rPr>
                <w:t>Privado</w:t>
              </w:r>
            </w:ins>
          </w:p>
        </w:tc>
        <w:tc>
          <w:tcPr>
            <w:tcW w:w="4364" w:type="dxa"/>
            <w:vAlign w:val="center"/>
          </w:tcPr>
          <w:p w14:paraId="3020A923" w14:textId="102F518C" w:rsidR="002234FE" w:rsidRPr="00E97C5F" w:rsidRDefault="002234FE" w:rsidP="002234FE">
            <w:pPr>
              <w:pStyle w:val="NormalWeb"/>
              <w:spacing w:before="120" w:beforeAutospacing="0" w:after="120" w:afterAutospacing="0"/>
              <w:jc w:val="center"/>
              <w:rPr>
                <w:ins w:id="1017" w:author="usuario" w:date="2026-04-13T19:42:00Z"/>
                <w:rFonts w:ascii="Calibri" w:hAnsi="Calibri" w:cs="Calibri"/>
                <w:color w:val="000000"/>
                <w:sz w:val="20"/>
                <w:szCs w:val="20"/>
              </w:rPr>
            </w:pPr>
            <w:ins w:id="1018" w:author="usuario" w:date="2026-04-13T19:45:00Z">
              <w:r w:rsidRPr="002234FE">
                <w:rPr>
                  <w:rFonts w:ascii="Calibri" w:hAnsi="Calibri" w:cs="Calibri"/>
                  <w:color w:val="000000"/>
                  <w:sz w:val="20"/>
                  <w:szCs w:val="20"/>
                </w:rPr>
                <w:t>Tipo de gestión del hospital</w:t>
              </w:r>
            </w:ins>
          </w:p>
        </w:tc>
      </w:tr>
      <w:tr w:rsidR="002234FE" w:rsidRPr="00C93F72" w14:paraId="64C856C2" w14:textId="77777777" w:rsidTr="00C93F72">
        <w:trPr>
          <w:ins w:id="1019" w:author="usuario" w:date="2026-04-13T19:42:00Z"/>
        </w:trPr>
        <w:tc>
          <w:tcPr>
            <w:tcW w:w="1597" w:type="dxa"/>
            <w:vAlign w:val="center"/>
          </w:tcPr>
          <w:p w14:paraId="1D7504D9" w14:textId="1D057591" w:rsidR="002234FE" w:rsidRDefault="002234FE" w:rsidP="00C93F72">
            <w:pPr>
              <w:pStyle w:val="NormalWeb"/>
              <w:spacing w:before="120" w:beforeAutospacing="0" w:after="120" w:afterAutospacing="0"/>
              <w:jc w:val="center"/>
              <w:rPr>
                <w:ins w:id="1020" w:author="usuario" w:date="2026-04-13T19:42:00Z"/>
                <w:rFonts w:ascii="Calibri" w:hAnsi="Calibri" w:cs="Calibri"/>
                <w:b/>
                <w:bCs/>
                <w:color w:val="000000"/>
                <w:sz w:val="20"/>
                <w:szCs w:val="20"/>
                <w:lang w:val="es-ES" w:eastAsia="es-ES"/>
              </w:rPr>
            </w:pPr>
            <w:ins w:id="1021" w:author="usuario" w:date="2026-04-13T19:45:00Z">
              <w:r>
                <w:rPr>
                  <w:rFonts w:ascii="Calibri" w:hAnsi="Calibri" w:cs="Calibri"/>
                  <w:b/>
                  <w:bCs/>
                  <w:color w:val="000000"/>
                  <w:sz w:val="20"/>
                  <w:szCs w:val="20"/>
                  <w:lang w:val="es-ES" w:eastAsia="es-ES"/>
                </w:rPr>
                <w:t>Capacidad</w:t>
              </w:r>
            </w:ins>
          </w:p>
        </w:tc>
        <w:tc>
          <w:tcPr>
            <w:tcW w:w="1280" w:type="dxa"/>
            <w:vAlign w:val="center"/>
          </w:tcPr>
          <w:p w14:paraId="2D47B1B4" w14:textId="43BC13F4" w:rsidR="002234FE" w:rsidRDefault="002234FE" w:rsidP="00C93F72">
            <w:pPr>
              <w:pStyle w:val="NormalWeb"/>
              <w:spacing w:before="120" w:beforeAutospacing="0" w:after="120" w:afterAutospacing="0"/>
              <w:jc w:val="center"/>
              <w:rPr>
                <w:ins w:id="1022" w:author="usuario" w:date="2026-04-13T19:42:00Z"/>
                <w:rFonts w:ascii="Calibri" w:hAnsi="Calibri" w:cs="Calibri"/>
                <w:color w:val="000000"/>
                <w:sz w:val="20"/>
                <w:szCs w:val="20"/>
              </w:rPr>
            </w:pPr>
            <w:ins w:id="1023" w:author="usuario" w:date="2026-04-13T19:45:00Z">
              <w:r>
                <w:rPr>
                  <w:rFonts w:ascii="Calibri" w:hAnsi="Calibri" w:cs="Calibri"/>
                  <w:color w:val="000000"/>
                  <w:sz w:val="20"/>
                  <w:szCs w:val="20"/>
                </w:rPr>
                <w:t>INT</w:t>
              </w:r>
            </w:ins>
          </w:p>
        </w:tc>
        <w:tc>
          <w:tcPr>
            <w:tcW w:w="975" w:type="dxa"/>
            <w:vAlign w:val="center"/>
          </w:tcPr>
          <w:p w14:paraId="32791B10" w14:textId="77777777" w:rsidR="002234FE" w:rsidRDefault="002234FE" w:rsidP="00C93F72">
            <w:pPr>
              <w:pStyle w:val="NormalWeb"/>
              <w:spacing w:before="120" w:beforeAutospacing="0" w:after="120" w:afterAutospacing="0"/>
              <w:jc w:val="center"/>
              <w:rPr>
                <w:ins w:id="1024" w:author="usuario" w:date="2026-04-13T19:42:00Z"/>
                <w:rFonts w:ascii="Calibri" w:hAnsi="Calibri" w:cs="Calibri"/>
                <w:color w:val="000000"/>
                <w:sz w:val="20"/>
                <w:szCs w:val="20"/>
              </w:rPr>
            </w:pPr>
            <w:ins w:id="1025" w:author="usuario" w:date="2026-04-13T19:42:00Z">
              <w:r>
                <w:rPr>
                  <w:rFonts w:ascii="Calibri" w:hAnsi="Calibri" w:cs="Calibri"/>
                  <w:color w:val="000000"/>
                  <w:sz w:val="20"/>
                  <w:szCs w:val="20"/>
                </w:rPr>
                <w:t>NO</w:t>
              </w:r>
            </w:ins>
          </w:p>
        </w:tc>
        <w:tc>
          <w:tcPr>
            <w:tcW w:w="1134" w:type="dxa"/>
            <w:vAlign w:val="center"/>
          </w:tcPr>
          <w:p w14:paraId="6B0FF207" w14:textId="6FB6ADBD" w:rsidR="002234FE" w:rsidRDefault="0064361F" w:rsidP="00C93F72">
            <w:pPr>
              <w:pStyle w:val="NormalWeb"/>
              <w:spacing w:before="120" w:beforeAutospacing="0" w:after="120" w:afterAutospacing="0"/>
              <w:jc w:val="center"/>
              <w:rPr>
                <w:ins w:id="1026" w:author="usuario" w:date="2026-04-13T19:42:00Z"/>
                <w:rFonts w:ascii="Calibri" w:hAnsi="Calibri" w:cs="Calibri"/>
                <w:color w:val="000000"/>
                <w:sz w:val="20"/>
                <w:szCs w:val="20"/>
              </w:rPr>
            </w:pPr>
            <w:ins w:id="1027" w:author="Elena Monutti" w:date="2026-04-13T21:04:00Z">
              <w:r>
                <w:rPr>
                  <w:rFonts w:ascii="Calibri" w:hAnsi="Calibri" w:cs="Calibri"/>
                  <w:color w:val="000000"/>
                  <w:sz w:val="20"/>
                  <w:szCs w:val="20"/>
                </w:rPr>
                <w:t>-</w:t>
              </w:r>
            </w:ins>
          </w:p>
        </w:tc>
        <w:tc>
          <w:tcPr>
            <w:tcW w:w="4364" w:type="dxa"/>
            <w:vAlign w:val="center"/>
          </w:tcPr>
          <w:p w14:paraId="5DC4DFBE" w14:textId="282B5F0C" w:rsidR="002234FE" w:rsidRPr="00141463" w:rsidRDefault="002234FE" w:rsidP="00C93F72">
            <w:pPr>
              <w:pStyle w:val="NormalWeb"/>
              <w:spacing w:before="120" w:beforeAutospacing="0" w:after="120" w:afterAutospacing="0"/>
              <w:jc w:val="center"/>
              <w:rPr>
                <w:ins w:id="1028" w:author="usuario" w:date="2026-04-13T19:42:00Z"/>
                <w:rFonts w:ascii="Calibri" w:hAnsi="Calibri" w:cs="Calibri"/>
                <w:color w:val="000000"/>
                <w:sz w:val="20"/>
                <w:szCs w:val="20"/>
              </w:rPr>
            </w:pPr>
            <w:ins w:id="1029" w:author="usuario" w:date="2026-04-13T19:46:00Z">
              <w:r w:rsidRPr="002234FE">
                <w:rPr>
                  <w:rFonts w:ascii="Calibri" w:hAnsi="Calibri" w:cs="Calibri"/>
                  <w:color w:val="000000"/>
                  <w:sz w:val="20"/>
                  <w:szCs w:val="20"/>
                </w:rPr>
                <w:t>Cantidad máxima de pacientes/camas</w:t>
              </w:r>
            </w:ins>
          </w:p>
        </w:tc>
      </w:tr>
    </w:tbl>
    <w:p w14:paraId="2716BF12" w14:textId="77777777" w:rsidR="0064361F" w:rsidRDefault="0064361F">
      <w:pPr>
        <w:rPr>
          <w:ins w:id="1030" w:author="usuario" w:date="2026-04-13T19:47:00Z"/>
          <w:lang w:val="es-AR"/>
        </w:rPr>
      </w:pPr>
    </w:p>
    <w:p w14:paraId="065CC4AC" w14:textId="0DD2C5D4" w:rsidR="002234FE" w:rsidRDefault="002234FE" w:rsidP="008925B7">
      <w:pPr>
        <w:pStyle w:val="NormalWeb"/>
        <w:spacing w:before="120" w:beforeAutospacing="0" w:after="120" w:afterAutospacing="0"/>
        <w:jc w:val="both"/>
        <w:rPr>
          <w:ins w:id="1031" w:author="usuario" w:date="2026-04-13T19:47:00Z"/>
          <w:rFonts w:ascii="Arial" w:hAnsi="Arial" w:cs="Arial"/>
          <w:b/>
          <w:bCs/>
          <w:color w:val="000000"/>
          <w:sz w:val="22"/>
          <w:szCs w:val="22"/>
        </w:rPr>
        <w:pPrChange w:id="1032" w:author="Elena Monutti" w:date="2026-04-13T21:19:00Z">
          <w:pPr>
            <w:pStyle w:val="NormalWeb"/>
            <w:spacing w:before="120" w:beforeAutospacing="0" w:after="120" w:afterAutospacing="0"/>
          </w:pPr>
        </w:pPrChange>
      </w:pPr>
      <w:ins w:id="1033" w:author="usuario" w:date="2026-04-13T19:47:00Z">
        <w:r>
          <w:rPr>
            <w:rFonts w:ascii="Arial" w:hAnsi="Arial" w:cs="Arial"/>
            <w:b/>
            <w:bCs/>
            <w:color w:val="000000"/>
            <w:sz w:val="22"/>
            <w:szCs w:val="22"/>
          </w:rPr>
          <w:t xml:space="preserve">Entidad: </w:t>
        </w:r>
        <w:r w:rsidR="006C5B3D">
          <w:rPr>
            <w:rFonts w:ascii="Arial" w:hAnsi="Arial" w:cs="Arial"/>
            <w:b/>
            <w:bCs/>
            <w:color w:val="000000"/>
            <w:sz w:val="22"/>
            <w:szCs w:val="22"/>
          </w:rPr>
          <w:t xml:space="preserve">Diagnostico </w:t>
        </w:r>
      </w:ins>
    </w:p>
    <w:p w14:paraId="2FF1AABD" w14:textId="711128A4" w:rsidR="002234FE" w:rsidRPr="00E97C5F" w:rsidRDefault="002234FE" w:rsidP="008925B7">
      <w:pPr>
        <w:pStyle w:val="NormalWeb"/>
        <w:spacing w:before="120" w:beforeAutospacing="0" w:after="120" w:afterAutospacing="0"/>
        <w:jc w:val="both"/>
        <w:rPr>
          <w:ins w:id="1034" w:author="usuario" w:date="2026-04-13T19:47:00Z"/>
          <w:rFonts w:ascii="Arial" w:hAnsi="Arial" w:cs="Arial"/>
          <w:color w:val="000000"/>
          <w:sz w:val="22"/>
          <w:szCs w:val="22"/>
        </w:rPr>
        <w:pPrChange w:id="1035" w:author="Elena Monutti" w:date="2026-04-13T21:19:00Z">
          <w:pPr>
            <w:pStyle w:val="NormalWeb"/>
            <w:spacing w:before="120" w:beforeAutospacing="0" w:after="120" w:afterAutospacing="0"/>
          </w:pPr>
        </w:pPrChange>
      </w:pPr>
      <w:ins w:id="1036" w:author="usuario" w:date="2026-04-13T19:47:00Z">
        <w:r>
          <w:rPr>
            <w:rFonts w:ascii="Arial" w:hAnsi="Arial" w:cs="Arial"/>
            <w:b/>
            <w:bCs/>
            <w:color w:val="000000"/>
            <w:sz w:val="22"/>
            <w:szCs w:val="22"/>
          </w:rPr>
          <w:t xml:space="preserve">Clave Primaria: </w:t>
        </w:r>
        <w:r w:rsidR="006C5B3D">
          <w:rPr>
            <w:rFonts w:ascii="Arial" w:hAnsi="Arial" w:cs="Arial"/>
            <w:b/>
            <w:bCs/>
            <w:color w:val="000000"/>
            <w:sz w:val="22"/>
            <w:szCs w:val="22"/>
          </w:rPr>
          <w:t xml:space="preserve">Num_Diagnostico </w:t>
        </w:r>
        <w:r>
          <w:rPr>
            <w:rFonts w:ascii="Arial" w:hAnsi="Arial" w:cs="Arial"/>
            <w:color w:val="000000"/>
            <w:sz w:val="22"/>
            <w:szCs w:val="22"/>
          </w:rPr>
          <w:t xml:space="preserve"> </w:t>
        </w:r>
      </w:ins>
    </w:p>
    <w:tbl>
      <w:tblPr>
        <w:tblStyle w:val="Tablaconcuadrcula"/>
        <w:tblW w:w="0" w:type="auto"/>
        <w:tblLook w:val="04A0" w:firstRow="1" w:lastRow="0" w:firstColumn="1" w:lastColumn="0" w:noHBand="0" w:noVBand="1"/>
      </w:tblPr>
      <w:tblGrid>
        <w:gridCol w:w="1691"/>
        <w:gridCol w:w="1267"/>
        <w:gridCol w:w="973"/>
        <w:gridCol w:w="1128"/>
        <w:gridCol w:w="4291"/>
      </w:tblGrid>
      <w:tr w:rsidR="002234FE" w:rsidRPr="00E97C5F" w14:paraId="625FE863" w14:textId="77777777" w:rsidTr="006C5B3D">
        <w:trPr>
          <w:ins w:id="1037" w:author="usuario" w:date="2026-04-13T19:47:00Z"/>
        </w:trPr>
        <w:tc>
          <w:tcPr>
            <w:tcW w:w="1691" w:type="dxa"/>
            <w:shd w:val="clear" w:color="auto" w:fill="00B0F0"/>
            <w:vAlign w:val="center"/>
          </w:tcPr>
          <w:p w14:paraId="652FED99" w14:textId="77777777" w:rsidR="002234FE" w:rsidRPr="00E97C5F" w:rsidRDefault="002234FE" w:rsidP="00C93F72">
            <w:pPr>
              <w:pStyle w:val="NormalWeb"/>
              <w:spacing w:before="120" w:beforeAutospacing="0" w:after="120" w:afterAutospacing="0"/>
              <w:jc w:val="center"/>
              <w:rPr>
                <w:ins w:id="1038" w:author="usuario" w:date="2026-04-13T19:47:00Z"/>
                <w:rFonts w:ascii="Calibri" w:hAnsi="Calibri" w:cs="Calibri"/>
                <w:b/>
                <w:bCs/>
                <w:color w:val="000000"/>
                <w:sz w:val="20"/>
                <w:szCs w:val="20"/>
              </w:rPr>
            </w:pPr>
            <w:ins w:id="1039" w:author="usuario" w:date="2026-04-13T19:47:00Z">
              <w:r w:rsidRPr="00E97C5F">
                <w:rPr>
                  <w:rFonts w:ascii="Calibri" w:hAnsi="Calibri" w:cs="Calibri"/>
                  <w:b/>
                  <w:bCs/>
                  <w:color w:val="000000"/>
                  <w:sz w:val="20"/>
                  <w:szCs w:val="20"/>
                </w:rPr>
                <w:t>Atributos</w:t>
              </w:r>
            </w:ins>
          </w:p>
        </w:tc>
        <w:tc>
          <w:tcPr>
            <w:tcW w:w="1267" w:type="dxa"/>
            <w:shd w:val="clear" w:color="auto" w:fill="00B0F0"/>
            <w:vAlign w:val="center"/>
          </w:tcPr>
          <w:p w14:paraId="7ABAF7B8" w14:textId="77777777" w:rsidR="002234FE" w:rsidRPr="00E97C5F" w:rsidRDefault="002234FE" w:rsidP="00C93F72">
            <w:pPr>
              <w:pStyle w:val="NormalWeb"/>
              <w:spacing w:before="120" w:beforeAutospacing="0" w:after="120" w:afterAutospacing="0"/>
              <w:jc w:val="center"/>
              <w:rPr>
                <w:ins w:id="1040" w:author="usuario" w:date="2026-04-13T19:47:00Z"/>
                <w:rFonts w:ascii="Calibri" w:hAnsi="Calibri" w:cs="Calibri"/>
                <w:b/>
                <w:bCs/>
                <w:color w:val="000000"/>
                <w:sz w:val="20"/>
                <w:szCs w:val="20"/>
              </w:rPr>
            </w:pPr>
            <w:ins w:id="1041" w:author="usuario" w:date="2026-04-13T19:47:00Z">
              <w:r w:rsidRPr="00E97C5F">
                <w:rPr>
                  <w:rFonts w:ascii="Calibri" w:hAnsi="Calibri" w:cs="Calibri"/>
                  <w:b/>
                  <w:bCs/>
                  <w:color w:val="000000"/>
                  <w:sz w:val="20"/>
                  <w:szCs w:val="20"/>
                </w:rPr>
                <w:t>Tipo de datos</w:t>
              </w:r>
            </w:ins>
          </w:p>
        </w:tc>
        <w:tc>
          <w:tcPr>
            <w:tcW w:w="973" w:type="dxa"/>
            <w:shd w:val="clear" w:color="auto" w:fill="00B0F0"/>
            <w:vAlign w:val="center"/>
          </w:tcPr>
          <w:p w14:paraId="71BE58AF" w14:textId="77777777" w:rsidR="002234FE" w:rsidRPr="00E97C5F" w:rsidRDefault="002234FE" w:rsidP="00C93F72">
            <w:pPr>
              <w:pStyle w:val="NormalWeb"/>
              <w:spacing w:before="120" w:beforeAutospacing="0" w:after="120" w:afterAutospacing="0"/>
              <w:jc w:val="center"/>
              <w:rPr>
                <w:ins w:id="1042" w:author="usuario" w:date="2026-04-13T19:47:00Z"/>
                <w:rFonts w:ascii="Calibri" w:hAnsi="Calibri" w:cs="Calibri"/>
                <w:b/>
                <w:bCs/>
                <w:color w:val="000000"/>
                <w:sz w:val="20"/>
                <w:szCs w:val="20"/>
              </w:rPr>
            </w:pPr>
            <w:ins w:id="1043" w:author="usuario" w:date="2026-04-13T19:47:00Z">
              <w:r w:rsidRPr="00E97C5F">
                <w:rPr>
                  <w:rFonts w:ascii="Calibri" w:hAnsi="Calibri" w:cs="Calibri"/>
                  <w:b/>
                  <w:bCs/>
                  <w:color w:val="000000"/>
                  <w:sz w:val="20"/>
                  <w:szCs w:val="20"/>
                </w:rPr>
                <w:t>Permite NULL</w:t>
              </w:r>
            </w:ins>
          </w:p>
        </w:tc>
        <w:tc>
          <w:tcPr>
            <w:tcW w:w="1128" w:type="dxa"/>
            <w:shd w:val="clear" w:color="auto" w:fill="00B0F0"/>
            <w:vAlign w:val="center"/>
          </w:tcPr>
          <w:p w14:paraId="2E5D21BE" w14:textId="77777777" w:rsidR="002234FE" w:rsidRPr="00E97C5F" w:rsidRDefault="002234FE" w:rsidP="00C93F72">
            <w:pPr>
              <w:pStyle w:val="NormalWeb"/>
              <w:spacing w:before="120" w:beforeAutospacing="0" w:after="120" w:afterAutospacing="0"/>
              <w:jc w:val="center"/>
              <w:rPr>
                <w:ins w:id="1044" w:author="usuario" w:date="2026-04-13T19:47:00Z"/>
                <w:rFonts w:ascii="Calibri" w:hAnsi="Calibri" w:cs="Calibri"/>
                <w:b/>
                <w:bCs/>
                <w:color w:val="000000"/>
                <w:sz w:val="20"/>
                <w:szCs w:val="20"/>
              </w:rPr>
            </w:pPr>
            <w:ins w:id="1045" w:author="usuario" w:date="2026-04-13T19:47:00Z">
              <w:r w:rsidRPr="00E97C5F">
                <w:rPr>
                  <w:rFonts w:ascii="Calibri" w:hAnsi="Calibri" w:cs="Calibri"/>
                  <w:b/>
                  <w:bCs/>
                  <w:color w:val="000000"/>
                  <w:sz w:val="20"/>
                  <w:szCs w:val="20"/>
                </w:rPr>
                <w:t>Valores posibles</w:t>
              </w:r>
            </w:ins>
          </w:p>
        </w:tc>
        <w:tc>
          <w:tcPr>
            <w:tcW w:w="4291" w:type="dxa"/>
            <w:shd w:val="clear" w:color="auto" w:fill="00B0F0"/>
            <w:vAlign w:val="center"/>
          </w:tcPr>
          <w:p w14:paraId="45E44CB7" w14:textId="77777777" w:rsidR="002234FE" w:rsidRPr="00E97C5F" w:rsidRDefault="002234FE" w:rsidP="00C93F72">
            <w:pPr>
              <w:pStyle w:val="NormalWeb"/>
              <w:spacing w:before="120" w:beforeAutospacing="0" w:after="120" w:afterAutospacing="0"/>
              <w:jc w:val="center"/>
              <w:rPr>
                <w:ins w:id="1046" w:author="usuario" w:date="2026-04-13T19:47:00Z"/>
                <w:rFonts w:ascii="Calibri" w:hAnsi="Calibri" w:cs="Calibri"/>
                <w:b/>
                <w:bCs/>
                <w:color w:val="000000"/>
                <w:sz w:val="20"/>
                <w:szCs w:val="20"/>
              </w:rPr>
            </w:pPr>
            <w:ins w:id="1047" w:author="usuario" w:date="2026-04-13T19:47:00Z">
              <w:r w:rsidRPr="00E97C5F">
                <w:rPr>
                  <w:rFonts w:ascii="Calibri" w:hAnsi="Calibri" w:cs="Calibri"/>
                  <w:b/>
                  <w:bCs/>
                  <w:color w:val="000000"/>
                  <w:sz w:val="20"/>
                  <w:szCs w:val="20"/>
                </w:rPr>
                <w:t xml:space="preserve">Descripción </w:t>
              </w:r>
            </w:ins>
          </w:p>
        </w:tc>
      </w:tr>
      <w:tr w:rsidR="002234FE" w:rsidRPr="00E97C5F" w14:paraId="0D3D8EC5" w14:textId="77777777" w:rsidTr="006C5B3D">
        <w:trPr>
          <w:ins w:id="1048" w:author="usuario" w:date="2026-04-13T19:47:00Z"/>
        </w:trPr>
        <w:tc>
          <w:tcPr>
            <w:tcW w:w="1691" w:type="dxa"/>
            <w:vAlign w:val="center"/>
          </w:tcPr>
          <w:p w14:paraId="14630AFD" w14:textId="49D977B7" w:rsidR="002234FE" w:rsidRPr="00E97C5F" w:rsidRDefault="006C5B3D" w:rsidP="00C93F72">
            <w:pPr>
              <w:pStyle w:val="NormalWeb"/>
              <w:spacing w:before="120" w:beforeAutospacing="0" w:after="120" w:afterAutospacing="0"/>
              <w:jc w:val="center"/>
              <w:rPr>
                <w:ins w:id="1049" w:author="usuario" w:date="2026-04-13T19:47:00Z"/>
                <w:rFonts w:ascii="Arial" w:hAnsi="Arial" w:cs="Arial"/>
                <w:color w:val="000000"/>
                <w:sz w:val="20"/>
                <w:szCs w:val="20"/>
              </w:rPr>
            </w:pPr>
            <w:ins w:id="1050" w:author="usuario" w:date="2026-04-13T19:47:00Z">
              <w:r>
                <w:rPr>
                  <w:rFonts w:ascii="Calibri" w:hAnsi="Calibri" w:cs="Calibri"/>
                  <w:b/>
                  <w:bCs/>
                  <w:color w:val="000000"/>
                  <w:sz w:val="20"/>
                  <w:szCs w:val="20"/>
                  <w:lang w:val="es-ES" w:eastAsia="es-ES"/>
                </w:rPr>
                <w:t>Num_Diagnostico</w:t>
              </w:r>
            </w:ins>
          </w:p>
        </w:tc>
        <w:tc>
          <w:tcPr>
            <w:tcW w:w="1267" w:type="dxa"/>
            <w:vAlign w:val="center"/>
          </w:tcPr>
          <w:p w14:paraId="36A94A67" w14:textId="60D4EFDD" w:rsidR="002234FE" w:rsidRPr="00E97C5F" w:rsidRDefault="002234FE" w:rsidP="00C93F72">
            <w:pPr>
              <w:pStyle w:val="NormalWeb"/>
              <w:spacing w:before="120" w:beforeAutospacing="0" w:after="120" w:afterAutospacing="0"/>
              <w:jc w:val="center"/>
              <w:rPr>
                <w:ins w:id="1051" w:author="usuario" w:date="2026-04-13T19:47:00Z"/>
                <w:rFonts w:ascii="Arial" w:hAnsi="Arial" w:cs="Arial"/>
                <w:color w:val="000000"/>
                <w:sz w:val="20"/>
                <w:szCs w:val="20"/>
              </w:rPr>
            </w:pPr>
            <w:ins w:id="1052" w:author="usuario" w:date="2026-04-13T19:47:00Z">
              <w:r>
                <w:rPr>
                  <w:rFonts w:ascii="Calibri" w:hAnsi="Calibri" w:cs="Calibri"/>
                  <w:color w:val="000000"/>
                  <w:sz w:val="20"/>
                  <w:szCs w:val="20"/>
                  <w:lang w:val="es-ES" w:eastAsia="es-ES"/>
                </w:rPr>
                <w:t xml:space="preserve">INT </w:t>
              </w:r>
            </w:ins>
          </w:p>
        </w:tc>
        <w:tc>
          <w:tcPr>
            <w:tcW w:w="973" w:type="dxa"/>
            <w:vAlign w:val="center"/>
          </w:tcPr>
          <w:p w14:paraId="179817A1" w14:textId="77777777" w:rsidR="002234FE" w:rsidRPr="00E97C5F" w:rsidRDefault="002234FE" w:rsidP="00C93F72">
            <w:pPr>
              <w:pStyle w:val="NormalWeb"/>
              <w:spacing w:before="120" w:beforeAutospacing="0" w:after="120" w:afterAutospacing="0"/>
              <w:jc w:val="center"/>
              <w:rPr>
                <w:ins w:id="1053" w:author="usuario" w:date="2026-04-13T19:47:00Z"/>
                <w:rFonts w:ascii="Arial" w:hAnsi="Arial" w:cs="Arial"/>
                <w:color w:val="000000"/>
                <w:sz w:val="20"/>
                <w:szCs w:val="20"/>
              </w:rPr>
            </w:pPr>
            <w:ins w:id="1054" w:author="usuario" w:date="2026-04-13T19:47:00Z">
              <w:r>
                <w:rPr>
                  <w:rFonts w:ascii="Arial" w:hAnsi="Arial" w:cs="Arial"/>
                  <w:color w:val="000000"/>
                  <w:sz w:val="20"/>
                  <w:szCs w:val="20"/>
                </w:rPr>
                <w:t>NO</w:t>
              </w:r>
            </w:ins>
          </w:p>
        </w:tc>
        <w:tc>
          <w:tcPr>
            <w:tcW w:w="1128" w:type="dxa"/>
            <w:vAlign w:val="center"/>
          </w:tcPr>
          <w:p w14:paraId="40CF3688" w14:textId="77777777" w:rsidR="002234FE" w:rsidRPr="00E97C5F" w:rsidRDefault="002234FE" w:rsidP="00C93F72">
            <w:pPr>
              <w:pStyle w:val="NormalWeb"/>
              <w:spacing w:before="120" w:beforeAutospacing="0" w:after="120" w:afterAutospacing="0"/>
              <w:jc w:val="center"/>
              <w:rPr>
                <w:ins w:id="1055" w:author="usuario" w:date="2026-04-13T19:47:00Z"/>
                <w:rFonts w:ascii="Arial" w:hAnsi="Arial" w:cs="Arial"/>
                <w:color w:val="000000"/>
                <w:sz w:val="20"/>
                <w:szCs w:val="20"/>
              </w:rPr>
            </w:pPr>
            <w:ins w:id="1056" w:author="usuario" w:date="2026-04-13T19:47:00Z">
              <w:r>
                <w:rPr>
                  <w:rFonts w:ascii="Arial" w:hAnsi="Arial" w:cs="Arial"/>
                  <w:color w:val="000000"/>
                  <w:sz w:val="20"/>
                  <w:szCs w:val="20"/>
                </w:rPr>
                <w:t>-</w:t>
              </w:r>
            </w:ins>
          </w:p>
        </w:tc>
        <w:tc>
          <w:tcPr>
            <w:tcW w:w="4291" w:type="dxa"/>
            <w:vAlign w:val="center"/>
          </w:tcPr>
          <w:p w14:paraId="686BDE57" w14:textId="6293EBCD" w:rsidR="002234FE" w:rsidRPr="00E97C5F" w:rsidRDefault="006C5B3D" w:rsidP="00C93F72">
            <w:pPr>
              <w:pStyle w:val="NormalWeb"/>
              <w:spacing w:before="120" w:beforeAutospacing="0" w:after="120" w:afterAutospacing="0"/>
              <w:jc w:val="center"/>
              <w:rPr>
                <w:ins w:id="1057" w:author="usuario" w:date="2026-04-13T19:47:00Z"/>
                <w:rFonts w:ascii="Calibri" w:hAnsi="Calibri" w:cs="Calibri"/>
                <w:color w:val="000000"/>
                <w:sz w:val="20"/>
                <w:szCs w:val="20"/>
              </w:rPr>
            </w:pPr>
            <w:ins w:id="1058" w:author="usuario" w:date="2026-04-13T19:47:00Z">
              <w:r w:rsidRPr="006C5B3D">
                <w:rPr>
                  <w:rFonts w:ascii="Calibri" w:hAnsi="Calibri" w:cs="Calibri"/>
                  <w:color w:val="000000"/>
                  <w:sz w:val="20"/>
                  <w:szCs w:val="20"/>
                </w:rPr>
                <w:t>Identificador único del diagnóstico.</w:t>
              </w:r>
            </w:ins>
          </w:p>
        </w:tc>
      </w:tr>
      <w:tr w:rsidR="006C5B3D" w:rsidRPr="00C93F72" w14:paraId="597D5F58" w14:textId="77777777" w:rsidTr="006C5B3D">
        <w:trPr>
          <w:ins w:id="1059" w:author="usuario" w:date="2026-04-13T19:47:00Z"/>
        </w:trPr>
        <w:tc>
          <w:tcPr>
            <w:tcW w:w="1691" w:type="dxa"/>
            <w:vAlign w:val="center"/>
          </w:tcPr>
          <w:p w14:paraId="0D9AC2E8" w14:textId="0CBE0E7D" w:rsidR="006C5B3D" w:rsidRPr="00E97C5F" w:rsidRDefault="006C5B3D" w:rsidP="006C5B3D">
            <w:pPr>
              <w:pStyle w:val="NormalWeb"/>
              <w:spacing w:before="120" w:beforeAutospacing="0" w:after="120" w:afterAutospacing="0"/>
              <w:jc w:val="center"/>
              <w:rPr>
                <w:ins w:id="1060" w:author="usuario" w:date="2026-04-13T19:47:00Z"/>
                <w:rFonts w:ascii="Calibri" w:hAnsi="Calibri" w:cs="Calibri"/>
                <w:b/>
                <w:bCs/>
                <w:color w:val="000000"/>
                <w:sz w:val="20"/>
                <w:szCs w:val="20"/>
              </w:rPr>
            </w:pPr>
            <w:ins w:id="1061" w:author="usuario" w:date="2026-04-13T19:47:00Z">
              <w:r>
                <w:rPr>
                  <w:rFonts w:ascii="Calibri" w:hAnsi="Calibri" w:cs="Calibri"/>
                  <w:b/>
                  <w:bCs/>
                  <w:color w:val="000000"/>
                  <w:sz w:val="20"/>
                  <w:szCs w:val="20"/>
                </w:rPr>
                <w:t>DNI</w:t>
              </w:r>
            </w:ins>
            <w:ins w:id="1062" w:author="usuario" w:date="2026-04-13T19:48:00Z">
              <w:r>
                <w:rPr>
                  <w:rFonts w:ascii="Calibri" w:hAnsi="Calibri" w:cs="Calibri"/>
                  <w:b/>
                  <w:bCs/>
                  <w:color w:val="000000"/>
                  <w:sz w:val="20"/>
                  <w:szCs w:val="20"/>
                </w:rPr>
                <w:t>_Paciente</w:t>
              </w:r>
            </w:ins>
          </w:p>
        </w:tc>
        <w:tc>
          <w:tcPr>
            <w:tcW w:w="1267" w:type="dxa"/>
            <w:vAlign w:val="center"/>
          </w:tcPr>
          <w:p w14:paraId="0533FF9F" w14:textId="544409CC" w:rsidR="006C5B3D" w:rsidRPr="00E97C5F" w:rsidRDefault="006C5B3D" w:rsidP="006C5B3D">
            <w:pPr>
              <w:pStyle w:val="NormalWeb"/>
              <w:spacing w:before="120" w:beforeAutospacing="0" w:after="120" w:afterAutospacing="0"/>
              <w:jc w:val="center"/>
              <w:rPr>
                <w:ins w:id="1063" w:author="usuario" w:date="2026-04-13T19:47:00Z"/>
                <w:rFonts w:ascii="Calibri" w:hAnsi="Calibri" w:cs="Calibri"/>
                <w:color w:val="000000"/>
                <w:sz w:val="20"/>
                <w:szCs w:val="20"/>
              </w:rPr>
            </w:pPr>
            <w:ins w:id="1064" w:author="usuario" w:date="2026-04-13T19:48:00Z">
              <w:r>
                <w:rPr>
                  <w:rFonts w:ascii="Calibri" w:hAnsi="Calibri" w:cs="Calibri"/>
                  <w:color w:val="000000"/>
                  <w:sz w:val="20"/>
                  <w:szCs w:val="20"/>
                </w:rPr>
                <w:t>INT / BGINT</w:t>
              </w:r>
            </w:ins>
          </w:p>
        </w:tc>
        <w:tc>
          <w:tcPr>
            <w:tcW w:w="973" w:type="dxa"/>
            <w:vAlign w:val="center"/>
          </w:tcPr>
          <w:p w14:paraId="36E23939" w14:textId="05A73A70" w:rsidR="006C5B3D" w:rsidRPr="00E97C5F" w:rsidRDefault="006C5B3D" w:rsidP="006C5B3D">
            <w:pPr>
              <w:pStyle w:val="NormalWeb"/>
              <w:spacing w:before="120" w:beforeAutospacing="0" w:after="120" w:afterAutospacing="0"/>
              <w:jc w:val="center"/>
              <w:rPr>
                <w:ins w:id="1065" w:author="usuario" w:date="2026-04-13T19:47:00Z"/>
                <w:rFonts w:ascii="Calibri" w:hAnsi="Calibri" w:cs="Calibri"/>
                <w:color w:val="000000"/>
                <w:sz w:val="20"/>
                <w:szCs w:val="20"/>
              </w:rPr>
            </w:pPr>
            <w:ins w:id="1066" w:author="usuario" w:date="2026-04-13T19:48:00Z">
              <w:r>
                <w:rPr>
                  <w:rFonts w:ascii="Calibri" w:hAnsi="Calibri" w:cs="Calibri"/>
                  <w:color w:val="000000"/>
                  <w:sz w:val="20"/>
                  <w:szCs w:val="20"/>
                </w:rPr>
                <w:t>NO</w:t>
              </w:r>
            </w:ins>
          </w:p>
        </w:tc>
        <w:tc>
          <w:tcPr>
            <w:tcW w:w="1128" w:type="dxa"/>
            <w:vAlign w:val="center"/>
          </w:tcPr>
          <w:p w14:paraId="1FBA1DF8" w14:textId="29D79DA9" w:rsidR="006C5B3D" w:rsidRPr="00E97C5F" w:rsidRDefault="006C5B3D" w:rsidP="006C5B3D">
            <w:pPr>
              <w:pStyle w:val="NormalWeb"/>
              <w:spacing w:before="120" w:beforeAutospacing="0" w:after="120" w:afterAutospacing="0"/>
              <w:jc w:val="center"/>
              <w:rPr>
                <w:ins w:id="1067" w:author="usuario" w:date="2026-04-13T19:47:00Z"/>
                <w:rFonts w:ascii="Calibri" w:hAnsi="Calibri" w:cs="Calibri"/>
                <w:color w:val="000000"/>
                <w:sz w:val="20"/>
                <w:szCs w:val="20"/>
              </w:rPr>
            </w:pPr>
            <w:ins w:id="1068" w:author="usuario" w:date="2026-04-13T19:48:00Z">
              <w:r>
                <w:rPr>
                  <w:rFonts w:ascii="Calibri" w:hAnsi="Calibri" w:cs="Calibri"/>
                  <w:color w:val="000000"/>
                  <w:sz w:val="20"/>
                  <w:szCs w:val="20"/>
                </w:rPr>
                <w:t>-</w:t>
              </w:r>
            </w:ins>
          </w:p>
        </w:tc>
        <w:tc>
          <w:tcPr>
            <w:tcW w:w="4291" w:type="dxa"/>
            <w:vAlign w:val="center"/>
          </w:tcPr>
          <w:p w14:paraId="421C79E7" w14:textId="06227AB2" w:rsidR="006C5B3D" w:rsidRPr="00E97C5F" w:rsidRDefault="006C5B3D" w:rsidP="006C5B3D">
            <w:pPr>
              <w:pStyle w:val="NormalWeb"/>
              <w:spacing w:before="120" w:beforeAutospacing="0" w:after="120" w:afterAutospacing="0"/>
              <w:jc w:val="center"/>
              <w:rPr>
                <w:ins w:id="1069" w:author="usuario" w:date="2026-04-13T19:47:00Z"/>
                <w:rFonts w:ascii="Calibri" w:hAnsi="Calibri" w:cs="Calibri"/>
                <w:color w:val="000000"/>
                <w:sz w:val="20"/>
                <w:szCs w:val="20"/>
              </w:rPr>
            </w:pPr>
            <w:ins w:id="1070" w:author="usuario" w:date="2026-04-13T19:48:00Z">
              <w:r w:rsidRPr="006C5B3D">
                <w:rPr>
                  <w:rFonts w:ascii="Calibri" w:hAnsi="Calibri" w:cs="Calibri"/>
                  <w:color w:val="000000"/>
                  <w:sz w:val="20"/>
                  <w:szCs w:val="20"/>
                </w:rPr>
                <w:t>Paciente al que corresponde el diagnóstico (FK).</w:t>
              </w:r>
            </w:ins>
          </w:p>
        </w:tc>
      </w:tr>
      <w:tr w:rsidR="006C5B3D" w:rsidRPr="00C93F72" w14:paraId="5AB7F9EE" w14:textId="77777777" w:rsidTr="006C5B3D">
        <w:trPr>
          <w:ins w:id="1071" w:author="usuario" w:date="2026-04-13T19:47:00Z"/>
        </w:trPr>
        <w:tc>
          <w:tcPr>
            <w:tcW w:w="1691" w:type="dxa"/>
            <w:vAlign w:val="center"/>
          </w:tcPr>
          <w:p w14:paraId="39BF974C" w14:textId="233463A1" w:rsidR="006C5B3D" w:rsidRPr="00E97C5F" w:rsidRDefault="006C5B3D" w:rsidP="006C5B3D">
            <w:pPr>
              <w:pStyle w:val="NormalWeb"/>
              <w:spacing w:before="120" w:beforeAutospacing="0" w:after="120" w:afterAutospacing="0"/>
              <w:jc w:val="center"/>
              <w:rPr>
                <w:ins w:id="1072" w:author="usuario" w:date="2026-04-13T19:47:00Z"/>
                <w:rFonts w:ascii="Calibri" w:hAnsi="Calibri" w:cs="Calibri"/>
                <w:b/>
                <w:bCs/>
                <w:color w:val="000000"/>
                <w:sz w:val="20"/>
                <w:szCs w:val="20"/>
              </w:rPr>
            </w:pPr>
            <w:ins w:id="1073" w:author="usuario" w:date="2026-04-13T19:48:00Z">
              <w:r>
                <w:rPr>
                  <w:rFonts w:ascii="Calibri" w:hAnsi="Calibri" w:cs="Calibri"/>
                  <w:b/>
                  <w:bCs/>
                  <w:color w:val="000000"/>
                  <w:sz w:val="20"/>
                  <w:szCs w:val="20"/>
                  <w:lang w:val="es-ES" w:eastAsia="es-ES"/>
                </w:rPr>
                <w:t>DNI_Medico</w:t>
              </w:r>
            </w:ins>
          </w:p>
        </w:tc>
        <w:tc>
          <w:tcPr>
            <w:tcW w:w="1267" w:type="dxa"/>
            <w:vAlign w:val="center"/>
          </w:tcPr>
          <w:p w14:paraId="061C20C5" w14:textId="1EF1C253" w:rsidR="006C5B3D" w:rsidRPr="00E97C5F" w:rsidRDefault="006C5B3D" w:rsidP="006C5B3D">
            <w:pPr>
              <w:pStyle w:val="NormalWeb"/>
              <w:spacing w:before="120" w:beforeAutospacing="0" w:after="120" w:afterAutospacing="0"/>
              <w:jc w:val="center"/>
              <w:rPr>
                <w:ins w:id="1074" w:author="usuario" w:date="2026-04-13T19:47:00Z"/>
                <w:rFonts w:ascii="Calibri" w:hAnsi="Calibri" w:cs="Calibri"/>
                <w:color w:val="000000"/>
                <w:sz w:val="20"/>
                <w:szCs w:val="20"/>
              </w:rPr>
            </w:pPr>
            <w:ins w:id="1075" w:author="usuario" w:date="2026-04-13T19:48:00Z">
              <w:r>
                <w:rPr>
                  <w:rFonts w:ascii="Calibri" w:hAnsi="Calibri" w:cs="Calibri"/>
                  <w:color w:val="000000"/>
                  <w:sz w:val="20"/>
                  <w:szCs w:val="20"/>
                </w:rPr>
                <w:t>INT / BGINT</w:t>
              </w:r>
            </w:ins>
          </w:p>
        </w:tc>
        <w:tc>
          <w:tcPr>
            <w:tcW w:w="973" w:type="dxa"/>
            <w:vAlign w:val="center"/>
          </w:tcPr>
          <w:p w14:paraId="0021D719" w14:textId="37443B7A" w:rsidR="006C5B3D" w:rsidRPr="00E97C5F" w:rsidRDefault="006C5B3D" w:rsidP="006C5B3D">
            <w:pPr>
              <w:pStyle w:val="NormalWeb"/>
              <w:spacing w:before="120" w:beforeAutospacing="0" w:after="120" w:afterAutospacing="0"/>
              <w:jc w:val="center"/>
              <w:rPr>
                <w:ins w:id="1076" w:author="usuario" w:date="2026-04-13T19:47:00Z"/>
                <w:rFonts w:ascii="Calibri" w:hAnsi="Calibri" w:cs="Calibri"/>
                <w:color w:val="000000"/>
                <w:sz w:val="20"/>
                <w:szCs w:val="20"/>
              </w:rPr>
            </w:pPr>
            <w:ins w:id="1077" w:author="usuario" w:date="2026-04-13T19:48:00Z">
              <w:r>
                <w:rPr>
                  <w:rFonts w:ascii="Calibri" w:hAnsi="Calibri" w:cs="Calibri"/>
                  <w:color w:val="000000"/>
                  <w:sz w:val="20"/>
                  <w:szCs w:val="20"/>
                </w:rPr>
                <w:t>NO</w:t>
              </w:r>
            </w:ins>
          </w:p>
        </w:tc>
        <w:tc>
          <w:tcPr>
            <w:tcW w:w="1128" w:type="dxa"/>
            <w:vAlign w:val="center"/>
          </w:tcPr>
          <w:p w14:paraId="2D459008" w14:textId="5BA9D96C" w:rsidR="006C5B3D" w:rsidRPr="00E97C5F" w:rsidRDefault="006C5B3D" w:rsidP="006C5B3D">
            <w:pPr>
              <w:pStyle w:val="NormalWeb"/>
              <w:spacing w:before="120" w:beforeAutospacing="0" w:after="120" w:afterAutospacing="0"/>
              <w:jc w:val="center"/>
              <w:rPr>
                <w:ins w:id="1078" w:author="usuario" w:date="2026-04-13T19:47:00Z"/>
                <w:rFonts w:ascii="Calibri" w:hAnsi="Calibri" w:cs="Calibri"/>
                <w:color w:val="000000"/>
                <w:sz w:val="20"/>
                <w:szCs w:val="20"/>
              </w:rPr>
            </w:pPr>
            <w:ins w:id="1079" w:author="usuario" w:date="2026-04-13T19:48:00Z">
              <w:r>
                <w:rPr>
                  <w:rFonts w:ascii="Calibri" w:hAnsi="Calibri" w:cs="Calibri"/>
                  <w:color w:val="000000"/>
                  <w:sz w:val="20"/>
                  <w:szCs w:val="20"/>
                </w:rPr>
                <w:t>-</w:t>
              </w:r>
            </w:ins>
          </w:p>
        </w:tc>
        <w:tc>
          <w:tcPr>
            <w:tcW w:w="4291" w:type="dxa"/>
            <w:vAlign w:val="center"/>
          </w:tcPr>
          <w:p w14:paraId="60B3545A" w14:textId="3A33F7B0" w:rsidR="006C5B3D" w:rsidRPr="00E97C5F" w:rsidRDefault="006C5B3D" w:rsidP="006C5B3D">
            <w:pPr>
              <w:pStyle w:val="NormalWeb"/>
              <w:spacing w:before="120" w:beforeAutospacing="0" w:after="120" w:afterAutospacing="0"/>
              <w:jc w:val="center"/>
              <w:rPr>
                <w:ins w:id="1080" w:author="usuario" w:date="2026-04-13T19:47:00Z"/>
                <w:rFonts w:ascii="Calibri" w:hAnsi="Calibri" w:cs="Calibri"/>
                <w:color w:val="000000"/>
                <w:sz w:val="20"/>
                <w:szCs w:val="20"/>
              </w:rPr>
            </w:pPr>
            <w:ins w:id="1081" w:author="usuario" w:date="2026-04-13T19:48:00Z">
              <w:r w:rsidRPr="006C5B3D">
                <w:rPr>
                  <w:rFonts w:ascii="Calibri" w:hAnsi="Calibri" w:cs="Calibri"/>
                  <w:color w:val="000000"/>
                  <w:sz w:val="20"/>
                  <w:szCs w:val="20"/>
                </w:rPr>
                <w:t>Médico que realiza el diagnóstico (FK)</w:t>
              </w:r>
            </w:ins>
          </w:p>
        </w:tc>
      </w:tr>
      <w:tr w:rsidR="002234FE" w:rsidRPr="00E97C5F" w14:paraId="14ECA8A4" w14:textId="77777777" w:rsidTr="006C5B3D">
        <w:trPr>
          <w:ins w:id="1082" w:author="usuario" w:date="2026-04-13T19:47:00Z"/>
        </w:trPr>
        <w:tc>
          <w:tcPr>
            <w:tcW w:w="1691" w:type="dxa"/>
            <w:vAlign w:val="center"/>
          </w:tcPr>
          <w:p w14:paraId="5EFBF541" w14:textId="280559CA" w:rsidR="002234FE" w:rsidRPr="00E97C5F" w:rsidRDefault="006C5B3D" w:rsidP="00C93F72">
            <w:pPr>
              <w:pStyle w:val="NormalWeb"/>
              <w:spacing w:before="120" w:beforeAutospacing="0" w:after="120" w:afterAutospacing="0"/>
              <w:jc w:val="center"/>
              <w:rPr>
                <w:ins w:id="1083" w:author="usuario" w:date="2026-04-13T19:47:00Z"/>
                <w:rFonts w:ascii="Calibri" w:hAnsi="Calibri" w:cs="Calibri"/>
                <w:color w:val="000000"/>
                <w:sz w:val="20"/>
                <w:szCs w:val="20"/>
              </w:rPr>
            </w:pPr>
            <w:ins w:id="1084" w:author="usuario" w:date="2026-04-13T19:48:00Z">
              <w:r>
                <w:rPr>
                  <w:rFonts w:ascii="Calibri" w:hAnsi="Calibri" w:cs="Calibri"/>
                  <w:b/>
                  <w:bCs/>
                  <w:color w:val="000000"/>
                  <w:sz w:val="20"/>
                  <w:szCs w:val="20"/>
                  <w:lang w:val="es-ES" w:eastAsia="es-ES"/>
                </w:rPr>
                <w:t>Descripción</w:t>
              </w:r>
            </w:ins>
          </w:p>
        </w:tc>
        <w:tc>
          <w:tcPr>
            <w:tcW w:w="1267" w:type="dxa"/>
            <w:vAlign w:val="center"/>
          </w:tcPr>
          <w:p w14:paraId="02FC97A2" w14:textId="112F83E7" w:rsidR="002234FE" w:rsidRPr="00E97C5F" w:rsidRDefault="006C5B3D" w:rsidP="00C93F72">
            <w:pPr>
              <w:pStyle w:val="NormalWeb"/>
              <w:spacing w:before="120" w:beforeAutospacing="0" w:after="120" w:afterAutospacing="0"/>
              <w:jc w:val="center"/>
              <w:rPr>
                <w:ins w:id="1085" w:author="usuario" w:date="2026-04-13T19:47:00Z"/>
                <w:rFonts w:ascii="Calibri" w:hAnsi="Calibri" w:cs="Calibri"/>
                <w:color w:val="000000"/>
                <w:sz w:val="20"/>
                <w:szCs w:val="20"/>
              </w:rPr>
            </w:pPr>
            <w:ins w:id="1086" w:author="usuario" w:date="2026-04-13T19:49:00Z">
              <w:r w:rsidRPr="006C5B3D">
                <w:rPr>
                  <w:rFonts w:ascii="Calibri" w:hAnsi="Calibri" w:cs="Calibri"/>
                  <w:color w:val="000000"/>
                  <w:sz w:val="20"/>
                  <w:szCs w:val="20"/>
                </w:rPr>
                <w:t>VARCHAR</w:t>
              </w:r>
              <w:r>
                <w:rPr>
                  <w:rFonts w:ascii="Calibri" w:hAnsi="Calibri" w:cs="Calibri"/>
                  <w:color w:val="000000"/>
                  <w:sz w:val="20"/>
                  <w:szCs w:val="20"/>
                </w:rPr>
                <w:t xml:space="preserve"> </w:t>
              </w:r>
              <w:r w:rsidRPr="006C5B3D">
                <w:rPr>
                  <w:rFonts w:ascii="Calibri" w:hAnsi="Calibri" w:cs="Calibri"/>
                  <w:color w:val="000000"/>
                  <w:sz w:val="20"/>
                  <w:szCs w:val="20"/>
                </w:rPr>
                <w:t>(255) o TEXT</w:t>
              </w:r>
            </w:ins>
          </w:p>
        </w:tc>
        <w:tc>
          <w:tcPr>
            <w:tcW w:w="973" w:type="dxa"/>
            <w:vAlign w:val="center"/>
          </w:tcPr>
          <w:p w14:paraId="2F51CD3D" w14:textId="77777777" w:rsidR="002234FE" w:rsidRPr="00E97C5F" w:rsidRDefault="002234FE" w:rsidP="00C93F72">
            <w:pPr>
              <w:pStyle w:val="NormalWeb"/>
              <w:spacing w:before="120" w:beforeAutospacing="0" w:after="120" w:afterAutospacing="0"/>
              <w:jc w:val="center"/>
              <w:rPr>
                <w:ins w:id="1087" w:author="usuario" w:date="2026-04-13T19:47:00Z"/>
                <w:rFonts w:ascii="Calibri" w:hAnsi="Calibri" w:cs="Calibri"/>
                <w:color w:val="000000"/>
                <w:sz w:val="20"/>
                <w:szCs w:val="20"/>
              </w:rPr>
            </w:pPr>
            <w:ins w:id="1088" w:author="usuario" w:date="2026-04-13T19:47:00Z">
              <w:r>
                <w:rPr>
                  <w:rFonts w:ascii="Calibri" w:hAnsi="Calibri" w:cs="Calibri"/>
                  <w:color w:val="000000"/>
                  <w:sz w:val="20"/>
                  <w:szCs w:val="20"/>
                </w:rPr>
                <w:t>NO</w:t>
              </w:r>
            </w:ins>
          </w:p>
        </w:tc>
        <w:tc>
          <w:tcPr>
            <w:tcW w:w="1128" w:type="dxa"/>
            <w:vAlign w:val="center"/>
          </w:tcPr>
          <w:p w14:paraId="703B5728" w14:textId="77777777" w:rsidR="002234FE" w:rsidRPr="00E97C5F" w:rsidRDefault="002234FE" w:rsidP="00C93F72">
            <w:pPr>
              <w:pStyle w:val="NormalWeb"/>
              <w:spacing w:before="120" w:beforeAutospacing="0" w:after="120" w:afterAutospacing="0"/>
              <w:jc w:val="center"/>
              <w:rPr>
                <w:ins w:id="1089" w:author="usuario" w:date="2026-04-13T19:47:00Z"/>
                <w:rFonts w:ascii="Calibri" w:hAnsi="Calibri" w:cs="Calibri"/>
                <w:color w:val="000000"/>
                <w:sz w:val="20"/>
                <w:szCs w:val="20"/>
              </w:rPr>
            </w:pPr>
            <w:ins w:id="1090" w:author="usuario" w:date="2026-04-13T19:47:00Z">
              <w:r>
                <w:rPr>
                  <w:rFonts w:ascii="Calibri" w:hAnsi="Calibri" w:cs="Calibri"/>
                  <w:color w:val="000000"/>
                  <w:sz w:val="20"/>
                  <w:szCs w:val="20"/>
                </w:rPr>
                <w:t>-</w:t>
              </w:r>
            </w:ins>
          </w:p>
        </w:tc>
        <w:tc>
          <w:tcPr>
            <w:tcW w:w="4291" w:type="dxa"/>
            <w:vAlign w:val="center"/>
          </w:tcPr>
          <w:p w14:paraId="2F8B7AA4" w14:textId="5787A80F" w:rsidR="002234FE" w:rsidRPr="00E97C5F" w:rsidRDefault="006C5B3D" w:rsidP="00C93F72">
            <w:pPr>
              <w:pStyle w:val="NormalWeb"/>
              <w:spacing w:before="120" w:beforeAutospacing="0" w:after="120" w:afterAutospacing="0"/>
              <w:jc w:val="center"/>
              <w:rPr>
                <w:ins w:id="1091" w:author="usuario" w:date="2026-04-13T19:47:00Z"/>
                <w:rFonts w:ascii="Calibri" w:hAnsi="Calibri" w:cs="Calibri"/>
                <w:color w:val="000000"/>
                <w:sz w:val="20"/>
                <w:szCs w:val="20"/>
              </w:rPr>
            </w:pPr>
            <w:ins w:id="1092" w:author="usuario" w:date="2026-04-13T19:49:00Z">
              <w:r w:rsidRPr="006C5B3D">
                <w:rPr>
                  <w:rFonts w:ascii="Calibri" w:hAnsi="Calibri" w:cs="Calibri"/>
                  <w:color w:val="000000"/>
                  <w:sz w:val="20"/>
                  <w:szCs w:val="20"/>
                </w:rPr>
                <w:t>Detalle del diagnóstico realizado</w:t>
              </w:r>
            </w:ins>
          </w:p>
        </w:tc>
      </w:tr>
    </w:tbl>
    <w:p w14:paraId="29EFE31F" w14:textId="75A30D11" w:rsidR="002234FE" w:rsidRDefault="002234FE" w:rsidP="00BF2FB1">
      <w:pPr>
        <w:jc w:val="both"/>
        <w:rPr>
          <w:lang w:val="es-AR"/>
        </w:rPr>
      </w:pPr>
    </w:p>
    <w:p w14:paraId="0B394E86" w14:textId="77777777" w:rsidR="00BF2FB1" w:rsidDel="0064361F" w:rsidRDefault="00BF2FB1" w:rsidP="008925B7">
      <w:pPr>
        <w:jc w:val="both"/>
        <w:rPr>
          <w:ins w:id="1093" w:author="usuario" w:date="2026-04-13T19:49:00Z"/>
          <w:del w:id="1094" w:author="Elena Monutti" w:date="2026-04-13T21:05:00Z"/>
          <w:lang w:val="es-AR"/>
        </w:rPr>
        <w:pPrChange w:id="1095" w:author="Elena Monutti" w:date="2026-04-13T21:19:00Z">
          <w:pPr/>
        </w:pPrChange>
      </w:pPr>
    </w:p>
    <w:p w14:paraId="15A74536" w14:textId="77777777" w:rsidR="006C5B3D" w:rsidRDefault="006C5B3D" w:rsidP="008925B7">
      <w:pPr>
        <w:jc w:val="both"/>
        <w:rPr>
          <w:ins w:id="1096" w:author="usuario" w:date="2026-04-13T19:49:00Z"/>
          <w:lang w:val="es-AR"/>
        </w:rPr>
        <w:pPrChange w:id="1097" w:author="Elena Monutti" w:date="2026-04-13T21:19:00Z">
          <w:pPr/>
        </w:pPrChange>
      </w:pPr>
    </w:p>
    <w:p w14:paraId="49DC223A" w14:textId="08F6E0FD" w:rsidR="006C5B3D" w:rsidRDefault="006C5B3D" w:rsidP="008925B7">
      <w:pPr>
        <w:pStyle w:val="NormalWeb"/>
        <w:spacing w:before="120" w:beforeAutospacing="0" w:after="120" w:afterAutospacing="0"/>
        <w:jc w:val="both"/>
        <w:rPr>
          <w:ins w:id="1098" w:author="usuario" w:date="2026-04-13T19:49:00Z"/>
          <w:rFonts w:ascii="Arial" w:hAnsi="Arial" w:cs="Arial"/>
          <w:b/>
          <w:bCs/>
          <w:color w:val="000000"/>
          <w:sz w:val="22"/>
          <w:szCs w:val="22"/>
        </w:rPr>
        <w:pPrChange w:id="1099" w:author="Elena Monutti" w:date="2026-04-13T21:19:00Z">
          <w:pPr>
            <w:pStyle w:val="NormalWeb"/>
            <w:spacing w:before="120" w:beforeAutospacing="0" w:after="120" w:afterAutospacing="0"/>
          </w:pPr>
        </w:pPrChange>
      </w:pPr>
      <w:ins w:id="1100" w:author="usuario" w:date="2026-04-13T19:49:00Z">
        <w:r>
          <w:rPr>
            <w:rFonts w:ascii="Arial" w:hAnsi="Arial" w:cs="Arial"/>
            <w:b/>
            <w:bCs/>
            <w:color w:val="000000"/>
            <w:sz w:val="22"/>
            <w:szCs w:val="22"/>
          </w:rPr>
          <w:lastRenderedPageBreak/>
          <w:t xml:space="preserve">Entidad: Prescripción  </w:t>
        </w:r>
      </w:ins>
    </w:p>
    <w:p w14:paraId="1D19DB52" w14:textId="5CA418F8" w:rsidR="006C5B3D" w:rsidRPr="00E97C5F" w:rsidRDefault="006C5B3D" w:rsidP="008925B7">
      <w:pPr>
        <w:pStyle w:val="NormalWeb"/>
        <w:spacing w:before="120" w:beforeAutospacing="0" w:after="120" w:afterAutospacing="0"/>
        <w:jc w:val="both"/>
        <w:rPr>
          <w:ins w:id="1101" w:author="usuario" w:date="2026-04-13T19:49:00Z"/>
          <w:rFonts w:ascii="Arial" w:hAnsi="Arial" w:cs="Arial"/>
          <w:color w:val="000000"/>
          <w:sz w:val="22"/>
          <w:szCs w:val="22"/>
        </w:rPr>
        <w:pPrChange w:id="1102" w:author="Elena Monutti" w:date="2026-04-13T21:19:00Z">
          <w:pPr>
            <w:pStyle w:val="NormalWeb"/>
            <w:spacing w:before="120" w:beforeAutospacing="0" w:after="120" w:afterAutospacing="0"/>
          </w:pPr>
        </w:pPrChange>
      </w:pPr>
      <w:ins w:id="1103" w:author="usuario" w:date="2026-04-13T19:49:00Z">
        <w:r>
          <w:rPr>
            <w:rFonts w:ascii="Arial" w:hAnsi="Arial" w:cs="Arial"/>
            <w:b/>
            <w:bCs/>
            <w:color w:val="000000"/>
            <w:sz w:val="22"/>
            <w:szCs w:val="22"/>
          </w:rPr>
          <w:t>Clave Primaria: Num_</w:t>
        </w:r>
      </w:ins>
      <w:ins w:id="1104" w:author="usuario" w:date="2026-04-13T19:50:00Z">
        <w:r>
          <w:rPr>
            <w:rFonts w:ascii="Arial" w:hAnsi="Arial" w:cs="Arial"/>
            <w:b/>
            <w:bCs/>
            <w:color w:val="000000"/>
            <w:sz w:val="22"/>
            <w:szCs w:val="22"/>
          </w:rPr>
          <w:t xml:space="preserve">Prescripcion </w:t>
        </w:r>
      </w:ins>
      <w:ins w:id="1105" w:author="usuario" w:date="2026-04-13T19:49:00Z">
        <w:r>
          <w:rPr>
            <w:rFonts w:ascii="Arial" w:hAnsi="Arial" w:cs="Arial"/>
            <w:b/>
            <w:bCs/>
            <w:color w:val="000000"/>
            <w:sz w:val="22"/>
            <w:szCs w:val="22"/>
          </w:rPr>
          <w:t xml:space="preserve"> </w:t>
        </w:r>
        <w:r>
          <w:rPr>
            <w:rFonts w:ascii="Arial" w:hAnsi="Arial" w:cs="Arial"/>
            <w:color w:val="000000"/>
            <w:sz w:val="22"/>
            <w:szCs w:val="22"/>
          </w:rPr>
          <w:t xml:space="preserve"> </w:t>
        </w:r>
      </w:ins>
    </w:p>
    <w:tbl>
      <w:tblPr>
        <w:tblStyle w:val="Tablaconcuadrcula"/>
        <w:tblW w:w="0" w:type="auto"/>
        <w:tblLook w:val="04A0" w:firstRow="1" w:lastRow="0" w:firstColumn="1" w:lastColumn="0" w:noHBand="0" w:noVBand="1"/>
      </w:tblPr>
      <w:tblGrid>
        <w:gridCol w:w="1815"/>
        <w:gridCol w:w="1255"/>
        <w:gridCol w:w="969"/>
        <w:gridCol w:w="1153"/>
        <w:gridCol w:w="4158"/>
      </w:tblGrid>
      <w:tr w:rsidR="006C5B3D" w:rsidRPr="00E97C5F" w14:paraId="1DBDDB58" w14:textId="77777777" w:rsidTr="006C5B3D">
        <w:trPr>
          <w:ins w:id="1106" w:author="usuario" w:date="2026-04-13T19:49:00Z"/>
        </w:trPr>
        <w:tc>
          <w:tcPr>
            <w:tcW w:w="1735" w:type="dxa"/>
            <w:shd w:val="clear" w:color="auto" w:fill="00B0F0"/>
            <w:vAlign w:val="center"/>
          </w:tcPr>
          <w:p w14:paraId="03FFA0E0" w14:textId="77777777" w:rsidR="006C5B3D" w:rsidRPr="00E97C5F" w:rsidRDefault="006C5B3D" w:rsidP="00C93F72">
            <w:pPr>
              <w:pStyle w:val="NormalWeb"/>
              <w:spacing w:before="120" w:beforeAutospacing="0" w:after="120" w:afterAutospacing="0"/>
              <w:jc w:val="center"/>
              <w:rPr>
                <w:ins w:id="1107" w:author="usuario" w:date="2026-04-13T19:49:00Z"/>
                <w:rFonts w:ascii="Calibri" w:hAnsi="Calibri" w:cs="Calibri"/>
                <w:b/>
                <w:bCs/>
                <w:color w:val="000000"/>
                <w:sz w:val="20"/>
                <w:szCs w:val="20"/>
              </w:rPr>
            </w:pPr>
            <w:ins w:id="1108" w:author="usuario" w:date="2026-04-13T19:49:00Z">
              <w:r w:rsidRPr="00E97C5F">
                <w:rPr>
                  <w:rFonts w:ascii="Calibri" w:hAnsi="Calibri" w:cs="Calibri"/>
                  <w:b/>
                  <w:bCs/>
                  <w:color w:val="000000"/>
                  <w:sz w:val="20"/>
                  <w:szCs w:val="20"/>
                </w:rPr>
                <w:t>Atributos</w:t>
              </w:r>
            </w:ins>
          </w:p>
        </w:tc>
        <w:tc>
          <w:tcPr>
            <w:tcW w:w="1262" w:type="dxa"/>
            <w:shd w:val="clear" w:color="auto" w:fill="00B0F0"/>
            <w:vAlign w:val="center"/>
          </w:tcPr>
          <w:p w14:paraId="00CB5AD1" w14:textId="77777777" w:rsidR="006C5B3D" w:rsidRPr="00E97C5F" w:rsidRDefault="006C5B3D" w:rsidP="00C93F72">
            <w:pPr>
              <w:pStyle w:val="NormalWeb"/>
              <w:spacing w:before="120" w:beforeAutospacing="0" w:after="120" w:afterAutospacing="0"/>
              <w:jc w:val="center"/>
              <w:rPr>
                <w:ins w:id="1109" w:author="usuario" w:date="2026-04-13T19:49:00Z"/>
                <w:rFonts w:ascii="Calibri" w:hAnsi="Calibri" w:cs="Calibri"/>
                <w:b/>
                <w:bCs/>
                <w:color w:val="000000"/>
                <w:sz w:val="20"/>
                <w:szCs w:val="20"/>
              </w:rPr>
            </w:pPr>
            <w:ins w:id="1110" w:author="usuario" w:date="2026-04-13T19:49:00Z">
              <w:r w:rsidRPr="00E97C5F">
                <w:rPr>
                  <w:rFonts w:ascii="Calibri" w:hAnsi="Calibri" w:cs="Calibri"/>
                  <w:b/>
                  <w:bCs/>
                  <w:color w:val="000000"/>
                  <w:sz w:val="20"/>
                  <w:szCs w:val="20"/>
                </w:rPr>
                <w:t>Tipo de datos</w:t>
              </w:r>
            </w:ins>
          </w:p>
        </w:tc>
        <w:tc>
          <w:tcPr>
            <w:tcW w:w="971" w:type="dxa"/>
            <w:shd w:val="clear" w:color="auto" w:fill="00B0F0"/>
            <w:vAlign w:val="center"/>
          </w:tcPr>
          <w:p w14:paraId="1467A233" w14:textId="77777777" w:rsidR="006C5B3D" w:rsidRPr="00E97C5F" w:rsidRDefault="006C5B3D" w:rsidP="00C93F72">
            <w:pPr>
              <w:pStyle w:val="NormalWeb"/>
              <w:spacing w:before="120" w:beforeAutospacing="0" w:after="120" w:afterAutospacing="0"/>
              <w:jc w:val="center"/>
              <w:rPr>
                <w:ins w:id="1111" w:author="usuario" w:date="2026-04-13T19:49:00Z"/>
                <w:rFonts w:ascii="Calibri" w:hAnsi="Calibri" w:cs="Calibri"/>
                <w:b/>
                <w:bCs/>
                <w:color w:val="000000"/>
                <w:sz w:val="20"/>
                <w:szCs w:val="20"/>
              </w:rPr>
            </w:pPr>
            <w:ins w:id="1112" w:author="usuario" w:date="2026-04-13T19:49:00Z">
              <w:r w:rsidRPr="00E97C5F">
                <w:rPr>
                  <w:rFonts w:ascii="Calibri" w:hAnsi="Calibri" w:cs="Calibri"/>
                  <w:b/>
                  <w:bCs/>
                  <w:color w:val="000000"/>
                  <w:sz w:val="20"/>
                  <w:szCs w:val="20"/>
                </w:rPr>
                <w:t>Permite NULL</w:t>
              </w:r>
            </w:ins>
          </w:p>
        </w:tc>
        <w:tc>
          <w:tcPr>
            <w:tcW w:w="1153" w:type="dxa"/>
            <w:shd w:val="clear" w:color="auto" w:fill="00B0F0"/>
            <w:vAlign w:val="center"/>
          </w:tcPr>
          <w:p w14:paraId="66C640B0" w14:textId="77777777" w:rsidR="006C5B3D" w:rsidRPr="00E97C5F" w:rsidRDefault="006C5B3D" w:rsidP="00C93F72">
            <w:pPr>
              <w:pStyle w:val="NormalWeb"/>
              <w:spacing w:before="120" w:beforeAutospacing="0" w:after="120" w:afterAutospacing="0"/>
              <w:jc w:val="center"/>
              <w:rPr>
                <w:ins w:id="1113" w:author="usuario" w:date="2026-04-13T19:49:00Z"/>
                <w:rFonts w:ascii="Calibri" w:hAnsi="Calibri" w:cs="Calibri"/>
                <w:b/>
                <w:bCs/>
                <w:color w:val="000000"/>
                <w:sz w:val="20"/>
                <w:szCs w:val="20"/>
              </w:rPr>
            </w:pPr>
            <w:ins w:id="1114" w:author="usuario" w:date="2026-04-13T19:49:00Z">
              <w:r w:rsidRPr="00E97C5F">
                <w:rPr>
                  <w:rFonts w:ascii="Calibri" w:hAnsi="Calibri" w:cs="Calibri"/>
                  <w:b/>
                  <w:bCs/>
                  <w:color w:val="000000"/>
                  <w:sz w:val="20"/>
                  <w:szCs w:val="20"/>
                </w:rPr>
                <w:t>Valores posibles</w:t>
              </w:r>
            </w:ins>
          </w:p>
        </w:tc>
        <w:tc>
          <w:tcPr>
            <w:tcW w:w="4229" w:type="dxa"/>
            <w:shd w:val="clear" w:color="auto" w:fill="00B0F0"/>
            <w:vAlign w:val="center"/>
          </w:tcPr>
          <w:p w14:paraId="5EAC9430" w14:textId="77777777" w:rsidR="006C5B3D" w:rsidRPr="00E97C5F" w:rsidRDefault="006C5B3D" w:rsidP="00C93F72">
            <w:pPr>
              <w:pStyle w:val="NormalWeb"/>
              <w:spacing w:before="120" w:beforeAutospacing="0" w:after="120" w:afterAutospacing="0"/>
              <w:jc w:val="center"/>
              <w:rPr>
                <w:ins w:id="1115" w:author="usuario" w:date="2026-04-13T19:49:00Z"/>
                <w:rFonts w:ascii="Calibri" w:hAnsi="Calibri" w:cs="Calibri"/>
                <w:b/>
                <w:bCs/>
                <w:color w:val="000000"/>
                <w:sz w:val="20"/>
                <w:szCs w:val="20"/>
              </w:rPr>
            </w:pPr>
            <w:ins w:id="1116" w:author="usuario" w:date="2026-04-13T19:49:00Z">
              <w:r w:rsidRPr="00E97C5F">
                <w:rPr>
                  <w:rFonts w:ascii="Calibri" w:hAnsi="Calibri" w:cs="Calibri"/>
                  <w:b/>
                  <w:bCs/>
                  <w:color w:val="000000"/>
                  <w:sz w:val="20"/>
                  <w:szCs w:val="20"/>
                </w:rPr>
                <w:t xml:space="preserve">Descripción </w:t>
              </w:r>
            </w:ins>
          </w:p>
        </w:tc>
      </w:tr>
      <w:tr w:rsidR="006C5B3D" w:rsidRPr="00C93F72" w14:paraId="77B5CF0B" w14:textId="77777777" w:rsidTr="006C5B3D">
        <w:trPr>
          <w:ins w:id="1117" w:author="usuario" w:date="2026-04-13T19:49:00Z"/>
        </w:trPr>
        <w:tc>
          <w:tcPr>
            <w:tcW w:w="1735" w:type="dxa"/>
            <w:vAlign w:val="center"/>
          </w:tcPr>
          <w:p w14:paraId="179473A5" w14:textId="22E33CDC" w:rsidR="006C5B3D" w:rsidRPr="00E97C5F" w:rsidRDefault="006C5B3D" w:rsidP="00C93F72">
            <w:pPr>
              <w:pStyle w:val="NormalWeb"/>
              <w:spacing w:before="120" w:beforeAutospacing="0" w:after="120" w:afterAutospacing="0"/>
              <w:jc w:val="center"/>
              <w:rPr>
                <w:ins w:id="1118" w:author="usuario" w:date="2026-04-13T19:49:00Z"/>
                <w:rFonts w:ascii="Arial" w:hAnsi="Arial" w:cs="Arial"/>
                <w:color w:val="000000"/>
                <w:sz w:val="20"/>
                <w:szCs w:val="20"/>
              </w:rPr>
            </w:pPr>
            <w:ins w:id="1119" w:author="usuario" w:date="2026-04-13T19:49:00Z">
              <w:r>
                <w:rPr>
                  <w:rFonts w:ascii="Calibri" w:hAnsi="Calibri" w:cs="Calibri"/>
                  <w:b/>
                  <w:bCs/>
                  <w:color w:val="000000"/>
                  <w:sz w:val="20"/>
                  <w:szCs w:val="20"/>
                  <w:lang w:val="es-ES" w:eastAsia="es-ES"/>
                </w:rPr>
                <w:t>Num_</w:t>
              </w:r>
            </w:ins>
            <w:ins w:id="1120" w:author="usuario" w:date="2026-04-13T19:50:00Z">
              <w:r>
                <w:rPr>
                  <w:rFonts w:ascii="Calibri" w:hAnsi="Calibri" w:cs="Calibri"/>
                  <w:b/>
                  <w:bCs/>
                  <w:color w:val="000000"/>
                  <w:sz w:val="20"/>
                  <w:szCs w:val="20"/>
                  <w:lang w:val="es-ES" w:eastAsia="es-ES"/>
                </w:rPr>
                <w:t>Prescripcion</w:t>
              </w:r>
            </w:ins>
          </w:p>
        </w:tc>
        <w:tc>
          <w:tcPr>
            <w:tcW w:w="1262" w:type="dxa"/>
            <w:vAlign w:val="center"/>
          </w:tcPr>
          <w:p w14:paraId="35254F05" w14:textId="77777777" w:rsidR="006C5B3D" w:rsidRPr="00E97C5F" w:rsidRDefault="006C5B3D" w:rsidP="00C93F72">
            <w:pPr>
              <w:pStyle w:val="NormalWeb"/>
              <w:spacing w:before="120" w:beforeAutospacing="0" w:after="120" w:afterAutospacing="0"/>
              <w:jc w:val="center"/>
              <w:rPr>
                <w:ins w:id="1121" w:author="usuario" w:date="2026-04-13T19:49:00Z"/>
                <w:rFonts w:ascii="Arial" w:hAnsi="Arial" w:cs="Arial"/>
                <w:color w:val="000000"/>
                <w:sz w:val="20"/>
                <w:szCs w:val="20"/>
              </w:rPr>
            </w:pPr>
            <w:ins w:id="1122" w:author="usuario" w:date="2026-04-13T19:49:00Z">
              <w:r>
                <w:rPr>
                  <w:rFonts w:ascii="Calibri" w:hAnsi="Calibri" w:cs="Calibri"/>
                  <w:color w:val="000000"/>
                  <w:sz w:val="20"/>
                  <w:szCs w:val="20"/>
                  <w:lang w:val="es-ES" w:eastAsia="es-ES"/>
                </w:rPr>
                <w:t xml:space="preserve">INT </w:t>
              </w:r>
            </w:ins>
          </w:p>
        </w:tc>
        <w:tc>
          <w:tcPr>
            <w:tcW w:w="971" w:type="dxa"/>
            <w:vAlign w:val="center"/>
          </w:tcPr>
          <w:p w14:paraId="735530A1" w14:textId="77777777" w:rsidR="006C5B3D" w:rsidRPr="00E97C5F" w:rsidRDefault="006C5B3D" w:rsidP="00C93F72">
            <w:pPr>
              <w:pStyle w:val="NormalWeb"/>
              <w:spacing w:before="120" w:beforeAutospacing="0" w:after="120" w:afterAutospacing="0"/>
              <w:jc w:val="center"/>
              <w:rPr>
                <w:ins w:id="1123" w:author="usuario" w:date="2026-04-13T19:49:00Z"/>
                <w:rFonts w:ascii="Arial" w:hAnsi="Arial" w:cs="Arial"/>
                <w:color w:val="000000"/>
                <w:sz w:val="20"/>
                <w:szCs w:val="20"/>
              </w:rPr>
            </w:pPr>
            <w:ins w:id="1124" w:author="usuario" w:date="2026-04-13T19:49:00Z">
              <w:r>
                <w:rPr>
                  <w:rFonts w:ascii="Arial" w:hAnsi="Arial" w:cs="Arial"/>
                  <w:color w:val="000000"/>
                  <w:sz w:val="20"/>
                  <w:szCs w:val="20"/>
                </w:rPr>
                <w:t>NO</w:t>
              </w:r>
            </w:ins>
          </w:p>
        </w:tc>
        <w:tc>
          <w:tcPr>
            <w:tcW w:w="1153" w:type="dxa"/>
            <w:vAlign w:val="center"/>
          </w:tcPr>
          <w:p w14:paraId="26378B13" w14:textId="77777777" w:rsidR="006C5B3D" w:rsidRPr="00E97C5F" w:rsidRDefault="006C5B3D" w:rsidP="00C93F72">
            <w:pPr>
              <w:pStyle w:val="NormalWeb"/>
              <w:spacing w:before="120" w:beforeAutospacing="0" w:after="120" w:afterAutospacing="0"/>
              <w:jc w:val="center"/>
              <w:rPr>
                <w:ins w:id="1125" w:author="usuario" w:date="2026-04-13T19:49:00Z"/>
                <w:rFonts w:ascii="Arial" w:hAnsi="Arial" w:cs="Arial"/>
                <w:color w:val="000000"/>
                <w:sz w:val="20"/>
                <w:szCs w:val="20"/>
              </w:rPr>
            </w:pPr>
            <w:ins w:id="1126" w:author="usuario" w:date="2026-04-13T19:49:00Z">
              <w:r>
                <w:rPr>
                  <w:rFonts w:ascii="Arial" w:hAnsi="Arial" w:cs="Arial"/>
                  <w:color w:val="000000"/>
                  <w:sz w:val="20"/>
                  <w:szCs w:val="20"/>
                </w:rPr>
                <w:t>-</w:t>
              </w:r>
            </w:ins>
          </w:p>
        </w:tc>
        <w:tc>
          <w:tcPr>
            <w:tcW w:w="4229" w:type="dxa"/>
            <w:vAlign w:val="center"/>
          </w:tcPr>
          <w:p w14:paraId="3BDF11AC" w14:textId="64E29CA0" w:rsidR="006C5B3D" w:rsidRPr="00E97C5F" w:rsidRDefault="006C5B3D" w:rsidP="00C93F72">
            <w:pPr>
              <w:pStyle w:val="NormalWeb"/>
              <w:spacing w:before="120" w:beforeAutospacing="0" w:after="120" w:afterAutospacing="0"/>
              <w:jc w:val="center"/>
              <w:rPr>
                <w:ins w:id="1127" w:author="usuario" w:date="2026-04-13T19:49:00Z"/>
                <w:rFonts w:ascii="Calibri" w:hAnsi="Calibri" w:cs="Calibri"/>
                <w:color w:val="000000"/>
                <w:sz w:val="20"/>
                <w:szCs w:val="20"/>
              </w:rPr>
            </w:pPr>
            <w:ins w:id="1128" w:author="usuario" w:date="2026-04-13T19:50:00Z">
              <w:r w:rsidRPr="006C5B3D">
                <w:rPr>
                  <w:rFonts w:ascii="Calibri" w:hAnsi="Calibri" w:cs="Calibri"/>
                  <w:color w:val="000000"/>
                  <w:sz w:val="20"/>
                  <w:szCs w:val="20"/>
                </w:rPr>
                <w:t>Identificador único de la prescripción</w:t>
              </w:r>
            </w:ins>
          </w:p>
        </w:tc>
      </w:tr>
      <w:tr w:rsidR="006C5B3D" w:rsidRPr="00C93F72" w14:paraId="7904A045" w14:textId="77777777" w:rsidTr="006C5B3D">
        <w:trPr>
          <w:ins w:id="1129" w:author="usuario" w:date="2026-04-13T19:49:00Z"/>
        </w:trPr>
        <w:tc>
          <w:tcPr>
            <w:tcW w:w="1735" w:type="dxa"/>
            <w:vAlign w:val="center"/>
          </w:tcPr>
          <w:p w14:paraId="14D4D7DA" w14:textId="0CE413EB" w:rsidR="006C5B3D" w:rsidRPr="00E97C5F" w:rsidRDefault="006C5B3D" w:rsidP="00C93F72">
            <w:pPr>
              <w:pStyle w:val="NormalWeb"/>
              <w:spacing w:before="120" w:beforeAutospacing="0" w:after="120" w:afterAutospacing="0"/>
              <w:jc w:val="center"/>
              <w:rPr>
                <w:ins w:id="1130" w:author="usuario" w:date="2026-04-13T19:49:00Z"/>
                <w:rFonts w:ascii="Calibri" w:hAnsi="Calibri" w:cs="Calibri"/>
                <w:b/>
                <w:bCs/>
                <w:color w:val="000000"/>
                <w:sz w:val="20"/>
                <w:szCs w:val="20"/>
              </w:rPr>
            </w:pPr>
            <w:ins w:id="1131" w:author="usuario" w:date="2026-04-13T19:50:00Z">
              <w:r>
                <w:rPr>
                  <w:rFonts w:ascii="Calibri" w:hAnsi="Calibri" w:cs="Calibri"/>
                  <w:b/>
                  <w:bCs/>
                  <w:color w:val="000000"/>
                  <w:sz w:val="20"/>
                  <w:szCs w:val="20"/>
                </w:rPr>
                <w:t>Estado</w:t>
              </w:r>
            </w:ins>
          </w:p>
        </w:tc>
        <w:tc>
          <w:tcPr>
            <w:tcW w:w="1262" w:type="dxa"/>
            <w:vAlign w:val="center"/>
          </w:tcPr>
          <w:p w14:paraId="44698D9A" w14:textId="56145534" w:rsidR="006C5B3D" w:rsidRPr="00E97C5F" w:rsidRDefault="006C5B3D" w:rsidP="00C93F72">
            <w:pPr>
              <w:pStyle w:val="NormalWeb"/>
              <w:spacing w:before="120" w:beforeAutospacing="0" w:after="120" w:afterAutospacing="0"/>
              <w:jc w:val="center"/>
              <w:rPr>
                <w:ins w:id="1132" w:author="usuario" w:date="2026-04-13T19:49:00Z"/>
                <w:rFonts w:ascii="Calibri" w:hAnsi="Calibri" w:cs="Calibri"/>
                <w:color w:val="000000"/>
                <w:sz w:val="20"/>
                <w:szCs w:val="20"/>
              </w:rPr>
            </w:pPr>
            <w:ins w:id="1133" w:author="usuario" w:date="2026-04-13T19:50:00Z">
              <w:r w:rsidRPr="006C5B3D">
                <w:rPr>
                  <w:rFonts w:ascii="Calibri" w:hAnsi="Calibri" w:cs="Calibri"/>
                  <w:color w:val="000000"/>
                  <w:sz w:val="20"/>
                  <w:szCs w:val="20"/>
                </w:rPr>
                <w:t>VARCHAR</w:t>
              </w:r>
            </w:ins>
            <w:ins w:id="1134" w:author="usuario" w:date="2026-04-13T19:51:00Z">
              <w:r>
                <w:rPr>
                  <w:rFonts w:ascii="Calibri" w:hAnsi="Calibri" w:cs="Calibri"/>
                  <w:color w:val="000000"/>
                  <w:sz w:val="20"/>
                  <w:szCs w:val="20"/>
                </w:rPr>
                <w:t xml:space="preserve"> </w:t>
              </w:r>
            </w:ins>
            <w:ins w:id="1135" w:author="usuario" w:date="2026-04-13T19:50:00Z">
              <w:r w:rsidRPr="006C5B3D">
                <w:rPr>
                  <w:rFonts w:ascii="Calibri" w:hAnsi="Calibri" w:cs="Calibri"/>
                  <w:color w:val="000000"/>
                  <w:sz w:val="20"/>
                  <w:szCs w:val="20"/>
                </w:rPr>
                <w:t>(20)</w:t>
              </w:r>
            </w:ins>
          </w:p>
        </w:tc>
        <w:tc>
          <w:tcPr>
            <w:tcW w:w="971" w:type="dxa"/>
            <w:vAlign w:val="center"/>
          </w:tcPr>
          <w:p w14:paraId="206A2AC2" w14:textId="77777777" w:rsidR="006C5B3D" w:rsidRPr="00E97C5F" w:rsidRDefault="006C5B3D" w:rsidP="00C93F72">
            <w:pPr>
              <w:pStyle w:val="NormalWeb"/>
              <w:spacing w:before="120" w:beforeAutospacing="0" w:after="120" w:afterAutospacing="0"/>
              <w:jc w:val="center"/>
              <w:rPr>
                <w:ins w:id="1136" w:author="usuario" w:date="2026-04-13T19:49:00Z"/>
                <w:rFonts w:ascii="Calibri" w:hAnsi="Calibri" w:cs="Calibri"/>
                <w:color w:val="000000"/>
                <w:sz w:val="20"/>
                <w:szCs w:val="20"/>
              </w:rPr>
            </w:pPr>
            <w:ins w:id="1137" w:author="usuario" w:date="2026-04-13T19:49:00Z">
              <w:r>
                <w:rPr>
                  <w:rFonts w:ascii="Calibri" w:hAnsi="Calibri" w:cs="Calibri"/>
                  <w:color w:val="000000"/>
                  <w:sz w:val="20"/>
                  <w:szCs w:val="20"/>
                </w:rPr>
                <w:t>NO</w:t>
              </w:r>
            </w:ins>
          </w:p>
        </w:tc>
        <w:tc>
          <w:tcPr>
            <w:tcW w:w="1153" w:type="dxa"/>
            <w:vAlign w:val="center"/>
          </w:tcPr>
          <w:p w14:paraId="26A4EB9F" w14:textId="77777777" w:rsidR="006C5B3D" w:rsidRDefault="006C5B3D" w:rsidP="00C93F72">
            <w:pPr>
              <w:pStyle w:val="NormalWeb"/>
              <w:spacing w:before="120" w:beforeAutospacing="0" w:after="120" w:afterAutospacing="0"/>
              <w:jc w:val="center"/>
              <w:rPr>
                <w:ins w:id="1138" w:author="usuario" w:date="2026-04-13T19:51:00Z"/>
                <w:rFonts w:ascii="Calibri" w:hAnsi="Calibri" w:cs="Calibri"/>
                <w:color w:val="000000"/>
                <w:sz w:val="20"/>
                <w:szCs w:val="20"/>
              </w:rPr>
            </w:pPr>
            <w:ins w:id="1139" w:author="usuario" w:date="2026-04-13T19:51:00Z">
              <w:r>
                <w:rPr>
                  <w:rFonts w:ascii="Calibri" w:hAnsi="Calibri" w:cs="Calibri"/>
                  <w:color w:val="000000"/>
                  <w:sz w:val="20"/>
                  <w:szCs w:val="20"/>
                </w:rPr>
                <w:t>Activa</w:t>
              </w:r>
            </w:ins>
          </w:p>
          <w:p w14:paraId="6A2997D9" w14:textId="77777777" w:rsidR="006C5B3D" w:rsidRDefault="006C5B3D" w:rsidP="00C93F72">
            <w:pPr>
              <w:pStyle w:val="NormalWeb"/>
              <w:spacing w:before="120" w:beforeAutospacing="0" w:after="120" w:afterAutospacing="0"/>
              <w:jc w:val="center"/>
              <w:rPr>
                <w:ins w:id="1140" w:author="usuario" w:date="2026-04-13T19:51:00Z"/>
                <w:rFonts w:ascii="Calibri" w:hAnsi="Calibri" w:cs="Calibri"/>
                <w:color w:val="000000"/>
                <w:sz w:val="20"/>
                <w:szCs w:val="20"/>
              </w:rPr>
            </w:pPr>
            <w:ins w:id="1141" w:author="usuario" w:date="2026-04-13T19:51:00Z">
              <w:r>
                <w:rPr>
                  <w:rFonts w:ascii="Calibri" w:hAnsi="Calibri" w:cs="Calibri"/>
                  <w:color w:val="000000"/>
                  <w:sz w:val="20"/>
                  <w:szCs w:val="20"/>
                </w:rPr>
                <w:t>Suspendida</w:t>
              </w:r>
            </w:ins>
          </w:p>
          <w:p w14:paraId="23F717D7" w14:textId="38681584" w:rsidR="006C5B3D" w:rsidRPr="00E97C5F" w:rsidRDefault="006C5B3D" w:rsidP="00C93F72">
            <w:pPr>
              <w:pStyle w:val="NormalWeb"/>
              <w:spacing w:before="120" w:beforeAutospacing="0" w:after="120" w:afterAutospacing="0"/>
              <w:jc w:val="center"/>
              <w:rPr>
                <w:ins w:id="1142" w:author="usuario" w:date="2026-04-13T19:49:00Z"/>
                <w:rFonts w:ascii="Calibri" w:hAnsi="Calibri" w:cs="Calibri"/>
                <w:color w:val="000000"/>
                <w:sz w:val="20"/>
                <w:szCs w:val="20"/>
              </w:rPr>
            </w:pPr>
            <w:ins w:id="1143" w:author="usuario" w:date="2026-04-13T19:51:00Z">
              <w:r>
                <w:rPr>
                  <w:rFonts w:ascii="Calibri" w:hAnsi="Calibri" w:cs="Calibri"/>
                  <w:color w:val="000000"/>
                  <w:sz w:val="20"/>
                  <w:szCs w:val="20"/>
                </w:rPr>
                <w:t>Finalizada</w:t>
              </w:r>
            </w:ins>
          </w:p>
        </w:tc>
        <w:tc>
          <w:tcPr>
            <w:tcW w:w="4229" w:type="dxa"/>
            <w:vAlign w:val="center"/>
          </w:tcPr>
          <w:p w14:paraId="595A51E5" w14:textId="6DF47E96" w:rsidR="006C5B3D" w:rsidRPr="00E97C5F" w:rsidRDefault="006C5B3D" w:rsidP="00C93F72">
            <w:pPr>
              <w:pStyle w:val="NormalWeb"/>
              <w:spacing w:before="120" w:beforeAutospacing="0" w:after="120" w:afterAutospacing="0"/>
              <w:jc w:val="center"/>
              <w:rPr>
                <w:ins w:id="1144" w:author="usuario" w:date="2026-04-13T19:49:00Z"/>
                <w:rFonts w:ascii="Calibri" w:hAnsi="Calibri" w:cs="Calibri"/>
                <w:color w:val="000000"/>
                <w:sz w:val="20"/>
                <w:szCs w:val="20"/>
              </w:rPr>
            </w:pPr>
            <w:ins w:id="1145" w:author="usuario" w:date="2026-04-13T19:51:00Z">
              <w:r w:rsidRPr="006C5B3D">
                <w:rPr>
                  <w:rFonts w:ascii="Calibri" w:hAnsi="Calibri" w:cs="Calibri"/>
                  <w:color w:val="000000"/>
                  <w:sz w:val="20"/>
                  <w:szCs w:val="20"/>
                </w:rPr>
                <w:t>Situación actual de la prescripción</w:t>
              </w:r>
            </w:ins>
          </w:p>
        </w:tc>
      </w:tr>
      <w:tr w:rsidR="006C5B3D" w:rsidRPr="00C93F72" w14:paraId="77DEF204" w14:textId="77777777" w:rsidTr="006C5B3D">
        <w:trPr>
          <w:ins w:id="1146" w:author="usuario" w:date="2026-04-13T19:49:00Z"/>
        </w:trPr>
        <w:tc>
          <w:tcPr>
            <w:tcW w:w="1735" w:type="dxa"/>
            <w:vAlign w:val="center"/>
          </w:tcPr>
          <w:p w14:paraId="41856E5A" w14:textId="7F111DA1" w:rsidR="006C5B3D" w:rsidRPr="00E97C5F" w:rsidRDefault="006C5B3D" w:rsidP="00C93F72">
            <w:pPr>
              <w:pStyle w:val="NormalWeb"/>
              <w:spacing w:before="120" w:beforeAutospacing="0" w:after="120" w:afterAutospacing="0"/>
              <w:jc w:val="center"/>
              <w:rPr>
                <w:ins w:id="1147" w:author="usuario" w:date="2026-04-13T19:49:00Z"/>
                <w:rFonts w:ascii="Calibri" w:hAnsi="Calibri" w:cs="Calibri"/>
                <w:b/>
                <w:bCs/>
                <w:color w:val="000000"/>
                <w:sz w:val="20"/>
                <w:szCs w:val="20"/>
              </w:rPr>
            </w:pPr>
            <w:ins w:id="1148" w:author="usuario" w:date="2026-04-13T19:51:00Z">
              <w:r w:rsidRPr="006C5B3D">
                <w:rPr>
                  <w:rFonts w:ascii="Calibri" w:hAnsi="Calibri" w:cs="Calibri"/>
                  <w:b/>
                  <w:bCs/>
                  <w:color w:val="000000"/>
                  <w:sz w:val="20"/>
                  <w:szCs w:val="20"/>
                  <w:lang w:val="es-ES" w:eastAsia="es-ES"/>
                </w:rPr>
                <w:t>Hora_Suministro</w:t>
              </w:r>
            </w:ins>
          </w:p>
        </w:tc>
        <w:tc>
          <w:tcPr>
            <w:tcW w:w="1262" w:type="dxa"/>
            <w:vAlign w:val="center"/>
          </w:tcPr>
          <w:p w14:paraId="36E75321" w14:textId="4B7C9725" w:rsidR="006C5B3D" w:rsidRPr="00E97C5F" w:rsidRDefault="006C5B3D" w:rsidP="00C93F72">
            <w:pPr>
              <w:pStyle w:val="NormalWeb"/>
              <w:spacing w:before="120" w:beforeAutospacing="0" w:after="120" w:afterAutospacing="0"/>
              <w:jc w:val="center"/>
              <w:rPr>
                <w:ins w:id="1149" w:author="usuario" w:date="2026-04-13T19:49:00Z"/>
                <w:rFonts w:ascii="Calibri" w:hAnsi="Calibri" w:cs="Calibri"/>
                <w:color w:val="000000"/>
                <w:sz w:val="20"/>
                <w:szCs w:val="20"/>
              </w:rPr>
            </w:pPr>
            <w:ins w:id="1150" w:author="usuario" w:date="2026-04-13T19:51:00Z">
              <w:r>
                <w:rPr>
                  <w:rFonts w:ascii="Calibri" w:hAnsi="Calibri" w:cs="Calibri"/>
                  <w:color w:val="000000"/>
                  <w:sz w:val="20"/>
                  <w:szCs w:val="20"/>
                </w:rPr>
                <w:t>TIME</w:t>
              </w:r>
            </w:ins>
          </w:p>
        </w:tc>
        <w:tc>
          <w:tcPr>
            <w:tcW w:w="971" w:type="dxa"/>
            <w:vAlign w:val="center"/>
          </w:tcPr>
          <w:p w14:paraId="636CEA0F" w14:textId="77C1A57F" w:rsidR="006C5B3D" w:rsidRPr="00E97C5F" w:rsidRDefault="006C5B3D" w:rsidP="00C93F72">
            <w:pPr>
              <w:pStyle w:val="NormalWeb"/>
              <w:spacing w:before="120" w:beforeAutospacing="0" w:after="120" w:afterAutospacing="0"/>
              <w:jc w:val="center"/>
              <w:rPr>
                <w:ins w:id="1151" w:author="usuario" w:date="2026-04-13T19:49:00Z"/>
                <w:rFonts w:ascii="Calibri" w:hAnsi="Calibri" w:cs="Calibri"/>
                <w:color w:val="000000"/>
                <w:sz w:val="20"/>
                <w:szCs w:val="20"/>
              </w:rPr>
            </w:pPr>
            <w:ins w:id="1152" w:author="usuario" w:date="2026-04-13T19:51:00Z">
              <w:r>
                <w:rPr>
                  <w:rFonts w:ascii="Calibri" w:hAnsi="Calibri" w:cs="Calibri"/>
                  <w:color w:val="000000"/>
                  <w:sz w:val="20"/>
                  <w:szCs w:val="20"/>
                </w:rPr>
                <w:t>SI</w:t>
              </w:r>
            </w:ins>
          </w:p>
        </w:tc>
        <w:tc>
          <w:tcPr>
            <w:tcW w:w="1153" w:type="dxa"/>
            <w:vAlign w:val="center"/>
          </w:tcPr>
          <w:p w14:paraId="645C2FD1" w14:textId="77777777" w:rsidR="006C5B3D" w:rsidRPr="00E97C5F" w:rsidRDefault="006C5B3D" w:rsidP="00C93F72">
            <w:pPr>
              <w:pStyle w:val="NormalWeb"/>
              <w:spacing w:before="120" w:beforeAutospacing="0" w:after="120" w:afterAutospacing="0"/>
              <w:jc w:val="center"/>
              <w:rPr>
                <w:ins w:id="1153" w:author="usuario" w:date="2026-04-13T19:49:00Z"/>
                <w:rFonts w:ascii="Calibri" w:hAnsi="Calibri" w:cs="Calibri"/>
                <w:color w:val="000000"/>
                <w:sz w:val="20"/>
                <w:szCs w:val="20"/>
              </w:rPr>
            </w:pPr>
            <w:ins w:id="1154" w:author="usuario" w:date="2026-04-13T19:49:00Z">
              <w:r>
                <w:rPr>
                  <w:rFonts w:ascii="Calibri" w:hAnsi="Calibri" w:cs="Calibri"/>
                  <w:color w:val="000000"/>
                  <w:sz w:val="20"/>
                  <w:szCs w:val="20"/>
                </w:rPr>
                <w:t>-</w:t>
              </w:r>
            </w:ins>
          </w:p>
        </w:tc>
        <w:tc>
          <w:tcPr>
            <w:tcW w:w="4229" w:type="dxa"/>
            <w:vAlign w:val="center"/>
          </w:tcPr>
          <w:p w14:paraId="3FA3541F" w14:textId="52A120D8" w:rsidR="006C5B3D" w:rsidRPr="00E97C5F" w:rsidRDefault="006C5B3D" w:rsidP="00C93F72">
            <w:pPr>
              <w:pStyle w:val="NormalWeb"/>
              <w:spacing w:before="120" w:beforeAutospacing="0" w:after="120" w:afterAutospacing="0"/>
              <w:jc w:val="center"/>
              <w:rPr>
                <w:ins w:id="1155" w:author="usuario" w:date="2026-04-13T19:49:00Z"/>
                <w:rFonts w:ascii="Calibri" w:hAnsi="Calibri" w:cs="Calibri"/>
                <w:color w:val="000000"/>
                <w:sz w:val="20"/>
                <w:szCs w:val="20"/>
              </w:rPr>
            </w:pPr>
            <w:ins w:id="1156" w:author="usuario" w:date="2026-04-13T19:51:00Z">
              <w:r w:rsidRPr="006C5B3D">
                <w:rPr>
                  <w:rFonts w:ascii="Calibri" w:hAnsi="Calibri" w:cs="Calibri"/>
                  <w:color w:val="000000"/>
                  <w:sz w:val="20"/>
                  <w:szCs w:val="20"/>
                </w:rPr>
                <w:t>Hora en la que debe administrarse o se administró la medicación</w:t>
              </w:r>
            </w:ins>
          </w:p>
        </w:tc>
      </w:tr>
      <w:tr w:rsidR="006C5B3D" w:rsidRPr="00C93F72" w14:paraId="5668014E" w14:textId="77777777" w:rsidTr="006C5B3D">
        <w:trPr>
          <w:ins w:id="1157" w:author="usuario" w:date="2026-04-13T19:49:00Z"/>
        </w:trPr>
        <w:tc>
          <w:tcPr>
            <w:tcW w:w="1735" w:type="dxa"/>
            <w:vAlign w:val="center"/>
          </w:tcPr>
          <w:p w14:paraId="3EF76B9B" w14:textId="716FC88D" w:rsidR="006C5B3D" w:rsidRPr="00E97C5F" w:rsidRDefault="006C5B3D" w:rsidP="00C93F72">
            <w:pPr>
              <w:pStyle w:val="NormalWeb"/>
              <w:spacing w:before="120" w:beforeAutospacing="0" w:after="120" w:afterAutospacing="0"/>
              <w:jc w:val="center"/>
              <w:rPr>
                <w:ins w:id="1158" w:author="usuario" w:date="2026-04-13T19:49:00Z"/>
                <w:rFonts w:ascii="Calibri" w:hAnsi="Calibri" w:cs="Calibri"/>
                <w:color w:val="000000"/>
                <w:sz w:val="20"/>
                <w:szCs w:val="20"/>
              </w:rPr>
            </w:pPr>
            <w:ins w:id="1159" w:author="usuario" w:date="2026-04-13T19:52:00Z">
              <w:r w:rsidRPr="006C5B3D">
                <w:rPr>
                  <w:rFonts w:ascii="Calibri" w:hAnsi="Calibri" w:cs="Calibri"/>
                  <w:b/>
                  <w:bCs/>
                  <w:color w:val="000000"/>
                  <w:sz w:val="20"/>
                  <w:szCs w:val="20"/>
                  <w:lang w:val="es-ES" w:eastAsia="es-ES"/>
                </w:rPr>
                <w:t>Fecha_Suministro</w:t>
              </w:r>
            </w:ins>
          </w:p>
        </w:tc>
        <w:tc>
          <w:tcPr>
            <w:tcW w:w="1262" w:type="dxa"/>
            <w:vAlign w:val="center"/>
          </w:tcPr>
          <w:p w14:paraId="34E7DF5E" w14:textId="26565041" w:rsidR="006C5B3D" w:rsidRPr="00E97C5F" w:rsidRDefault="006C5B3D" w:rsidP="00C93F72">
            <w:pPr>
              <w:pStyle w:val="NormalWeb"/>
              <w:spacing w:before="120" w:beforeAutospacing="0" w:after="120" w:afterAutospacing="0"/>
              <w:jc w:val="center"/>
              <w:rPr>
                <w:ins w:id="1160" w:author="usuario" w:date="2026-04-13T19:49:00Z"/>
                <w:rFonts w:ascii="Calibri" w:hAnsi="Calibri" w:cs="Calibri"/>
                <w:color w:val="000000"/>
                <w:sz w:val="20"/>
                <w:szCs w:val="20"/>
              </w:rPr>
            </w:pPr>
            <w:ins w:id="1161" w:author="usuario" w:date="2026-04-13T19:52:00Z">
              <w:r>
                <w:rPr>
                  <w:rFonts w:ascii="Calibri" w:hAnsi="Calibri" w:cs="Calibri"/>
                  <w:color w:val="000000"/>
                  <w:sz w:val="20"/>
                  <w:szCs w:val="20"/>
                </w:rPr>
                <w:t>DATE</w:t>
              </w:r>
            </w:ins>
          </w:p>
        </w:tc>
        <w:tc>
          <w:tcPr>
            <w:tcW w:w="971" w:type="dxa"/>
            <w:vAlign w:val="center"/>
          </w:tcPr>
          <w:p w14:paraId="3E70EC9E" w14:textId="72310AA7" w:rsidR="006C5B3D" w:rsidRPr="00E97C5F" w:rsidRDefault="006C5B3D" w:rsidP="00C93F72">
            <w:pPr>
              <w:pStyle w:val="NormalWeb"/>
              <w:spacing w:before="120" w:beforeAutospacing="0" w:after="120" w:afterAutospacing="0"/>
              <w:jc w:val="center"/>
              <w:rPr>
                <w:ins w:id="1162" w:author="usuario" w:date="2026-04-13T19:49:00Z"/>
                <w:rFonts w:ascii="Calibri" w:hAnsi="Calibri" w:cs="Calibri"/>
                <w:color w:val="000000"/>
                <w:sz w:val="20"/>
                <w:szCs w:val="20"/>
              </w:rPr>
            </w:pPr>
            <w:ins w:id="1163" w:author="usuario" w:date="2026-04-13T19:52:00Z">
              <w:r>
                <w:rPr>
                  <w:rFonts w:ascii="Calibri" w:hAnsi="Calibri" w:cs="Calibri"/>
                  <w:color w:val="000000"/>
                  <w:sz w:val="20"/>
                  <w:szCs w:val="20"/>
                </w:rPr>
                <w:t>SI</w:t>
              </w:r>
            </w:ins>
          </w:p>
        </w:tc>
        <w:tc>
          <w:tcPr>
            <w:tcW w:w="1153" w:type="dxa"/>
            <w:vAlign w:val="center"/>
          </w:tcPr>
          <w:p w14:paraId="0D325094" w14:textId="77777777" w:rsidR="006C5B3D" w:rsidRPr="00E97C5F" w:rsidRDefault="006C5B3D" w:rsidP="00C93F72">
            <w:pPr>
              <w:pStyle w:val="NormalWeb"/>
              <w:spacing w:before="120" w:beforeAutospacing="0" w:after="120" w:afterAutospacing="0"/>
              <w:jc w:val="center"/>
              <w:rPr>
                <w:ins w:id="1164" w:author="usuario" w:date="2026-04-13T19:49:00Z"/>
                <w:rFonts w:ascii="Calibri" w:hAnsi="Calibri" w:cs="Calibri"/>
                <w:color w:val="000000"/>
                <w:sz w:val="20"/>
                <w:szCs w:val="20"/>
              </w:rPr>
            </w:pPr>
            <w:ins w:id="1165" w:author="usuario" w:date="2026-04-13T19:49:00Z">
              <w:r>
                <w:rPr>
                  <w:rFonts w:ascii="Calibri" w:hAnsi="Calibri" w:cs="Calibri"/>
                  <w:color w:val="000000"/>
                  <w:sz w:val="20"/>
                  <w:szCs w:val="20"/>
                </w:rPr>
                <w:t>-</w:t>
              </w:r>
            </w:ins>
          </w:p>
        </w:tc>
        <w:tc>
          <w:tcPr>
            <w:tcW w:w="4229" w:type="dxa"/>
            <w:vAlign w:val="center"/>
          </w:tcPr>
          <w:p w14:paraId="5E49F5CF" w14:textId="654C86C2" w:rsidR="006C5B3D" w:rsidRPr="00E97C5F" w:rsidRDefault="006C5B3D" w:rsidP="00C93F72">
            <w:pPr>
              <w:pStyle w:val="NormalWeb"/>
              <w:spacing w:before="120" w:beforeAutospacing="0" w:after="120" w:afterAutospacing="0"/>
              <w:jc w:val="center"/>
              <w:rPr>
                <w:ins w:id="1166" w:author="usuario" w:date="2026-04-13T19:49:00Z"/>
                <w:rFonts w:ascii="Calibri" w:hAnsi="Calibri" w:cs="Calibri"/>
                <w:color w:val="000000"/>
                <w:sz w:val="20"/>
                <w:szCs w:val="20"/>
              </w:rPr>
            </w:pPr>
            <w:ins w:id="1167" w:author="usuario" w:date="2026-04-13T19:52:00Z">
              <w:r w:rsidRPr="006C5B3D">
                <w:rPr>
                  <w:rFonts w:ascii="Calibri" w:hAnsi="Calibri" w:cs="Calibri"/>
                  <w:color w:val="000000"/>
                  <w:sz w:val="20"/>
                  <w:szCs w:val="20"/>
                </w:rPr>
                <w:t>Fecha de suministro de la medicación</w:t>
              </w:r>
            </w:ins>
          </w:p>
        </w:tc>
      </w:tr>
      <w:tr w:rsidR="006C5B3D" w:rsidRPr="00C93F72" w14:paraId="01761F25" w14:textId="77777777" w:rsidTr="006C5B3D">
        <w:trPr>
          <w:ins w:id="1168" w:author="usuario" w:date="2026-04-13T19:52:00Z"/>
        </w:trPr>
        <w:tc>
          <w:tcPr>
            <w:tcW w:w="1735" w:type="dxa"/>
            <w:vAlign w:val="center"/>
          </w:tcPr>
          <w:p w14:paraId="24EFE66B" w14:textId="3EDA004B" w:rsidR="006C5B3D" w:rsidRPr="006C5B3D" w:rsidRDefault="006C5B3D" w:rsidP="006C5B3D">
            <w:pPr>
              <w:pStyle w:val="NormalWeb"/>
              <w:spacing w:before="120" w:beforeAutospacing="0" w:after="120" w:afterAutospacing="0"/>
              <w:jc w:val="center"/>
              <w:rPr>
                <w:ins w:id="1169" w:author="usuario" w:date="2026-04-13T19:52:00Z"/>
                <w:rFonts w:ascii="Calibri" w:hAnsi="Calibri" w:cs="Calibri"/>
                <w:b/>
                <w:bCs/>
                <w:color w:val="000000"/>
                <w:sz w:val="20"/>
                <w:szCs w:val="20"/>
                <w:lang w:val="es-ES" w:eastAsia="es-ES"/>
              </w:rPr>
            </w:pPr>
            <w:ins w:id="1170" w:author="usuario" w:date="2026-04-13T19:53:00Z">
              <w:r>
                <w:rPr>
                  <w:rFonts w:ascii="Calibri" w:hAnsi="Calibri" w:cs="Calibri"/>
                  <w:b/>
                  <w:bCs/>
                  <w:color w:val="000000"/>
                  <w:sz w:val="20"/>
                  <w:szCs w:val="20"/>
                  <w:lang w:val="es-ES" w:eastAsia="es-ES"/>
                </w:rPr>
                <w:t>DNI_Medico</w:t>
              </w:r>
            </w:ins>
          </w:p>
        </w:tc>
        <w:tc>
          <w:tcPr>
            <w:tcW w:w="1262" w:type="dxa"/>
            <w:vAlign w:val="center"/>
          </w:tcPr>
          <w:p w14:paraId="22676147" w14:textId="4C4A16A3" w:rsidR="006C5B3D" w:rsidRDefault="006C5B3D" w:rsidP="006C5B3D">
            <w:pPr>
              <w:pStyle w:val="NormalWeb"/>
              <w:spacing w:before="120" w:beforeAutospacing="0" w:after="120" w:afterAutospacing="0"/>
              <w:jc w:val="center"/>
              <w:rPr>
                <w:ins w:id="1171" w:author="usuario" w:date="2026-04-13T19:52:00Z"/>
                <w:rFonts w:ascii="Calibri" w:hAnsi="Calibri" w:cs="Calibri"/>
                <w:color w:val="000000"/>
                <w:sz w:val="20"/>
                <w:szCs w:val="20"/>
              </w:rPr>
            </w:pPr>
            <w:ins w:id="1172" w:author="usuario" w:date="2026-04-13T19:53:00Z">
              <w:r>
                <w:rPr>
                  <w:rFonts w:ascii="Calibri" w:hAnsi="Calibri" w:cs="Calibri"/>
                  <w:color w:val="000000"/>
                  <w:sz w:val="20"/>
                  <w:szCs w:val="20"/>
                </w:rPr>
                <w:t>INT / BGINT</w:t>
              </w:r>
            </w:ins>
          </w:p>
        </w:tc>
        <w:tc>
          <w:tcPr>
            <w:tcW w:w="971" w:type="dxa"/>
            <w:vAlign w:val="center"/>
          </w:tcPr>
          <w:p w14:paraId="730BA26D" w14:textId="51533970" w:rsidR="006C5B3D" w:rsidRDefault="006C5B3D" w:rsidP="006C5B3D">
            <w:pPr>
              <w:pStyle w:val="NormalWeb"/>
              <w:spacing w:before="120" w:beforeAutospacing="0" w:after="120" w:afterAutospacing="0"/>
              <w:jc w:val="center"/>
              <w:rPr>
                <w:ins w:id="1173" w:author="usuario" w:date="2026-04-13T19:52:00Z"/>
                <w:rFonts w:ascii="Calibri" w:hAnsi="Calibri" w:cs="Calibri"/>
                <w:color w:val="000000"/>
                <w:sz w:val="20"/>
                <w:szCs w:val="20"/>
              </w:rPr>
            </w:pPr>
            <w:ins w:id="1174" w:author="usuario" w:date="2026-04-13T19:53:00Z">
              <w:r>
                <w:rPr>
                  <w:rFonts w:ascii="Calibri" w:hAnsi="Calibri" w:cs="Calibri"/>
                  <w:color w:val="000000"/>
                  <w:sz w:val="20"/>
                  <w:szCs w:val="20"/>
                </w:rPr>
                <w:t>NO</w:t>
              </w:r>
            </w:ins>
          </w:p>
        </w:tc>
        <w:tc>
          <w:tcPr>
            <w:tcW w:w="1153" w:type="dxa"/>
            <w:vAlign w:val="center"/>
          </w:tcPr>
          <w:p w14:paraId="2063344C" w14:textId="00CF6FCF" w:rsidR="006C5B3D" w:rsidRDefault="006C5B3D" w:rsidP="006C5B3D">
            <w:pPr>
              <w:pStyle w:val="NormalWeb"/>
              <w:spacing w:before="120" w:beforeAutospacing="0" w:after="120" w:afterAutospacing="0"/>
              <w:jc w:val="center"/>
              <w:rPr>
                <w:ins w:id="1175" w:author="usuario" w:date="2026-04-13T19:52:00Z"/>
                <w:rFonts w:ascii="Calibri" w:hAnsi="Calibri" w:cs="Calibri"/>
                <w:color w:val="000000"/>
                <w:sz w:val="20"/>
                <w:szCs w:val="20"/>
              </w:rPr>
            </w:pPr>
            <w:ins w:id="1176" w:author="usuario" w:date="2026-04-13T19:53:00Z">
              <w:r>
                <w:rPr>
                  <w:rFonts w:ascii="Calibri" w:hAnsi="Calibri" w:cs="Calibri"/>
                  <w:color w:val="000000"/>
                  <w:sz w:val="20"/>
                  <w:szCs w:val="20"/>
                </w:rPr>
                <w:t>-</w:t>
              </w:r>
            </w:ins>
          </w:p>
        </w:tc>
        <w:tc>
          <w:tcPr>
            <w:tcW w:w="4229" w:type="dxa"/>
            <w:vAlign w:val="center"/>
          </w:tcPr>
          <w:p w14:paraId="18DA1576" w14:textId="1EC408EE" w:rsidR="006C5B3D" w:rsidRPr="006C5B3D" w:rsidRDefault="006C5B3D" w:rsidP="006C5B3D">
            <w:pPr>
              <w:pStyle w:val="NormalWeb"/>
              <w:spacing w:before="120" w:beforeAutospacing="0" w:after="120" w:afterAutospacing="0"/>
              <w:jc w:val="center"/>
              <w:rPr>
                <w:ins w:id="1177" w:author="usuario" w:date="2026-04-13T19:52:00Z"/>
                <w:rFonts w:ascii="Calibri" w:hAnsi="Calibri" w:cs="Calibri"/>
                <w:color w:val="000000"/>
                <w:sz w:val="20"/>
                <w:szCs w:val="20"/>
              </w:rPr>
            </w:pPr>
            <w:ins w:id="1178" w:author="usuario" w:date="2026-04-13T19:53:00Z">
              <w:r w:rsidRPr="006C5B3D">
                <w:rPr>
                  <w:rFonts w:ascii="Calibri" w:hAnsi="Calibri" w:cs="Calibri"/>
                  <w:color w:val="000000"/>
                  <w:sz w:val="20"/>
                  <w:szCs w:val="20"/>
                </w:rPr>
                <w:t>Médico que emite la prescripción (FK).</w:t>
              </w:r>
            </w:ins>
          </w:p>
        </w:tc>
      </w:tr>
      <w:tr w:rsidR="006C5B3D" w:rsidRPr="00C93F72" w14:paraId="45A89EC8" w14:textId="77777777" w:rsidTr="006C5B3D">
        <w:trPr>
          <w:ins w:id="1179" w:author="usuario" w:date="2026-04-13T19:52:00Z"/>
        </w:trPr>
        <w:tc>
          <w:tcPr>
            <w:tcW w:w="1735" w:type="dxa"/>
            <w:vAlign w:val="center"/>
          </w:tcPr>
          <w:p w14:paraId="30A483E6" w14:textId="031DECC7" w:rsidR="006C5B3D" w:rsidRPr="006C5B3D" w:rsidRDefault="006C5B3D" w:rsidP="006C5B3D">
            <w:pPr>
              <w:pStyle w:val="NormalWeb"/>
              <w:spacing w:before="120" w:beforeAutospacing="0" w:after="120" w:afterAutospacing="0"/>
              <w:jc w:val="center"/>
              <w:rPr>
                <w:ins w:id="1180" w:author="usuario" w:date="2026-04-13T19:52:00Z"/>
                <w:rFonts w:ascii="Calibri" w:hAnsi="Calibri" w:cs="Calibri"/>
                <w:b/>
                <w:bCs/>
                <w:color w:val="000000"/>
                <w:sz w:val="20"/>
                <w:szCs w:val="20"/>
                <w:lang w:val="es-ES" w:eastAsia="es-ES"/>
              </w:rPr>
            </w:pPr>
            <w:ins w:id="1181" w:author="usuario" w:date="2026-04-13T19:53:00Z">
              <w:r w:rsidRPr="006C5B3D">
                <w:rPr>
                  <w:rFonts w:ascii="Calibri" w:hAnsi="Calibri" w:cs="Calibri"/>
                  <w:b/>
                  <w:bCs/>
                  <w:color w:val="000000"/>
                  <w:sz w:val="20"/>
                  <w:szCs w:val="20"/>
                  <w:lang w:val="es-ES" w:eastAsia="es-ES"/>
                </w:rPr>
                <w:t>Fecha_Prescripción</w:t>
              </w:r>
            </w:ins>
          </w:p>
        </w:tc>
        <w:tc>
          <w:tcPr>
            <w:tcW w:w="1262" w:type="dxa"/>
            <w:vAlign w:val="center"/>
          </w:tcPr>
          <w:p w14:paraId="3264D058" w14:textId="02C71B8F" w:rsidR="006C5B3D" w:rsidRDefault="006C5B3D" w:rsidP="006C5B3D">
            <w:pPr>
              <w:pStyle w:val="NormalWeb"/>
              <w:spacing w:before="120" w:beforeAutospacing="0" w:after="120" w:afterAutospacing="0"/>
              <w:jc w:val="center"/>
              <w:rPr>
                <w:ins w:id="1182" w:author="usuario" w:date="2026-04-13T19:52:00Z"/>
                <w:rFonts w:ascii="Calibri" w:hAnsi="Calibri" w:cs="Calibri"/>
                <w:color w:val="000000"/>
                <w:sz w:val="20"/>
                <w:szCs w:val="20"/>
              </w:rPr>
            </w:pPr>
            <w:ins w:id="1183" w:author="usuario" w:date="2026-04-13T19:53:00Z">
              <w:r>
                <w:rPr>
                  <w:rFonts w:ascii="Calibri" w:hAnsi="Calibri" w:cs="Calibri"/>
                  <w:color w:val="000000"/>
                  <w:sz w:val="20"/>
                  <w:szCs w:val="20"/>
                </w:rPr>
                <w:t>DATE</w:t>
              </w:r>
            </w:ins>
          </w:p>
        </w:tc>
        <w:tc>
          <w:tcPr>
            <w:tcW w:w="971" w:type="dxa"/>
            <w:vAlign w:val="center"/>
          </w:tcPr>
          <w:p w14:paraId="609985E0" w14:textId="04DCEF45" w:rsidR="006C5B3D" w:rsidRDefault="006C5B3D" w:rsidP="006C5B3D">
            <w:pPr>
              <w:pStyle w:val="NormalWeb"/>
              <w:spacing w:before="120" w:beforeAutospacing="0" w:after="120" w:afterAutospacing="0"/>
              <w:jc w:val="center"/>
              <w:rPr>
                <w:ins w:id="1184" w:author="usuario" w:date="2026-04-13T19:52:00Z"/>
                <w:rFonts w:ascii="Calibri" w:hAnsi="Calibri" w:cs="Calibri"/>
                <w:color w:val="000000"/>
                <w:sz w:val="20"/>
                <w:szCs w:val="20"/>
              </w:rPr>
            </w:pPr>
            <w:ins w:id="1185" w:author="usuario" w:date="2026-04-13T19:53:00Z">
              <w:r>
                <w:rPr>
                  <w:rFonts w:ascii="Calibri" w:hAnsi="Calibri" w:cs="Calibri"/>
                  <w:color w:val="000000"/>
                  <w:sz w:val="20"/>
                  <w:szCs w:val="20"/>
                </w:rPr>
                <w:t>NO</w:t>
              </w:r>
            </w:ins>
          </w:p>
        </w:tc>
        <w:tc>
          <w:tcPr>
            <w:tcW w:w="1153" w:type="dxa"/>
            <w:vAlign w:val="center"/>
          </w:tcPr>
          <w:p w14:paraId="7CB1CE45" w14:textId="14E759ED" w:rsidR="006C5B3D" w:rsidRDefault="006C5B3D" w:rsidP="006C5B3D">
            <w:pPr>
              <w:pStyle w:val="NormalWeb"/>
              <w:spacing w:before="120" w:beforeAutospacing="0" w:after="120" w:afterAutospacing="0"/>
              <w:jc w:val="center"/>
              <w:rPr>
                <w:ins w:id="1186" w:author="usuario" w:date="2026-04-13T19:52:00Z"/>
                <w:rFonts w:ascii="Calibri" w:hAnsi="Calibri" w:cs="Calibri"/>
                <w:color w:val="000000"/>
                <w:sz w:val="20"/>
                <w:szCs w:val="20"/>
              </w:rPr>
            </w:pPr>
            <w:ins w:id="1187" w:author="usuario" w:date="2026-04-13T19:53:00Z">
              <w:r>
                <w:rPr>
                  <w:rFonts w:ascii="Calibri" w:hAnsi="Calibri" w:cs="Calibri"/>
                  <w:color w:val="000000"/>
                  <w:sz w:val="20"/>
                  <w:szCs w:val="20"/>
                </w:rPr>
                <w:t>-</w:t>
              </w:r>
            </w:ins>
          </w:p>
        </w:tc>
        <w:tc>
          <w:tcPr>
            <w:tcW w:w="4229" w:type="dxa"/>
            <w:vAlign w:val="center"/>
          </w:tcPr>
          <w:p w14:paraId="4C431C7C" w14:textId="03DD5056" w:rsidR="006C5B3D" w:rsidRPr="006C5B3D" w:rsidRDefault="006C5B3D" w:rsidP="006C5B3D">
            <w:pPr>
              <w:pStyle w:val="NormalWeb"/>
              <w:spacing w:before="120" w:beforeAutospacing="0" w:after="120" w:afterAutospacing="0"/>
              <w:jc w:val="center"/>
              <w:rPr>
                <w:ins w:id="1188" w:author="usuario" w:date="2026-04-13T19:52:00Z"/>
                <w:rFonts w:ascii="Calibri" w:hAnsi="Calibri" w:cs="Calibri"/>
                <w:color w:val="000000"/>
                <w:sz w:val="20"/>
                <w:szCs w:val="20"/>
              </w:rPr>
            </w:pPr>
            <w:ins w:id="1189" w:author="usuario" w:date="2026-04-13T19:53:00Z">
              <w:r w:rsidRPr="006C5B3D">
                <w:rPr>
                  <w:rFonts w:ascii="Calibri" w:hAnsi="Calibri" w:cs="Calibri"/>
                  <w:color w:val="000000"/>
                  <w:sz w:val="20"/>
                  <w:szCs w:val="20"/>
                </w:rPr>
                <w:t>Fecha en que se registra la prescripción.</w:t>
              </w:r>
            </w:ins>
          </w:p>
        </w:tc>
      </w:tr>
      <w:tr w:rsidR="006C5B3D" w:rsidRPr="00C93F72" w14:paraId="5730BF46" w14:textId="77777777" w:rsidTr="006C5B3D">
        <w:trPr>
          <w:ins w:id="1190" w:author="usuario" w:date="2026-04-13T19:52:00Z"/>
        </w:trPr>
        <w:tc>
          <w:tcPr>
            <w:tcW w:w="1735" w:type="dxa"/>
            <w:vAlign w:val="center"/>
          </w:tcPr>
          <w:p w14:paraId="713A2E30" w14:textId="07644FEA" w:rsidR="006C5B3D" w:rsidRPr="006C5B3D" w:rsidRDefault="006C5B3D" w:rsidP="006C5B3D">
            <w:pPr>
              <w:pStyle w:val="NormalWeb"/>
              <w:spacing w:before="120" w:beforeAutospacing="0" w:after="120" w:afterAutospacing="0"/>
              <w:jc w:val="center"/>
              <w:rPr>
                <w:ins w:id="1191" w:author="usuario" w:date="2026-04-13T19:52:00Z"/>
                <w:rFonts w:ascii="Calibri" w:hAnsi="Calibri" w:cs="Calibri"/>
                <w:b/>
                <w:bCs/>
                <w:color w:val="000000"/>
                <w:sz w:val="20"/>
                <w:szCs w:val="20"/>
                <w:lang w:val="es-ES" w:eastAsia="es-ES"/>
              </w:rPr>
            </w:pPr>
            <w:ins w:id="1192" w:author="usuario" w:date="2026-04-13T19:53:00Z">
              <w:r w:rsidRPr="006C5B3D">
                <w:rPr>
                  <w:rFonts w:ascii="Calibri" w:hAnsi="Calibri" w:cs="Calibri"/>
                  <w:b/>
                  <w:bCs/>
                  <w:color w:val="000000"/>
                  <w:sz w:val="20"/>
                  <w:szCs w:val="20"/>
                  <w:lang w:val="es-ES" w:eastAsia="es-ES"/>
                </w:rPr>
                <w:t>Hora_Prescripción</w:t>
              </w:r>
            </w:ins>
          </w:p>
        </w:tc>
        <w:tc>
          <w:tcPr>
            <w:tcW w:w="1262" w:type="dxa"/>
            <w:vAlign w:val="center"/>
          </w:tcPr>
          <w:p w14:paraId="600ADB5A" w14:textId="1D19CCF0" w:rsidR="006C5B3D" w:rsidRDefault="006C5B3D" w:rsidP="006C5B3D">
            <w:pPr>
              <w:pStyle w:val="NormalWeb"/>
              <w:spacing w:before="120" w:beforeAutospacing="0" w:after="120" w:afterAutospacing="0"/>
              <w:jc w:val="center"/>
              <w:rPr>
                <w:ins w:id="1193" w:author="usuario" w:date="2026-04-13T19:52:00Z"/>
                <w:rFonts w:ascii="Calibri" w:hAnsi="Calibri" w:cs="Calibri"/>
                <w:color w:val="000000"/>
                <w:sz w:val="20"/>
                <w:szCs w:val="20"/>
              </w:rPr>
            </w:pPr>
            <w:ins w:id="1194" w:author="usuario" w:date="2026-04-13T19:53:00Z">
              <w:r>
                <w:rPr>
                  <w:rFonts w:ascii="Calibri" w:hAnsi="Calibri" w:cs="Calibri"/>
                  <w:color w:val="000000"/>
                  <w:sz w:val="20"/>
                  <w:szCs w:val="20"/>
                </w:rPr>
                <w:t>TIME</w:t>
              </w:r>
            </w:ins>
          </w:p>
        </w:tc>
        <w:tc>
          <w:tcPr>
            <w:tcW w:w="971" w:type="dxa"/>
            <w:vAlign w:val="center"/>
          </w:tcPr>
          <w:p w14:paraId="1B8DE589" w14:textId="51E0A82F" w:rsidR="006C5B3D" w:rsidRDefault="006C5B3D" w:rsidP="006C5B3D">
            <w:pPr>
              <w:pStyle w:val="NormalWeb"/>
              <w:spacing w:before="120" w:beforeAutospacing="0" w:after="120" w:afterAutospacing="0"/>
              <w:jc w:val="center"/>
              <w:rPr>
                <w:ins w:id="1195" w:author="usuario" w:date="2026-04-13T19:52:00Z"/>
                <w:rFonts w:ascii="Calibri" w:hAnsi="Calibri" w:cs="Calibri"/>
                <w:color w:val="000000"/>
                <w:sz w:val="20"/>
                <w:szCs w:val="20"/>
              </w:rPr>
            </w:pPr>
            <w:ins w:id="1196" w:author="usuario" w:date="2026-04-13T19:54:00Z">
              <w:r>
                <w:rPr>
                  <w:rFonts w:ascii="Calibri" w:hAnsi="Calibri" w:cs="Calibri"/>
                  <w:color w:val="000000"/>
                  <w:sz w:val="20"/>
                  <w:szCs w:val="20"/>
                </w:rPr>
                <w:t>NO</w:t>
              </w:r>
            </w:ins>
          </w:p>
        </w:tc>
        <w:tc>
          <w:tcPr>
            <w:tcW w:w="1153" w:type="dxa"/>
            <w:vAlign w:val="center"/>
          </w:tcPr>
          <w:p w14:paraId="2DAB8A71" w14:textId="55334F5A" w:rsidR="006C5B3D" w:rsidRDefault="006C5B3D" w:rsidP="006C5B3D">
            <w:pPr>
              <w:pStyle w:val="NormalWeb"/>
              <w:spacing w:before="120" w:beforeAutospacing="0" w:after="120" w:afterAutospacing="0"/>
              <w:jc w:val="center"/>
              <w:rPr>
                <w:ins w:id="1197" w:author="usuario" w:date="2026-04-13T19:52:00Z"/>
                <w:rFonts w:ascii="Calibri" w:hAnsi="Calibri" w:cs="Calibri"/>
                <w:color w:val="000000"/>
                <w:sz w:val="20"/>
                <w:szCs w:val="20"/>
              </w:rPr>
            </w:pPr>
            <w:ins w:id="1198" w:author="usuario" w:date="2026-04-13T19:54:00Z">
              <w:r>
                <w:rPr>
                  <w:rFonts w:ascii="Calibri" w:hAnsi="Calibri" w:cs="Calibri"/>
                  <w:color w:val="000000"/>
                  <w:sz w:val="20"/>
                  <w:szCs w:val="20"/>
                </w:rPr>
                <w:t>-</w:t>
              </w:r>
            </w:ins>
          </w:p>
        </w:tc>
        <w:tc>
          <w:tcPr>
            <w:tcW w:w="4229" w:type="dxa"/>
            <w:vAlign w:val="center"/>
          </w:tcPr>
          <w:p w14:paraId="28EAEA71" w14:textId="7E04F09B" w:rsidR="006C5B3D" w:rsidRPr="006C5B3D" w:rsidRDefault="006C5B3D" w:rsidP="006C5B3D">
            <w:pPr>
              <w:pStyle w:val="NormalWeb"/>
              <w:spacing w:before="120" w:beforeAutospacing="0" w:after="120" w:afterAutospacing="0"/>
              <w:jc w:val="center"/>
              <w:rPr>
                <w:ins w:id="1199" w:author="usuario" w:date="2026-04-13T19:52:00Z"/>
                <w:rFonts w:ascii="Calibri" w:hAnsi="Calibri" w:cs="Calibri"/>
                <w:color w:val="000000"/>
                <w:sz w:val="20"/>
                <w:szCs w:val="20"/>
              </w:rPr>
            </w:pPr>
            <w:ins w:id="1200" w:author="usuario" w:date="2026-04-13T19:54:00Z">
              <w:r w:rsidRPr="006C5B3D">
                <w:rPr>
                  <w:rFonts w:ascii="Calibri" w:hAnsi="Calibri" w:cs="Calibri"/>
                  <w:color w:val="000000"/>
                  <w:sz w:val="20"/>
                  <w:szCs w:val="20"/>
                </w:rPr>
                <w:t>Hora en que se registra la prescripción</w:t>
              </w:r>
            </w:ins>
          </w:p>
        </w:tc>
      </w:tr>
    </w:tbl>
    <w:p w14:paraId="34668312" w14:textId="4CBA5344" w:rsidR="006C5B3D" w:rsidRDefault="006C5B3D" w:rsidP="008925B7">
      <w:pPr>
        <w:jc w:val="both"/>
        <w:rPr>
          <w:ins w:id="1201" w:author="usuario" w:date="2026-04-13T19:54:00Z"/>
          <w:lang w:val="es-AR"/>
        </w:rPr>
        <w:pPrChange w:id="1202" w:author="Elena Monutti" w:date="2026-04-13T21:19:00Z">
          <w:pPr/>
        </w:pPrChange>
      </w:pPr>
    </w:p>
    <w:p w14:paraId="321797C6" w14:textId="0A27C299" w:rsidR="006C5B3D" w:rsidRDefault="006C5B3D" w:rsidP="008925B7">
      <w:pPr>
        <w:pStyle w:val="NormalWeb"/>
        <w:spacing w:before="120" w:beforeAutospacing="0" w:after="120" w:afterAutospacing="0"/>
        <w:jc w:val="both"/>
        <w:rPr>
          <w:ins w:id="1203" w:author="usuario" w:date="2026-04-13T19:54:00Z"/>
          <w:rFonts w:ascii="Arial" w:hAnsi="Arial" w:cs="Arial"/>
          <w:b/>
          <w:bCs/>
          <w:color w:val="000000"/>
          <w:sz w:val="22"/>
          <w:szCs w:val="22"/>
        </w:rPr>
        <w:pPrChange w:id="1204" w:author="Elena Monutti" w:date="2026-04-13T21:19:00Z">
          <w:pPr>
            <w:pStyle w:val="NormalWeb"/>
            <w:spacing w:before="120" w:beforeAutospacing="0" w:after="120" w:afterAutospacing="0"/>
          </w:pPr>
        </w:pPrChange>
      </w:pPr>
      <w:ins w:id="1205" w:author="usuario" w:date="2026-04-13T19:54:00Z">
        <w:r>
          <w:rPr>
            <w:rFonts w:ascii="Arial" w:hAnsi="Arial" w:cs="Arial"/>
            <w:b/>
            <w:bCs/>
            <w:color w:val="000000"/>
            <w:sz w:val="22"/>
            <w:szCs w:val="22"/>
          </w:rPr>
          <w:t xml:space="preserve">Entidad: Agenda Medicación  </w:t>
        </w:r>
      </w:ins>
    </w:p>
    <w:p w14:paraId="4E264EDC" w14:textId="6D3D955C" w:rsidR="006C5B3D" w:rsidRPr="00E97C5F" w:rsidRDefault="006C5B3D" w:rsidP="008925B7">
      <w:pPr>
        <w:pStyle w:val="NormalWeb"/>
        <w:spacing w:before="120" w:beforeAutospacing="0" w:after="120" w:afterAutospacing="0"/>
        <w:jc w:val="both"/>
        <w:rPr>
          <w:ins w:id="1206" w:author="usuario" w:date="2026-04-13T19:54:00Z"/>
          <w:rFonts w:ascii="Arial" w:hAnsi="Arial" w:cs="Arial"/>
          <w:color w:val="000000"/>
          <w:sz w:val="22"/>
          <w:szCs w:val="22"/>
        </w:rPr>
        <w:pPrChange w:id="1207" w:author="Elena Monutti" w:date="2026-04-13T21:19:00Z">
          <w:pPr>
            <w:pStyle w:val="NormalWeb"/>
            <w:spacing w:before="120" w:beforeAutospacing="0" w:after="120" w:afterAutospacing="0"/>
          </w:pPr>
        </w:pPrChange>
      </w:pPr>
      <w:ins w:id="1208" w:author="usuario" w:date="2026-04-13T19:54:00Z">
        <w:r>
          <w:rPr>
            <w:rFonts w:ascii="Arial" w:hAnsi="Arial" w:cs="Arial"/>
            <w:b/>
            <w:bCs/>
            <w:color w:val="000000"/>
            <w:sz w:val="22"/>
            <w:szCs w:val="22"/>
          </w:rPr>
          <w:t>Clave Primaria: Num_</w:t>
        </w:r>
      </w:ins>
      <w:ins w:id="1209" w:author="usuario" w:date="2026-04-13T19:56:00Z">
        <w:r>
          <w:rPr>
            <w:rFonts w:ascii="Arial" w:hAnsi="Arial" w:cs="Arial"/>
            <w:b/>
            <w:bCs/>
            <w:color w:val="000000"/>
            <w:sz w:val="22"/>
            <w:szCs w:val="22"/>
          </w:rPr>
          <w:t xml:space="preserve">Prescripcion </w:t>
        </w:r>
        <w:del w:id="1210" w:author="Elena Monutti" w:date="2026-04-13T21:06:00Z">
          <w:r w:rsidDel="0064361F">
            <w:rPr>
              <w:rFonts w:ascii="Arial" w:hAnsi="Arial" w:cs="Arial"/>
              <w:b/>
              <w:bCs/>
              <w:color w:val="000000"/>
              <w:sz w:val="22"/>
              <w:szCs w:val="22"/>
            </w:rPr>
            <w:delText>+</w:delText>
          </w:r>
        </w:del>
      </w:ins>
      <w:ins w:id="1211" w:author="usuario" w:date="2026-04-13T19:54:00Z">
        <w:del w:id="1212" w:author="Elena Monutti" w:date="2026-04-13T21:06:00Z">
          <w:r w:rsidDel="0064361F">
            <w:rPr>
              <w:rFonts w:ascii="Arial" w:hAnsi="Arial" w:cs="Arial"/>
              <w:b/>
              <w:bCs/>
              <w:color w:val="000000"/>
              <w:sz w:val="22"/>
              <w:szCs w:val="22"/>
            </w:rPr>
            <w:delText xml:space="preserve"> Día </w:delText>
          </w:r>
          <w:r w:rsidDel="0064361F">
            <w:rPr>
              <w:rFonts w:ascii="Arial" w:hAnsi="Arial" w:cs="Arial"/>
              <w:color w:val="000000"/>
              <w:sz w:val="22"/>
              <w:szCs w:val="22"/>
            </w:rPr>
            <w:delText xml:space="preserve">(clave </w:delText>
          </w:r>
        </w:del>
        <w:del w:id="1213" w:author="Elena Monutti" w:date="2026-04-13T21:07:00Z">
          <w:r w:rsidDel="0064361F">
            <w:rPr>
              <w:rFonts w:ascii="Arial" w:hAnsi="Arial" w:cs="Arial"/>
              <w:color w:val="000000"/>
              <w:sz w:val="22"/>
              <w:szCs w:val="22"/>
            </w:rPr>
            <w:delText>primaria compuesta)</w:delText>
          </w:r>
        </w:del>
        <w:r>
          <w:rPr>
            <w:rFonts w:ascii="Arial" w:hAnsi="Arial" w:cs="Arial"/>
            <w:color w:val="000000"/>
            <w:sz w:val="22"/>
            <w:szCs w:val="22"/>
          </w:rPr>
          <w:t xml:space="preserve"> </w:t>
        </w:r>
      </w:ins>
      <w:ins w:id="1214" w:author="Elena Monutti" w:date="2026-04-13T21:20:00Z">
        <w:r w:rsidR="008925B7">
          <w:rPr>
            <w:rFonts w:ascii="Arial" w:hAnsi="Arial" w:cs="Arial"/>
            <w:color w:val="000000"/>
            <w:sz w:val="22"/>
            <w:szCs w:val="22"/>
          </w:rPr>
          <w:t>(heredada de Prescripción)</w:t>
        </w:r>
      </w:ins>
    </w:p>
    <w:tbl>
      <w:tblPr>
        <w:tblStyle w:val="Tablaconcuadrcula"/>
        <w:tblW w:w="0" w:type="auto"/>
        <w:tblLook w:val="04A0" w:firstRow="1" w:lastRow="0" w:firstColumn="1" w:lastColumn="0" w:noHBand="0" w:noVBand="1"/>
      </w:tblPr>
      <w:tblGrid>
        <w:gridCol w:w="1815"/>
        <w:gridCol w:w="1255"/>
        <w:gridCol w:w="969"/>
        <w:gridCol w:w="1150"/>
        <w:gridCol w:w="4161"/>
      </w:tblGrid>
      <w:tr w:rsidR="004D6213" w:rsidRPr="00E97C5F" w14:paraId="562C2691" w14:textId="77777777" w:rsidTr="004D6213">
        <w:trPr>
          <w:ins w:id="1215" w:author="usuario" w:date="2026-04-13T19:54:00Z"/>
        </w:trPr>
        <w:tc>
          <w:tcPr>
            <w:tcW w:w="1815" w:type="dxa"/>
            <w:shd w:val="clear" w:color="auto" w:fill="00B0F0"/>
            <w:vAlign w:val="center"/>
          </w:tcPr>
          <w:p w14:paraId="2EAC3626" w14:textId="77777777" w:rsidR="006C5B3D" w:rsidRPr="00E97C5F" w:rsidRDefault="006C5B3D" w:rsidP="00C93F72">
            <w:pPr>
              <w:pStyle w:val="NormalWeb"/>
              <w:spacing w:before="120" w:beforeAutospacing="0" w:after="120" w:afterAutospacing="0"/>
              <w:jc w:val="center"/>
              <w:rPr>
                <w:ins w:id="1216" w:author="usuario" w:date="2026-04-13T19:54:00Z"/>
                <w:rFonts w:ascii="Calibri" w:hAnsi="Calibri" w:cs="Calibri"/>
                <w:b/>
                <w:bCs/>
                <w:color w:val="000000"/>
                <w:sz w:val="20"/>
                <w:szCs w:val="20"/>
              </w:rPr>
            </w:pPr>
            <w:ins w:id="1217" w:author="usuario" w:date="2026-04-13T19:54:00Z">
              <w:r w:rsidRPr="00E97C5F">
                <w:rPr>
                  <w:rFonts w:ascii="Calibri" w:hAnsi="Calibri" w:cs="Calibri"/>
                  <w:b/>
                  <w:bCs/>
                  <w:color w:val="000000"/>
                  <w:sz w:val="20"/>
                  <w:szCs w:val="20"/>
                </w:rPr>
                <w:t>Atributos</w:t>
              </w:r>
            </w:ins>
          </w:p>
        </w:tc>
        <w:tc>
          <w:tcPr>
            <w:tcW w:w="1255" w:type="dxa"/>
            <w:shd w:val="clear" w:color="auto" w:fill="00B0F0"/>
            <w:vAlign w:val="center"/>
          </w:tcPr>
          <w:p w14:paraId="1FA61CAF" w14:textId="77777777" w:rsidR="006C5B3D" w:rsidRPr="00E97C5F" w:rsidRDefault="006C5B3D" w:rsidP="00C93F72">
            <w:pPr>
              <w:pStyle w:val="NormalWeb"/>
              <w:spacing w:before="120" w:beforeAutospacing="0" w:after="120" w:afterAutospacing="0"/>
              <w:jc w:val="center"/>
              <w:rPr>
                <w:ins w:id="1218" w:author="usuario" w:date="2026-04-13T19:54:00Z"/>
                <w:rFonts w:ascii="Calibri" w:hAnsi="Calibri" w:cs="Calibri"/>
                <w:b/>
                <w:bCs/>
                <w:color w:val="000000"/>
                <w:sz w:val="20"/>
                <w:szCs w:val="20"/>
              </w:rPr>
            </w:pPr>
            <w:ins w:id="1219" w:author="usuario" w:date="2026-04-13T19:54:00Z">
              <w:r w:rsidRPr="00E97C5F">
                <w:rPr>
                  <w:rFonts w:ascii="Calibri" w:hAnsi="Calibri" w:cs="Calibri"/>
                  <w:b/>
                  <w:bCs/>
                  <w:color w:val="000000"/>
                  <w:sz w:val="20"/>
                  <w:szCs w:val="20"/>
                </w:rPr>
                <w:t>Tipo de datos</w:t>
              </w:r>
            </w:ins>
          </w:p>
        </w:tc>
        <w:tc>
          <w:tcPr>
            <w:tcW w:w="969" w:type="dxa"/>
            <w:shd w:val="clear" w:color="auto" w:fill="00B0F0"/>
            <w:vAlign w:val="center"/>
          </w:tcPr>
          <w:p w14:paraId="42A726FD" w14:textId="77777777" w:rsidR="006C5B3D" w:rsidRPr="00E97C5F" w:rsidRDefault="006C5B3D" w:rsidP="00C93F72">
            <w:pPr>
              <w:pStyle w:val="NormalWeb"/>
              <w:spacing w:before="120" w:beforeAutospacing="0" w:after="120" w:afterAutospacing="0"/>
              <w:jc w:val="center"/>
              <w:rPr>
                <w:ins w:id="1220" w:author="usuario" w:date="2026-04-13T19:54:00Z"/>
                <w:rFonts w:ascii="Calibri" w:hAnsi="Calibri" w:cs="Calibri"/>
                <w:b/>
                <w:bCs/>
                <w:color w:val="000000"/>
                <w:sz w:val="20"/>
                <w:szCs w:val="20"/>
              </w:rPr>
            </w:pPr>
            <w:ins w:id="1221" w:author="usuario" w:date="2026-04-13T19:54:00Z">
              <w:r w:rsidRPr="00E97C5F">
                <w:rPr>
                  <w:rFonts w:ascii="Calibri" w:hAnsi="Calibri" w:cs="Calibri"/>
                  <w:b/>
                  <w:bCs/>
                  <w:color w:val="000000"/>
                  <w:sz w:val="20"/>
                  <w:szCs w:val="20"/>
                </w:rPr>
                <w:t>Permite NULL</w:t>
              </w:r>
            </w:ins>
          </w:p>
        </w:tc>
        <w:tc>
          <w:tcPr>
            <w:tcW w:w="1150" w:type="dxa"/>
            <w:shd w:val="clear" w:color="auto" w:fill="00B0F0"/>
            <w:vAlign w:val="center"/>
          </w:tcPr>
          <w:p w14:paraId="218F8158" w14:textId="77777777" w:rsidR="006C5B3D" w:rsidRPr="00E97C5F" w:rsidRDefault="006C5B3D" w:rsidP="00C93F72">
            <w:pPr>
              <w:pStyle w:val="NormalWeb"/>
              <w:spacing w:before="120" w:beforeAutospacing="0" w:after="120" w:afterAutospacing="0"/>
              <w:jc w:val="center"/>
              <w:rPr>
                <w:ins w:id="1222" w:author="usuario" w:date="2026-04-13T19:54:00Z"/>
                <w:rFonts w:ascii="Calibri" w:hAnsi="Calibri" w:cs="Calibri"/>
                <w:b/>
                <w:bCs/>
                <w:color w:val="000000"/>
                <w:sz w:val="20"/>
                <w:szCs w:val="20"/>
              </w:rPr>
            </w:pPr>
            <w:ins w:id="1223" w:author="usuario" w:date="2026-04-13T19:54:00Z">
              <w:r w:rsidRPr="00E97C5F">
                <w:rPr>
                  <w:rFonts w:ascii="Calibri" w:hAnsi="Calibri" w:cs="Calibri"/>
                  <w:b/>
                  <w:bCs/>
                  <w:color w:val="000000"/>
                  <w:sz w:val="20"/>
                  <w:szCs w:val="20"/>
                </w:rPr>
                <w:t>Valores posibles</w:t>
              </w:r>
            </w:ins>
          </w:p>
        </w:tc>
        <w:tc>
          <w:tcPr>
            <w:tcW w:w="4161" w:type="dxa"/>
            <w:shd w:val="clear" w:color="auto" w:fill="00B0F0"/>
            <w:vAlign w:val="center"/>
          </w:tcPr>
          <w:p w14:paraId="1961C0BF" w14:textId="77777777" w:rsidR="006C5B3D" w:rsidRPr="00E97C5F" w:rsidRDefault="006C5B3D" w:rsidP="00C93F72">
            <w:pPr>
              <w:pStyle w:val="NormalWeb"/>
              <w:spacing w:before="120" w:beforeAutospacing="0" w:after="120" w:afterAutospacing="0"/>
              <w:jc w:val="center"/>
              <w:rPr>
                <w:ins w:id="1224" w:author="usuario" w:date="2026-04-13T19:54:00Z"/>
                <w:rFonts w:ascii="Calibri" w:hAnsi="Calibri" w:cs="Calibri"/>
                <w:b/>
                <w:bCs/>
                <w:color w:val="000000"/>
                <w:sz w:val="20"/>
                <w:szCs w:val="20"/>
              </w:rPr>
            </w:pPr>
            <w:ins w:id="1225" w:author="usuario" w:date="2026-04-13T19:54:00Z">
              <w:r w:rsidRPr="00E97C5F">
                <w:rPr>
                  <w:rFonts w:ascii="Calibri" w:hAnsi="Calibri" w:cs="Calibri"/>
                  <w:b/>
                  <w:bCs/>
                  <w:color w:val="000000"/>
                  <w:sz w:val="20"/>
                  <w:szCs w:val="20"/>
                </w:rPr>
                <w:t xml:space="preserve">Descripción </w:t>
              </w:r>
            </w:ins>
          </w:p>
        </w:tc>
      </w:tr>
      <w:tr w:rsidR="004D6213" w:rsidRPr="00C93F72" w14:paraId="4096D873" w14:textId="77777777" w:rsidTr="004D6213">
        <w:trPr>
          <w:ins w:id="1226" w:author="usuario" w:date="2026-04-13T19:54:00Z"/>
        </w:trPr>
        <w:tc>
          <w:tcPr>
            <w:tcW w:w="1815" w:type="dxa"/>
            <w:vAlign w:val="center"/>
          </w:tcPr>
          <w:p w14:paraId="76D077F1" w14:textId="77777777" w:rsidR="006C5B3D" w:rsidRPr="00E97C5F" w:rsidRDefault="006C5B3D" w:rsidP="00C93F72">
            <w:pPr>
              <w:pStyle w:val="NormalWeb"/>
              <w:spacing w:before="120" w:beforeAutospacing="0" w:after="120" w:afterAutospacing="0"/>
              <w:jc w:val="center"/>
              <w:rPr>
                <w:ins w:id="1227" w:author="usuario" w:date="2026-04-13T19:54:00Z"/>
                <w:rFonts w:ascii="Arial" w:hAnsi="Arial" w:cs="Arial"/>
                <w:color w:val="000000"/>
                <w:sz w:val="20"/>
                <w:szCs w:val="20"/>
              </w:rPr>
            </w:pPr>
            <w:ins w:id="1228" w:author="usuario" w:date="2026-04-13T19:54:00Z">
              <w:r>
                <w:rPr>
                  <w:rFonts w:ascii="Calibri" w:hAnsi="Calibri" w:cs="Calibri"/>
                  <w:b/>
                  <w:bCs/>
                  <w:color w:val="000000"/>
                  <w:sz w:val="20"/>
                  <w:szCs w:val="20"/>
                  <w:lang w:val="es-ES" w:eastAsia="es-ES"/>
                </w:rPr>
                <w:t>Num_Prescripcion</w:t>
              </w:r>
            </w:ins>
          </w:p>
        </w:tc>
        <w:tc>
          <w:tcPr>
            <w:tcW w:w="1255" w:type="dxa"/>
            <w:vAlign w:val="center"/>
          </w:tcPr>
          <w:p w14:paraId="36964EA3" w14:textId="77777777" w:rsidR="006C5B3D" w:rsidRPr="00E97C5F" w:rsidRDefault="006C5B3D" w:rsidP="00C93F72">
            <w:pPr>
              <w:pStyle w:val="NormalWeb"/>
              <w:spacing w:before="120" w:beforeAutospacing="0" w:after="120" w:afterAutospacing="0"/>
              <w:jc w:val="center"/>
              <w:rPr>
                <w:ins w:id="1229" w:author="usuario" w:date="2026-04-13T19:54:00Z"/>
                <w:rFonts w:ascii="Arial" w:hAnsi="Arial" w:cs="Arial"/>
                <w:color w:val="000000"/>
                <w:sz w:val="20"/>
                <w:szCs w:val="20"/>
              </w:rPr>
            </w:pPr>
            <w:ins w:id="1230" w:author="usuario" w:date="2026-04-13T19:54:00Z">
              <w:r>
                <w:rPr>
                  <w:rFonts w:ascii="Calibri" w:hAnsi="Calibri" w:cs="Calibri"/>
                  <w:color w:val="000000"/>
                  <w:sz w:val="20"/>
                  <w:szCs w:val="20"/>
                  <w:lang w:val="es-ES" w:eastAsia="es-ES"/>
                </w:rPr>
                <w:t xml:space="preserve">INT </w:t>
              </w:r>
            </w:ins>
          </w:p>
        </w:tc>
        <w:tc>
          <w:tcPr>
            <w:tcW w:w="969" w:type="dxa"/>
            <w:vAlign w:val="center"/>
          </w:tcPr>
          <w:p w14:paraId="3F53A73F" w14:textId="77777777" w:rsidR="006C5B3D" w:rsidRPr="00E97C5F" w:rsidRDefault="006C5B3D" w:rsidP="00C93F72">
            <w:pPr>
              <w:pStyle w:val="NormalWeb"/>
              <w:spacing w:before="120" w:beforeAutospacing="0" w:after="120" w:afterAutospacing="0"/>
              <w:jc w:val="center"/>
              <w:rPr>
                <w:ins w:id="1231" w:author="usuario" w:date="2026-04-13T19:54:00Z"/>
                <w:rFonts w:ascii="Arial" w:hAnsi="Arial" w:cs="Arial"/>
                <w:color w:val="000000"/>
                <w:sz w:val="20"/>
                <w:szCs w:val="20"/>
              </w:rPr>
            </w:pPr>
            <w:ins w:id="1232" w:author="usuario" w:date="2026-04-13T19:54:00Z">
              <w:r>
                <w:rPr>
                  <w:rFonts w:ascii="Arial" w:hAnsi="Arial" w:cs="Arial"/>
                  <w:color w:val="000000"/>
                  <w:sz w:val="20"/>
                  <w:szCs w:val="20"/>
                </w:rPr>
                <w:t>NO</w:t>
              </w:r>
            </w:ins>
          </w:p>
        </w:tc>
        <w:tc>
          <w:tcPr>
            <w:tcW w:w="1150" w:type="dxa"/>
            <w:vAlign w:val="center"/>
          </w:tcPr>
          <w:p w14:paraId="0743E22C" w14:textId="77777777" w:rsidR="006C5B3D" w:rsidRPr="00E97C5F" w:rsidRDefault="006C5B3D" w:rsidP="00C93F72">
            <w:pPr>
              <w:pStyle w:val="NormalWeb"/>
              <w:spacing w:before="120" w:beforeAutospacing="0" w:after="120" w:afterAutospacing="0"/>
              <w:jc w:val="center"/>
              <w:rPr>
                <w:ins w:id="1233" w:author="usuario" w:date="2026-04-13T19:54:00Z"/>
                <w:rFonts w:ascii="Arial" w:hAnsi="Arial" w:cs="Arial"/>
                <w:color w:val="000000"/>
                <w:sz w:val="20"/>
                <w:szCs w:val="20"/>
              </w:rPr>
            </w:pPr>
            <w:ins w:id="1234" w:author="usuario" w:date="2026-04-13T19:54:00Z">
              <w:r>
                <w:rPr>
                  <w:rFonts w:ascii="Arial" w:hAnsi="Arial" w:cs="Arial"/>
                  <w:color w:val="000000"/>
                  <w:sz w:val="20"/>
                  <w:szCs w:val="20"/>
                </w:rPr>
                <w:t>-</w:t>
              </w:r>
            </w:ins>
          </w:p>
        </w:tc>
        <w:tc>
          <w:tcPr>
            <w:tcW w:w="4161" w:type="dxa"/>
            <w:vAlign w:val="center"/>
          </w:tcPr>
          <w:p w14:paraId="524873FF" w14:textId="034DD3CC" w:rsidR="006C5B3D" w:rsidRPr="00E97C5F" w:rsidRDefault="006C5B3D" w:rsidP="00C93F72">
            <w:pPr>
              <w:pStyle w:val="NormalWeb"/>
              <w:spacing w:before="120" w:beforeAutospacing="0" w:after="120" w:afterAutospacing="0"/>
              <w:jc w:val="center"/>
              <w:rPr>
                <w:ins w:id="1235" w:author="usuario" w:date="2026-04-13T19:54:00Z"/>
                <w:rFonts w:ascii="Calibri" w:hAnsi="Calibri" w:cs="Calibri"/>
                <w:color w:val="000000"/>
                <w:sz w:val="20"/>
                <w:szCs w:val="20"/>
              </w:rPr>
            </w:pPr>
            <w:ins w:id="1236" w:author="usuario" w:date="2026-04-13T19:55:00Z">
              <w:r w:rsidRPr="006C5B3D">
                <w:rPr>
                  <w:rFonts w:ascii="Calibri" w:hAnsi="Calibri" w:cs="Calibri"/>
                  <w:color w:val="000000"/>
                  <w:sz w:val="20"/>
                  <w:szCs w:val="20"/>
                </w:rPr>
                <w:t>Prescripción a la que pertenece la agenda (PK y FK).</w:t>
              </w:r>
            </w:ins>
          </w:p>
        </w:tc>
      </w:tr>
      <w:tr w:rsidR="004D6213" w:rsidRPr="00C93F72" w14:paraId="448473C8" w14:textId="77777777" w:rsidTr="004D6213">
        <w:trPr>
          <w:ins w:id="1237" w:author="usuario" w:date="2026-04-13T19:54:00Z"/>
        </w:trPr>
        <w:tc>
          <w:tcPr>
            <w:tcW w:w="1815" w:type="dxa"/>
            <w:vAlign w:val="center"/>
          </w:tcPr>
          <w:p w14:paraId="75FA934F" w14:textId="37B4E338" w:rsidR="006C5B3D" w:rsidRPr="00E97C5F" w:rsidRDefault="006C5B3D" w:rsidP="00C93F72">
            <w:pPr>
              <w:pStyle w:val="NormalWeb"/>
              <w:spacing w:before="120" w:beforeAutospacing="0" w:after="120" w:afterAutospacing="0"/>
              <w:jc w:val="center"/>
              <w:rPr>
                <w:ins w:id="1238" w:author="usuario" w:date="2026-04-13T19:54:00Z"/>
                <w:rFonts w:ascii="Calibri" w:hAnsi="Calibri" w:cs="Calibri"/>
                <w:b/>
                <w:bCs/>
                <w:color w:val="000000"/>
                <w:sz w:val="20"/>
                <w:szCs w:val="20"/>
              </w:rPr>
            </w:pPr>
            <w:ins w:id="1239" w:author="usuario" w:date="2026-04-13T19:55:00Z">
              <w:r>
                <w:rPr>
                  <w:rFonts w:ascii="Calibri" w:hAnsi="Calibri" w:cs="Calibri"/>
                  <w:b/>
                  <w:bCs/>
                  <w:color w:val="000000"/>
                  <w:sz w:val="20"/>
                  <w:szCs w:val="20"/>
                </w:rPr>
                <w:t>Día</w:t>
              </w:r>
            </w:ins>
          </w:p>
        </w:tc>
        <w:tc>
          <w:tcPr>
            <w:tcW w:w="1255" w:type="dxa"/>
            <w:vAlign w:val="center"/>
          </w:tcPr>
          <w:p w14:paraId="28F22E3E" w14:textId="0B5B8A0B" w:rsidR="006C5B3D" w:rsidRPr="00E97C5F" w:rsidRDefault="006C5B3D" w:rsidP="00C93F72">
            <w:pPr>
              <w:pStyle w:val="NormalWeb"/>
              <w:spacing w:before="120" w:beforeAutospacing="0" w:after="120" w:afterAutospacing="0"/>
              <w:jc w:val="center"/>
              <w:rPr>
                <w:ins w:id="1240" w:author="usuario" w:date="2026-04-13T19:54:00Z"/>
                <w:rFonts w:ascii="Calibri" w:hAnsi="Calibri" w:cs="Calibri"/>
                <w:color w:val="000000"/>
                <w:sz w:val="20"/>
                <w:szCs w:val="20"/>
              </w:rPr>
            </w:pPr>
            <w:ins w:id="1241" w:author="usuario" w:date="2026-04-13T19:55:00Z">
              <w:r w:rsidRPr="006C5B3D">
                <w:rPr>
                  <w:rFonts w:ascii="Calibri" w:hAnsi="Calibri" w:cs="Calibri"/>
                  <w:color w:val="000000"/>
                  <w:sz w:val="20"/>
                  <w:szCs w:val="20"/>
                </w:rPr>
                <w:t>VARCHAR</w:t>
              </w:r>
              <w:r>
                <w:rPr>
                  <w:rFonts w:ascii="Calibri" w:hAnsi="Calibri" w:cs="Calibri"/>
                  <w:color w:val="000000"/>
                  <w:sz w:val="20"/>
                  <w:szCs w:val="20"/>
                </w:rPr>
                <w:t xml:space="preserve"> </w:t>
              </w:r>
              <w:r w:rsidRPr="006C5B3D">
                <w:rPr>
                  <w:rFonts w:ascii="Calibri" w:hAnsi="Calibri" w:cs="Calibri"/>
                  <w:color w:val="000000"/>
                  <w:sz w:val="20"/>
                  <w:szCs w:val="20"/>
                </w:rPr>
                <w:t>(15) o ENUM</w:t>
              </w:r>
            </w:ins>
          </w:p>
        </w:tc>
        <w:tc>
          <w:tcPr>
            <w:tcW w:w="969" w:type="dxa"/>
            <w:vAlign w:val="center"/>
          </w:tcPr>
          <w:p w14:paraId="6DE4D3C4" w14:textId="77777777" w:rsidR="006C5B3D" w:rsidRPr="00E97C5F" w:rsidRDefault="006C5B3D" w:rsidP="00C93F72">
            <w:pPr>
              <w:pStyle w:val="NormalWeb"/>
              <w:spacing w:before="120" w:beforeAutospacing="0" w:after="120" w:afterAutospacing="0"/>
              <w:jc w:val="center"/>
              <w:rPr>
                <w:ins w:id="1242" w:author="usuario" w:date="2026-04-13T19:54:00Z"/>
                <w:rFonts w:ascii="Calibri" w:hAnsi="Calibri" w:cs="Calibri"/>
                <w:color w:val="000000"/>
                <w:sz w:val="20"/>
                <w:szCs w:val="20"/>
              </w:rPr>
            </w:pPr>
            <w:ins w:id="1243" w:author="usuario" w:date="2026-04-13T19:54:00Z">
              <w:r>
                <w:rPr>
                  <w:rFonts w:ascii="Calibri" w:hAnsi="Calibri" w:cs="Calibri"/>
                  <w:color w:val="000000"/>
                  <w:sz w:val="20"/>
                  <w:szCs w:val="20"/>
                </w:rPr>
                <w:t>NO</w:t>
              </w:r>
            </w:ins>
          </w:p>
        </w:tc>
        <w:tc>
          <w:tcPr>
            <w:tcW w:w="1150" w:type="dxa"/>
            <w:vAlign w:val="center"/>
          </w:tcPr>
          <w:p w14:paraId="57BE768A" w14:textId="77777777" w:rsidR="006C5B3D" w:rsidRDefault="006C5B3D" w:rsidP="00C93F72">
            <w:pPr>
              <w:pStyle w:val="NormalWeb"/>
              <w:spacing w:before="120" w:beforeAutospacing="0" w:after="120" w:afterAutospacing="0"/>
              <w:jc w:val="center"/>
              <w:rPr>
                <w:ins w:id="1244" w:author="usuario" w:date="2026-04-13T19:55:00Z"/>
                <w:rFonts w:ascii="Calibri" w:hAnsi="Calibri" w:cs="Calibri"/>
                <w:color w:val="000000"/>
                <w:sz w:val="20"/>
                <w:szCs w:val="20"/>
              </w:rPr>
            </w:pPr>
            <w:ins w:id="1245" w:author="usuario" w:date="2026-04-13T19:55:00Z">
              <w:r>
                <w:rPr>
                  <w:rFonts w:ascii="Calibri" w:hAnsi="Calibri" w:cs="Calibri"/>
                  <w:color w:val="000000"/>
                  <w:sz w:val="20"/>
                  <w:szCs w:val="20"/>
                </w:rPr>
                <w:t>Lunes</w:t>
              </w:r>
            </w:ins>
          </w:p>
          <w:p w14:paraId="20A6A16B" w14:textId="77777777" w:rsidR="006C5B3D" w:rsidRDefault="006C5B3D" w:rsidP="00C93F72">
            <w:pPr>
              <w:pStyle w:val="NormalWeb"/>
              <w:spacing w:before="120" w:beforeAutospacing="0" w:after="120" w:afterAutospacing="0"/>
              <w:jc w:val="center"/>
              <w:rPr>
                <w:ins w:id="1246" w:author="usuario" w:date="2026-04-13T19:55:00Z"/>
                <w:rFonts w:ascii="Calibri" w:hAnsi="Calibri" w:cs="Calibri"/>
                <w:color w:val="000000"/>
                <w:sz w:val="20"/>
                <w:szCs w:val="20"/>
              </w:rPr>
            </w:pPr>
            <w:ins w:id="1247" w:author="usuario" w:date="2026-04-13T19:55:00Z">
              <w:r>
                <w:rPr>
                  <w:rFonts w:ascii="Calibri" w:hAnsi="Calibri" w:cs="Calibri"/>
                  <w:color w:val="000000"/>
                  <w:sz w:val="20"/>
                  <w:szCs w:val="20"/>
                </w:rPr>
                <w:t>Martes</w:t>
              </w:r>
            </w:ins>
          </w:p>
          <w:p w14:paraId="6F2F0105" w14:textId="2310CC65" w:rsidR="006C5B3D" w:rsidRDefault="006C5B3D" w:rsidP="00C93F72">
            <w:pPr>
              <w:pStyle w:val="NormalWeb"/>
              <w:spacing w:before="120" w:beforeAutospacing="0" w:after="120" w:afterAutospacing="0"/>
              <w:jc w:val="center"/>
              <w:rPr>
                <w:ins w:id="1248" w:author="usuario" w:date="2026-04-13T19:55:00Z"/>
                <w:rFonts w:ascii="Calibri" w:hAnsi="Calibri" w:cs="Calibri"/>
                <w:color w:val="000000"/>
                <w:sz w:val="20"/>
                <w:szCs w:val="20"/>
              </w:rPr>
            </w:pPr>
            <w:ins w:id="1249" w:author="usuario" w:date="2026-04-13T19:55:00Z">
              <w:r>
                <w:rPr>
                  <w:rFonts w:ascii="Calibri" w:hAnsi="Calibri" w:cs="Calibri"/>
                  <w:color w:val="000000"/>
                  <w:sz w:val="20"/>
                  <w:szCs w:val="20"/>
                </w:rPr>
                <w:t>Miércoles</w:t>
              </w:r>
            </w:ins>
          </w:p>
          <w:p w14:paraId="00710752" w14:textId="77777777" w:rsidR="006C5B3D" w:rsidRDefault="006C5B3D" w:rsidP="00C93F72">
            <w:pPr>
              <w:pStyle w:val="NormalWeb"/>
              <w:spacing w:before="120" w:beforeAutospacing="0" w:after="120" w:afterAutospacing="0"/>
              <w:jc w:val="center"/>
              <w:rPr>
                <w:ins w:id="1250" w:author="usuario" w:date="2026-04-13T19:55:00Z"/>
                <w:rFonts w:ascii="Calibri" w:hAnsi="Calibri" w:cs="Calibri"/>
                <w:color w:val="000000"/>
                <w:sz w:val="20"/>
                <w:szCs w:val="20"/>
              </w:rPr>
            </w:pPr>
            <w:ins w:id="1251" w:author="usuario" w:date="2026-04-13T19:55:00Z">
              <w:r>
                <w:rPr>
                  <w:rFonts w:ascii="Calibri" w:hAnsi="Calibri" w:cs="Calibri"/>
                  <w:color w:val="000000"/>
                  <w:sz w:val="20"/>
                  <w:szCs w:val="20"/>
                </w:rPr>
                <w:t>Jueves</w:t>
              </w:r>
            </w:ins>
          </w:p>
          <w:p w14:paraId="7991E6CB" w14:textId="77777777" w:rsidR="006C5B3D" w:rsidRDefault="006C5B3D" w:rsidP="00C93F72">
            <w:pPr>
              <w:pStyle w:val="NormalWeb"/>
              <w:spacing w:before="120" w:beforeAutospacing="0" w:after="120" w:afterAutospacing="0"/>
              <w:jc w:val="center"/>
              <w:rPr>
                <w:ins w:id="1252" w:author="usuario" w:date="2026-04-13T19:55:00Z"/>
                <w:rFonts w:ascii="Calibri" w:hAnsi="Calibri" w:cs="Calibri"/>
                <w:color w:val="000000"/>
                <w:sz w:val="20"/>
                <w:szCs w:val="20"/>
              </w:rPr>
            </w:pPr>
            <w:ins w:id="1253" w:author="usuario" w:date="2026-04-13T19:55:00Z">
              <w:r>
                <w:rPr>
                  <w:rFonts w:ascii="Calibri" w:hAnsi="Calibri" w:cs="Calibri"/>
                  <w:color w:val="000000"/>
                  <w:sz w:val="20"/>
                  <w:szCs w:val="20"/>
                </w:rPr>
                <w:t>Viernes</w:t>
              </w:r>
            </w:ins>
          </w:p>
          <w:p w14:paraId="7F1103E6" w14:textId="77777777" w:rsidR="006C5B3D" w:rsidRDefault="006C5B3D" w:rsidP="00C93F72">
            <w:pPr>
              <w:pStyle w:val="NormalWeb"/>
              <w:spacing w:before="120" w:beforeAutospacing="0" w:after="120" w:afterAutospacing="0"/>
              <w:jc w:val="center"/>
              <w:rPr>
                <w:ins w:id="1254" w:author="usuario" w:date="2026-04-13T19:55:00Z"/>
                <w:rFonts w:ascii="Calibri" w:hAnsi="Calibri" w:cs="Calibri"/>
                <w:color w:val="000000"/>
                <w:sz w:val="20"/>
                <w:szCs w:val="20"/>
              </w:rPr>
            </w:pPr>
            <w:ins w:id="1255" w:author="usuario" w:date="2026-04-13T19:55:00Z">
              <w:r>
                <w:rPr>
                  <w:rFonts w:ascii="Calibri" w:hAnsi="Calibri" w:cs="Calibri"/>
                  <w:color w:val="000000"/>
                  <w:sz w:val="20"/>
                  <w:szCs w:val="20"/>
                </w:rPr>
                <w:t>Sabado</w:t>
              </w:r>
            </w:ins>
          </w:p>
          <w:p w14:paraId="7AAF5563" w14:textId="68E0A8F5" w:rsidR="006C5B3D" w:rsidRPr="00E97C5F" w:rsidRDefault="006C5B3D" w:rsidP="00C93F72">
            <w:pPr>
              <w:pStyle w:val="NormalWeb"/>
              <w:spacing w:before="120" w:beforeAutospacing="0" w:after="120" w:afterAutospacing="0"/>
              <w:jc w:val="center"/>
              <w:rPr>
                <w:ins w:id="1256" w:author="usuario" w:date="2026-04-13T19:54:00Z"/>
                <w:rFonts w:ascii="Calibri" w:hAnsi="Calibri" w:cs="Calibri"/>
                <w:color w:val="000000"/>
                <w:sz w:val="20"/>
                <w:szCs w:val="20"/>
              </w:rPr>
            </w:pPr>
            <w:ins w:id="1257" w:author="usuario" w:date="2026-04-13T19:55:00Z">
              <w:r>
                <w:rPr>
                  <w:rFonts w:ascii="Calibri" w:hAnsi="Calibri" w:cs="Calibri"/>
                  <w:color w:val="000000"/>
                  <w:sz w:val="20"/>
                  <w:szCs w:val="20"/>
                </w:rPr>
                <w:t>Domingo</w:t>
              </w:r>
            </w:ins>
          </w:p>
        </w:tc>
        <w:tc>
          <w:tcPr>
            <w:tcW w:w="4161" w:type="dxa"/>
            <w:vAlign w:val="center"/>
          </w:tcPr>
          <w:p w14:paraId="336BAACE" w14:textId="47B8E1B0" w:rsidR="006C5B3D" w:rsidRPr="00E97C5F" w:rsidRDefault="006C5B3D" w:rsidP="00C93F72">
            <w:pPr>
              <w:pStyle w:val="NormalWeb"/>
              <w:spacing w:before="120" w:beforeAutospacing="0" w:after="120" w:afterAutospacing="0"/>
              <w:jc w:val="center"/>
              <w:rPr>
                <w:ins w:id="1258" w:author="usuario" w:date="2026-04-13T19:54:00Z"/>
                <w:rFonts w:ascii="Calibri" w:hAnsi="Calibri" w:cs="Calibri"/>
                <w:color w:val="000000"/>
                <w:sz w:val="20"/>
                <w:szCs w:val="20"/>
              </w:rPr>
            </w:pPr>
            <w:ins w:id="1259" w:author="usuario" w:date="2026-04-13T19:56:00Z">
              <w:r w:rsidRPr="006C5B3D">
                <w:rPr>
                  <w:rFonts w:ascii="Calibri" w:hAnsi="Calibri" w:cs="Calibri"/>
                  <w:color w:val="000000"/>
                  <w:sz w:val="20"/>
                  <w:szCs w:val="20"/>
                </w:rPr>
                <w:t>Día en que debe administrarse el medicamento.</w:t>
              </w:r>
            </w:ins>
          </w:p>
        </w:tc>
      </w:tr>
      <w:tr w:rsidR="004D6213" w:rsidRPr="00E97C5F" w14:paraId="5CDB84EE" w14:textId="77777777" w:rsidTr="004D6213">
        <w:trPr>
          <w:ins w:id="1260" w:author="usuario" w:date="2026-04-13T19:54:00Z"/>
        </w:trPr>
        <w:tc>
          <w:tcPr>
            <w:tcW w:w="1815" w:type="dxa"/>
            <w:vAlign w:val="center"/>
          </w:tcPr>
          <w:p w14:paraId="285A9C6B" w14:textId="09D78EF7" w:rsidR="006C5B3D" w:rsidRPr="00E97C5F" w:rsidRDefault="004D6213" w:rsidP="00C93F72">
            <w:pPr>
              <w:pStyle w:val="NormalWeb"/>
              <w:spacing w:before="120" w:beforeAutospacing="0" w:after="120" w:afterAutospacing="0"/>
              <w:jc w:val="center"/>
              <w:rPr>
                <w:ins w:id="1261" w:author="usuario" w:date="2026-04-13T19:54:00Z"/>
                <w:rFonts w:ascii="Calibri" w:hAnsi="Calibri" w:cs="Calibri"/>
                <w:b/>
                <w:bCs/>
                <w:color w:val="000000"/>
                <w:sz w:val="20"/>
                <w:szCs w:val="20"/>
              </w:rPr>
            </w:pPr>
            <w:ins w:id="1262" w:author="usuario" w:date="2026-04-13T19:58:00Z">
              <w:r>
                <w:rPr>
                  <w:rFonts w:ascii="Calibri" w:hAnsi="Calibri" w:cs="Calibri"/>
                  <w:b/>
                  <w:bCs/>
                  <w:color w:val="000000"/>
                  <w:sz w:val="20"/>
                  <w:szCs w:val="20"/>
                  <w:lang w:val="es-ES" w:eastAsia="es-ES"/>
                </w:rPr>
                <w:t>Medicamento</w:t>
              </w:r>
            </w:ins>
          </w:p>
        </w:tc>
        <w:tc>
          <w:tcPr>
            <w:tcW w:w="1255" w:type="dxa"/>
            <w:vAlign w:val="center"/>
          </w:tcPr>
          <w:p w14:paraId="372F89C4" w14:textId="2256DAC6" w:rsidR="006C5B3D" w:rsidRPr="00E97C5F" w:rsidRDefault="004D6213" w:rsidP="00C93F72">
            <w:pPr>
              <w:pStyle w:val="NormalWeb"/>
              <w:spacing w:before="120" w:beforeAutospacing="0" w:after="120" w:afterAutospacing="0"/>
              <w:jc w:val="center"/>
              <w:rPr>
                <w:ins w:id="1263" w:author="usuario" w:date="2026-04-13T19:54:00Z"/>
                <w:rFonts w:ascii="Calibri" w:hAnsi="Calibri" w:cs="Calibri"/>
                <w:color w:val="000000"/>
                <w:sz w:val="20"/>
                <w:szCs w:val="20"/>
              </w:rPr>
            </w:pPr>
            <w:ins w:id="1264" w:author="usuario" w:date="2026-04-13T19:58:00Z">
              <w:r w:rsidRPr="006C5B3D">
                <w:rPr>
                  <w:rFonts w:ascii="Calibri" w:hAnsi="Calibri" w:cs="Calibri"/>
                  <w:color w:val="000000"/>
                  <w:sz w:val="20"/>
                  <w:szCs w:val="20"/>
                </w:rPr>
                <w:t>VARCHAR</w:t>
              </w:r>
              <w:r>
                <w:rPr>
                  <w:rFonts w:ascii="Calibri" w:hAnsi="Calibri" w:cs="Calibri"/>
                  <w:color w:val="000000"/>
                  <w:sz w:val="20"/>
                  <w:szCs w:val="20"/>
                </w:rPr>
                <w:t xml:space="preserve"> </w:t>
              </w:r>
              <w:r w:rsidRPr="006C5B3D">
                <w:rPr>
                  <w:rFonts w:ascii="Calibri" w:hAnsi="Calibri" w:cs="Calibri"/>
                  <w:color w:val="000000"/>
                  <w:sz w:val="20"/>
                  <w:szCs w:val="20"/>
                </w:rPr>
                <w:t>(1</w:t>
              </w:r>
            </w:ins>
            <w:ins w:id="1265" w:author="usuario" w:date="2026-04-13T19:59:00Z">
              <w:r>
                <w:rPr>
                  <w:rFonts w:ascii="Calibri" w:hAnsi="Calibri" w:cs="Calibri"/>
                  <w:color w:val="000000"/>
                  <w:sz w:val="20"/>
                  <w:szCs w:val="20"/>
                </w:rPr>
                <w:t>0</w:t>
              </w:r>
            </w:ins>
            <w:ins w:id="1266" w:author="usuario" w:date="2026-04-13T19:58:00Z">
              <w:r w:rsidRPr="006C5B3D">
                <w:rPr>
                  <w:rFonts w:ascii="Calibri" w:hAnsi="Calibri" w:cs="Calibri"/>
                  <w:color w:val="000000"/>
                  <w:sz w:val="20"/>
                  <w:szCs w:val="20"/>
                </w:rPr>
                <w:t>)</w:t>
              </w:r>
            </w:ins>
          </w:p>
        </w:tc>
        <w:tc>
          <w:tcPr>
            <w:tcW w:w="969" w:type="dxa"/>
            <w:vAlign w:val="center"/>
          </w:tcPr>
          <w:p w14:paraId="35C4F653" w14:textId="77777777" w:rsidR="006C5B3D" w:rsidRPr="00E97C5F" w:rsidRDefault="006C5B3D" w:rsidP="00C93F72">
            <w:pPr>
              <w:pStyle w:val="NormalWeb"/>
              <w:spacing w:before="120" w:beforeAutospacing="0" w:after="120" w:afterAutospacing="0"/>
              <w:jc w:val="center"/>
              <w:rPr>
                <w:ins w:id="1267" w:author="usuario" w:date="2026-04-13T19:54:00Z"/>
                <w:rFonts w:ascii="Calibri" w:hAnsi="Calibri" w:cs="Calibri"/>
                <w:color w:val="000000"/>
                <w:sz w:val="20"/>
                <w:szCs w:val="20"/>
              </w:rPr>
            </w:pPr>
            <w:ins w:id="1268" w:author="usuario" w:date="2026-04-13T19:54:00Z">
              <w:r>
                <w:rPr>
                  <w:rFonts w:ascii="Calibri" w:hAnsi="Calibri" w:cs="Calibri"/>
                  <w:color w:val="000000"/>
                  <w:sz w:val="20"/>
                  <w:szCs w:val="20"/>
                </w:rPr>
                <w:t>SI</w:t>
              </w:r>
            </w:ins>
          </w:p>
        </w:tc>
        <w:tc>
          <w:tcPr>
            <w:tcW w:w="1150" w:type="dxa"/>
            <w:vAlign w:val="center"/>
          </w:tcPr>
          <w:p w14:paraId="602AAAFD" w14:textId="77777777" w:rsidR="006C5B3D" w:rsidRPr="00E97C5F" w:rsidRDefault="006C5B3D" w:rsidP="00C93F72">
            <w:pPr>
              <w:pStyle w:val="NormalWeb"/>
              <w:spacing w:before="120" w:beforeAutospacing="0" w:after="120" w:afterAutospacing="0"/>
              <w:jc w:val="center"/>
              <w:rPr>
                <w:ins w:id="1269" w:author="usuario" w:date="2026-04-13T19:54:00Z"/>
                <w:rFonts w:ascii="Calibri" w:hAnsi="Calibri" w:cs="Calibri"/>
                <w:color w:val="000000"/>
                <w:sz w:val="20"/>
                <w:szCs w:val="20"/>
              </w:rPr>
            </w:pPr>
            <w:ins w:id="1270" w:author="usuario" w:date="2026-04-13T19:54:00Z">
              <w:r>
                <w:rPr>
                  <w:rFonts w:ascii="Calibri" w:hAnsi="Calibri" w:cs="Calibri"/>
                  <w:color w:val="000000"/>
                  <w:sz w:val="20"/>
                  <w:szCs w:val="20"/>
                </w:rPr>
                <w:t>-</w:t>
              </w:r>
            </w:ins>
          </w:p>
        </w:tc>
        <w:tc>
          <w:tcPr>
            <w:tcW w:w="4161" w:type="dxa"/>
            <w:vAlign w:val="center"/>
          </w:tcPr>
          <w:p w14:paraId="5FEE87C5" w14:textId="5625E854" w:rsidR="006C5B3D" w:rsidRPr="00E97C5F" w:rsidRDefault="004D6213" w:rsidP="00C93F72">
            <w:pPr>
              <w:pStyle w:val="NormalWeb"/>
              <w:spacing w:before="120" w:beforeAutospacing="0" w:after="120" w:afterAutospacing="0"/>
              <w:jc w:val="center"/>
              <w:rPr>
                <w:ins w:id="1271" w:author="usuario" w:date="2026-04-13T19:54:00Z"/>
                <w:rFonts w:ascii="Calibri" w:hAnsi="Calibri" w:cs="Calibri"/>
                <w:color w:val="000000"/>
                <w:sz w:val="20"/>
                <w:szCs w:val="20"/>
              </w:rPr>
            </w:pPr>
            <w:ins w:id="1272" w:author="usuario" w:date="2026-04-13T19:59:00Z">
              <w:r w:rsidRPr="004D6213">
                <w:rPr>
                  <w:rFonts w:ascii="Calibri" w:hAnsi="Calibri" w:cs="Calibri"/>
                  <w:color w:val="000000"/>
                  <w:sz w:val="20"/>
                  <w:szCs w:val="20"/>
                </w:rPr>
                <w:t>Nombre del medicamento indicado</w:t>
              </w:r>
            </w:ins>
          </w:p>
        </w:tc>
      </w:tr>
      <w:tr w:rsidR="004D6213" w:rsidRPr="00C93F72" w14:paraId="61BAF348" w14:textId="77777777" w:rsidTr="004D6213">
        <w:trPr>
          <w:ins w:id="1273" w:author="usuario" w:date="2026-04-13T19:54:00Z"/>
        </w:trPr>
        <w:tc>
          <w:tcPr>
            <w:tcW w:w="1815" w:type="dxa"/>
            <w:vAlign w:val="center"/>
          </w:tcPr>
          <w:p w14:paraId="6C877BAB" w14:textId="1DDFC152" w:rsidR="004D6213" w:rsidRPr="00E97C5F" w:rsidRDefault="004D6213" w:rsidP="004D6213">
            <w:pPr>
              <w:pStyle w:val="NormalWeb"/>
              <w:spacing w:before="120" w:beforeAutospacing="0" w:after="120" w:afterAutospacing="0"/>
              <w:jc w:val="center"/>
              <w:rPr>
                <w:ins w:id="1274" w:author="usuario" w:date="2026-04-13T19:54:00Z"/>
                <w:rFonts w:ascii="Calibri" w:hAnsi="Calibri" w:cs="Calibri"/>
                <w:color w:val="000000"/>
                <w:sz w:val="20"/>
                <w:szCs w:val="20"/>
              </w:rPr>
            </w:pPr>
            <w:ins w:id="1275" w:author="usuario" w:date="2026-04-13T19:59:00Z">
              <w:r>
                <w:rPr>
                  <w:rFonts w:ascii="Calibri" w:hAnsi="Calibri" w:cs="Calibri"/>
                  <w:b/>
                  <w:bCs/>
                  <w:color w:val="000000"/>
                  <w:sz w:val="20"/>
                  <w:szCs w:val="20"/>
                </w:rPr>
                <w:t>DNI_Paciente</w:t>
              </w:r>
            </w:ins>
          </w:p>
        </w:tc>
        <w:tc>
          <w:tcPr>
            <w:tcW w:w="1255" w:type="dxa"/>
            <w:vAlign w:val="center"/>
          </w:tcPr>
          <w:p w14:paraId="24A04DD4" w14:textId="502ED9FE" w:rsidR="004D6213" w:rsidRPr="00E97C5F" w:rsidRDefault="004D6213" w:rsidP="004D6213">
            <w:pPr>
              <w:pStyle w:val="NormalWeb"/>
              <w:spacing w:before="120" w:beforeAutospacing="0" w:after="120" w:afterAutospacing="0"/>
              <w:jc w:val="center"/>
              <w:rPr>
                <w:ins w:id="1276" w:author="usuario" w:date="2026-04-13T19:54:00Z"/>
                <w:rFonts w:ascii="Calibri" w:hAnsi="Calibri" w:cs="Calibri"/>
                <w:color w:val="000000"/>
                <w:sz w:val="20"/>
                <w:szCs w:val="20"/>
              </w:rPr>
            </w:pPr>
            <w:ins w:id="1277" w:author="usuario" w:date="2026-04-13T19:59:00Z">
              <w:r>
                <w:rPr>
                  <w:rFonts w:ascii="Calibri" w:hAnsi="Calibri" w:cs="Calibri"/>
                  <w:color w:val="000000"/>
                  <w:sz w:val="20"/>
                  <w:szCs w:val="20"/>
                </w:rPr>
                <w:t>INT / BGINT</w:t>
              </w:r>
            </w:ins>
          </w:p>
        </w:tc>
        <w:tc>
          <w:tcPr>
            <w:tcW w:w="969" w:type="dxa"/>
            <w:vAlign w:val="center"/>
          </w:tcPr>
          <w:p w14:paraId="34D6777D" w14:textId="682EBB7D" w:rsidR="004D6213" w:rsidRPr="00E97C5F" w:rsidRDefault="004D6213" w:rsidP="004D6213">
            <w:pPr>
              <w:pStyle w:val="NormalWeb"/>
              <w:spacing w:before="120" w:beforeAutospacing="0" w:after="120" w:afterAutospacing="0"/>
              <w:jc w:val="center"/>
              <w:rPr>
                <w:ins w:id="1278" w:author="usuario" w:date="2026-04-13T19:54:00Z"/>
                <w:rFonts w:ascii="Calibri" w:hAnsi="Calibri" w:cs="Calibri"/>
                <w:color w:val="000000"/>
                <w:sz w:val="20"/>
                <w:szCs w:val="20"/>
              </w:rPr>
            </w:pPr>
            <w:ins w:id="1279" w:author="usuario" w:date="2026-04-13T19:59:00Z">
              <w:r>
                <w:rPr>
                  <w:rFonts w:ascii="Calibri" w:hAnsi="Calibri" w:cs="Calibri"/>
                  <w:color w:val="000000"/>
                  <w:sz w:val="20"/>
                  <w:szCs w:val="20"/>
                </w:rPr>
                <w:t>NO</w:t>
              </w:r>
            </w:ins>
          </w:p>
        </w:tc>
        <w:tc>
          <w:tcPr>
            <w:tcW w:w="1150" w:type="dxa"/>
            <w:vAlign w:val="center"/>
          </w:tcPr>
          <w:p w14:paraId="22B2B61A" w14:textId="77D4D843" w:rsidR="004D6213" w:rsidRPr="00E97C5F" w:rsidRDefault="004D6213" w:rsidP="004D6213">
            <w:pPr>
              <w:pStyle w:val="NormalWeb"/>
              <w:spacing w:before="120" w:beforeAutospacing="0" w:after="120" w:afterAutospacing="0"/>
              <w:jc w:val="center"/>
              <w:rPr>
                <w:ins w:id="1280" w:author="usuario" w:date="2026-04-13T19:54:00Z"/>
                <w:rFonts w:ascii="Calibri" w:hAnsi="Calibri" w:cs="Calibri"/>
                <w:color w:val="000000"/>
                <w:sz w:val="20"/>
                <w:szCs w:val="20"/>
              </w:rPr>
            </w:pPr>
            <w:ins w:id="1281" w:author="usuario" w:date="2026-04-13T19:59:00Z">
              <w:r>
                <w:rPr>
                  <w:rFonts w:ascii="Calibri" w:hAnsi="Calibri" w:cs="Calibri"/>
                  <w:color w:val="000000"/>
                  <w:sz w:val="20"/>
                  <w:szCs w:val="20"/>
                </w:rPr>
                <w:t>-</w:t>
              </w:r>
            </w:ins>
          </w:p>
        </w:tc>
        <w:tc>
          <w:tcPr>
            <w:tcW w:w="4161" w:type="dxa"/>
            <w:vAlign w:val="center"/>
          </w:tcPr>
          <w:p w14:paraId="3D00C60F" w14:textId="028B47A7" w:rsidR="004D6213" w:rsidRPr="00E97C5F" w:rsidRDefault="004D6213" w:rsidP="004D6213">
            <w:pPr>
              <w:pStyle w:val="NormalWeb"/>
              <w:spacing w:before="120" w:beforeAutospacing="0" w:after="120" w:afterAutospacing="0"/>
              <w:jc w:val="center"/>
              <w:rPr>
                <w:ins w:id="1282" w:author="usuario" w:date="2026-04-13T19:54:00Z"/>
                <w:rFonts w:ascii="Calibri" w:hAnsi="Calibri" w:cs="Calibri"/>
                <w:color w:val="000000"/>
                <w:sz w:val="20"/>
                <w:szCs w:val="20"/>
              </w:rPr>
            </w:pPr>
            <w:ins w:id="1283" w:author="usuario" w:date="2026-04-13T19:59:00Z">
              <w:r w:rsidRPr="004D6213">
                <w:rPr>
                  <w:rFonts w:ascii="Calibri" w:hAnsi="Calibri" w:cs="Calibri"/>
                  <w:color w:val="000000"/>
                  <w:sz w:val="20"/>
                  <w:szCs w:val="20"/>
                </w:rPr>
                <w:t>Paciente que recibe la medicación (FK).</w:t>
              </w:r>
            </w:ins>
          </w:p>
        </w:tc>
      </w:tr>
      <w:tr w:rsidR="0064361F" w:rsidRPr="00C93F72" w:rsidDel="0064361F" w14:paraId="0FD0753C" w14:textId="5BDA6414" w:rsidTr="004D6213">
        <w:trPr>
          <w:ins w:id="1284" w:author="usuario" w:date="2026-04-13T19:54:00Z"/>
          <w:del w:id="1285" w:author="Elena Monutti" w:date="2026-04-13T21:06:00Z"/>
        </w:trPr>
        <w:tc>
          <w:tcPr>
            <w:tcW w:w="1815" w:type="dxa"/>
            <w:vAlign w:val="center"/>
          </w:tcPr>
          <w:p w14:paraId="5C13F615" w14:textId="29848C70" w:rsidR="0064361F" w:rsidRPr="006C5B3D" w:rsidDel="0064361F" w:rsidRDefault="0064361F" w:rsidP="00C93F72">
            <w:pPr>
              <w:pStyle w:val="NormalWeb"/>
              <w:spacing w:before="120" w:beforeAutospacing="0" w:after="120" w:afterAutospacing="0"/>
              <w:jc w:val="center"/>
              <w:rPr>
                <w:ins w:id="1286" w:author="usuario" w:date="2026-04-13T19:54:00Z"/>
                <w:del w:id="1287" w:author="Elena Monutti" w:date="2026-04-13T21:06:00Z"/>
                <w:rFonts w:ascii="Calibri" w:hAnsi="Calibri" w:cs="Calibri"/>
                <w:b/>
                <w:bCs/>
                <w:color w:val="000000"/>
                <w:sz w:val="20"/>
                <w:szCs w:val="20"/>
                <w:lang w:val="es-ES" w:eastAsia="es-ES"/>
              </w:rPr>
            </w:pPr>
            <w:ins w:id="1288" w:author="usuario" w:date="2026-04-13T19:54:00Z">
              <w:del w:id="1289" w:author="Elena Monutti" w:date="2026-04-13T21:06:00Z">
                <w:r w:rsidDel="00C4791C">
                  <w:rPr>
                    <w:rFonts w:ascii="Calibri" w:hAnsi="Calibri" w:cs="Calibri"/>
                    <w:b/>
                    <w:bCs/>
                    <w:color w:val="000000"/>
                    <w:sz w:val="20"/>
                    <w:szCs w:val="20"/>
                    <w:lang w:val="es-ES" w:eastAsia="es-ES"/>
                  </w:rPr>
                  <w:delText>DNI_Medico</w:delText>
                </w:r>
              </w:del>
            </w:ins>
          </w:p>
        </w:tc>
        <w:tc>
          <w:tcPr>
            <w:tcW w:w="1255" w:type="dxa"/>
            <w:vAlign w:val="center"/>
          </w:tcPr>
          <w:p w14:paraId="04D4772C" w14:textId="5D0C5D42" w:rsidR="0064361F" w:rsidDel="0064361F" w:rsidRDefault="0064361F" w:rsidP="00C93F72">
            <w:pPr>
              <w:pStyle w:val="NormalWeb"/>
              <w:spacing w:before="120" w:beforeAutospacing="0" w:after="120" w:afterAutospacing="0"/>
              <w:jc w:val="center"/>
              <w:rPr>
                <w:ins w:id="1290" w:author="usuario" w:date="2026-04-13T19:54:00Z"/>
                <w:del w:id="1291" w:author="Elena Monutti" w:date="2026-04-13T21:06:00Z"/>
                <w:rFonts w:ascii="Calibri" w:hAnsi="Calibri" w:cs="Calibri"/>
                <w:color w:val="000000"/>
                <w:sz w:val="20"/>
                <w:szCs w:val="20"/>
              </w:rPr>
            </w:pPr>
            <w:ins w:id="1292" w:author="usuario" w:date="2026-04-13T19:54:00Z">
              <w:del w:id="1293" w:author="Elena Monutti" w:date="2026-04-13T21:06:00Z">
                <w:r w:rsidDel="00C4791C">
                  <w:rPr>
                    <w:rFonts w:ascii="Calibri" w:hAnsi="Calibri" w:cs="Calibri"/>
                    <w:color w:val="000000"/>
                    <w:sz w:val="20"/>
                    <w:szCs w:val="20"/>
                  </w:rPr>
                  <w:delText>INT / BGINT</w:delText>
                </w:r>
              </w:del>
            </w:ins>
          </w:p>
        </w:tc>
        <w:tc>
          <w:tcPr>
            <w:tcW w:w="969" w:type="dxa"/>
            <w:vAlign w:val="center"/>
          </w:tcPr>
          <w:p w14:paraId="65EC89E8" w14:textId="3E628C23" w:rsidR="0064361F" w:rsidDel="0064361F" w:rsidRDefault="0064361F" w:rsidP="00C93F72">
            <w:pPr>
              <w:pStyle w:val="NormalWeb"/>
              <w:spacing w:before="120" w:beforeAutospacing="0" w:after="120" w:afterAutospacing="0"/>
              <w:jc w:val="center"/>
              <w:rPr>
                <w:ins w:id="1294" w:author="usuario" w:date="2026-04-13T19:54:00Z"/>
                <w:del w:id="1295" w:author="Elena Monutti" w:date="2026-04-13T21:06:00Z"/>
                <w:rFonts w:ascii="Calibri" w:hAnsi="Calibri" w:cs="Calibri"/>
                <w:color w:val="000000"/>
                <w:sz w:val="20"/>
                <w:szCs w:val="20"/>
              </w:rPr>
            </w:pPr>
            <w:ins w:id="1296" w:author="usuario" w:date="2026-04-13T19:54:00Z">
              <w:del w:id="1297" w:author="Elena Monutti" w:date="2026-04-13T21:06:00Z">
                <w:r w:rsidDel="00C4791C">
                  <w:rPr>
                    <w:rFonts w:ascii="Calibri" w:hAnsi="Calibri" w:cs="Calibri"/>
                    <w:color w:val="000000"/>
                    <w:sz w:val="20"/>
                    <w:szCs w:val="20"/>
                  </w:rPr>
                  <w:delText>NO</w:delText>
                </w:r>
              </w:del>
            </w:ins>
          </w:p>
        </w:tc>
        <w:tc>
          <w:tcPr>
            <w:tcW w:w="1150" w:type="dxa"/>
            <w:vAlign w:val="center"/>
          </w:tcPr>
          <w:p w14:paraId="3E736897" w14:textId="65A6E86A" w:rsidR="0064361F" w:rsidDel="0064361F" w:rsidRDefault="0064361F" w:rsidP="00C93F72">
            <w:pPr>
              <w:pStyle w:val="NormalWeb"/>
              <w:spacing w:before="120" w:beforeAutospacing="0" w:after="120" w:afterAutospacing="0"/>
              <w:jc w:val="center"/>
              <w:rPr>
                <w:ins w:id="1298" w:author="usuario" w:date="2026-04-13T19:54:00Z"/>
                <w:del w:id="1299" w:author="Elena Monutti" w:date="2026-04-13T21:06:00Z"/>
                <w:rFonts w:ascii="Calibri" w:hAnsi="Calibri" w:cs="Calibri"/>
                <w:color w:val="000000"/>
                <w:sz w:val="20"/>
                <w:szCs w:val="20"/>
              </w:rPr>
            </w:pPr>
            <w:ins w:id="1300" w:author="usuario" w:date="2026-04-13T19:54:00Z">
              <w:del w:id="1301" w:author="Elena Monutti" w:date="2026-04-13T21:06:00Z">
                <w:r w:rsidDel="00C4791C">
                  <w:rPr>
                    <w:rFonts w:ascii="Calibri" w:hAnsi="Calibri" w:cs="Calibri"/>
                    <w:color w:val="000000"/>
                    <w:sz w:val="20"/>
                    <w:szCs w:val="20"/>
                  </w:rPr>
                  <w:delText>-</w:delText>
                </w:r>
              </w:del>
            </w:ins>
          </w:p>
        </w:tc>
        <w:tc>
          <w:tcPr>
            <w:tcW w:w="4161" w:type="dxa"/>
            <w:vAlign w:val="center"/>
          </w:tcPr>
          <w:p w14:paraId="6C80447E" w14:textId="4F2F1235" w:rsidR="0064361F" w:rsidRPr="006C5B3D" w:rsidDel="0064361F" w:rsidRDefault="0064361F" w:rsidP="00C93F72">
            <w:pPr>
              <w:pStyle w:val="NormalWeb"/>
              <w:spacing w:before="120" w:beforeAutospacing="0" w:after="120" w:afterAutospacing="0"/>
              <w:jc w:val="center"/>
              <w:rPr>
                <w:ins w:id="1302" w:author="usuario" w:date="2026-04-13T19:54:00Z"/>
                <w:del w:id="1303" w:author="Elena Monutti" w:date="2026-04-13T21:06:00Z"/>
                <w:rFonts w:ascii="Calibri" w:hAnsi="Calibri" w:cs="Calibri"/>
                <w:color w:val="000000"/>
                <w:sz w:val="20"/>
                <w:szCs w:val="20"/>
              </w:rPr>
            </w:pPr>
            <w:ins w:id="1304" w:author="usuario" w:date="2026-04-13T20:00:00Z">
              <w:del w:id="1305" w:author="Elena Monutti" w:date="2026-04-13T21:06:00Z">
                <w:r w:rsidRPr="004D6213" w:rsidDel="00C4791C">
                  <w:rPr>
                    <w:rFonts w:ascii="Calibri" w:hAnsi="Calibri" w:cs="Calibri"/>
                    <w:color w:val="000000"/>
                    <w:sz w:val="20"/>
                    <w:szCs w:val="20"/>
                  </w:rPr>
                  <w:delText>Médico responsable de la indicación (FK)</w:delText>
                </w:r>
              </w:del>
            </w:ins>
          </w:p>
        </w:tc>
      </w:tr>
    </w:tbl>
    <w:p w14:paraId="23193930" w14:textId="6788F49B" w:rsidR="006C5B3D" w:rsidRDefault="006C5B3D" w:rsidP="008925B7">
      <w:pPr>
        <w:jc w:val="both"/>
        <w:rPr>
          <w:ins w:id="1306" w:author="usuario" w:date="2026-04-13T20:00:00Z"/>
          <w:lang w:val="es-AR"/>
        </w:rPr>
        <w:pPrChange w:id="1307" w:author="Elena Monutti" w:date="2026-04-13T21:19:00Z">
          <w:pPr/>
        </w:pPrChange>
      </w:pPr>
    </w:p>
    <w:p w14:paraId="07DB2C51" w14:textId="4034ED6B" w:rsidR="004D6213" w:rsidRDefault="004D6213" w:rsidP="008925B7">
      <w:pPr>
        <w:pStyle w:val="NormalWeb"/>
        <w:spacing w:before="120" w:beforeAutospacing="0" w:after="120" w:afterAutospacing="0"/>
        <w:jc w:val="both"/>
        <w:rPr>
          <w:ins w:id="1308" w:author="usuario" w:date="2026-04-13T20:00:00Z"/>
          <w:rFonts w:ascii="Arial" w:hAnsi="Arial" w:cs="Arial"/>
          <w:b/>
          <w:bCs/>
          <w:color w:val="000000"/>
          <w:sz w:val="22"/>
          <w:szCs w:val="22"/>
        </w:rPr>
        <w:pPrChange w:id="1309" w:author="Elena Monutti" w:date="2026-04-13T21:19:00Z">
          <w:pPr>
            <w:pStyle w:val="NormalWeb"/>
            <w:spacing w:before="120" w:beforeAutospacing="0" w:after="120" w:afterAutospacing="0"/>
          </w:pPr>
        </w:pPrChange>
      </w:pPr>
      <w:ins w:id="1310" w:author="usuario" w:date="2026-04-13T20:00:00Z">
        <w:r>
          <w:rPr>
            <w:rFonts w:ascii="Arial" w:hAnsi="Arial" w:cs="Arial"/>
            <w:b/>
            <w:bCs/>
            <w:color w:val="000000"/>
            <w:sz w:val="22"/>
            <w:szCs w:val="22"/>
          </w:rPr>
          <w:lastRenderedPageBreak/>
          <w:t>Entidad: Tratamie</w:t>
        </w:r>
      </w:ins>
      <w:ins w:id="1311" w:author="usuario" w:date="2026-04-13T20:01:00Z">
        <w:r>
          <w:rPr>
            <w:rFonts w:ascii="Arial" w:hAnsi="Arial" w:cs="Arial"/>
            <w:b/>
            <w:bCs/>
            <w:color w:val="000000"/>
            <w:sz w:val="22"/>
            <w:szCs w:val="22"/>
          </w:rPr>
          <w:t>nto</w:t>
        </w:r>
      </w:ins>
      <w:ins w:id="1312" w:author="usuario" w:date="2026-04-13T20:00:00Z">
        <w:r>
          <w:rPr>
            <w:rFonts w:ascii="Arial" w:hAnsi="Arial" w:cs="Arial"/>
            <w:b/>
            <w:bCs/>
            <w:color w:val="000000"/>
            <w:sz w:val="22"/>
            <w:szCs w:val="22"/>
          </w:rPr>
          <w:t xml:space="preserve">  </w:t>
        </w:r>
      </w:ins>
    </w:p>
    <w:p w14:paraId="7E3FCDCE" w14:textId="0925CC00" w:rsidR="004D6213" w:rsidRPr="00E97C5F" w:rsidRDefault="004D6213" w:rsidP="008925B7">
      <w:pPr>
        <w:pStyle w:val="NormalWeb"/>
        <w:spacing w:before="120" w:beforeAutospacing="0" w:after="120" w:afterAutospacing="0"/>
        <w:jc w:val="both"/>
        <w:rPr>
          <w:ins w:id="1313" w:author="usuario" w:date="2026-04-13T20:00:00Z"/>
          <w:rFonts w:ascii="Arial" w:hAnsi="Arial" w:cs="Arial"/>
          <w:color w:val="000000"/>
          <w:sz w:val="22"/>
          <w:szCs w:val="22"/>
        </w:rPr>
        <w:pPrChange w:id="1314" w:author="Elena Monutti" w:date="2026-04-13T21:19:00Z">
          <w:pPr>
            <w:pStyle w:val="NormalWeb"/>
            <w:spacing w:before="120" w:beforeAutospacing="0" w:after="120" w:afterAutospacing="0"/>
          </w:pPr>
        </w:pPrChange>
      </w:pPr>
      <w:ins w:id="1315" w:author="usuario" w:date="2026-04-13T20:00:00Z">
        <w:r>
          <w:rPr>
            <w:rFonts w:ascii="Arial" w:hAnsi="Arial" w:cs="Arial"/>
            <w:b/>
            <w:bCs/>
            <w:color w:val="000000"/>
            <w:sz w:val="22"/>
            <w:szCs w:val="22"/>
          </w:rPr>
          <w:t xml:space="preserve">Clave Primaria: Num_Prescripcion </w:t>
        </w:r>
      </w:ins>
      <w:ins w:id="1316" w:author="Elena Monutti" w:date="2026-04-13T21:20:00Z">
        <w:r w:rsidR="008925B7" w:rsidRPr="008925B7">
          <w:rPr>
            <w:rFonts w:ascii="Arial" w:hAnsi="Arial" w:cs="Arial"/>
            <w:color w:val="000000"/>
            <w:sz w:val="22"/>
            <w:szCs w:val="22"/>
            <w:rPrChange w:id="1317" w:author="Elena Monutti" w:date="2026-04-13T21:20:00Z">
              <w:rPr>
                <w:rFonts w:ascii="Arial" w:hAnsi="Arial" w:cs="Arial"/>
                <w:b/>
                <w:bCs/>
                <w:color w:val="000000"/>
                <w:sz w:val="22"/>
                <w:szCs w:val="22"/>
              </w:rPr>
            </w:rPrChange>
          </w:rPr>
          <w:t>(heredada de Prescripción)</w:t>
        </w:r>
      </w:ins>
    </w:p>
    <w:tbl>
      <w:tblPr>
        <w:tblStyle w:val="Tablaconcuadrcula"/>
        <w:tblW w:w="0" w:type="auto"/>
        <w:tblLook w:val="04A0" w:firstRow="1" w:lastRow="0" w:firstColumn="1" w:lastColumn="0" w:noHBand="0" w:noVBand="1"/>
      </w:tblPr>
      <w:tblGrid>
        <w:gridCol w:w="1815"/>
        <w:gridCol w:w="1255"/>
        <w:gridCol w:w="969"/>
        <w:gridCol w:w="1150"/>
        <w:gridCol w:w="4161"/>
      </w:tblGrid>
      <w:tr w:rsidR="004D6213" w:rsidRPr="00E97C5F" w14:paraId="607E050E" w14:textId="77777777" w:rsidTr="00C93F72">
        <w:trPr>
          <w:ins w:id="1318" w:author="usuario" w:date="2026-04-13T20:00:00Z"/>
        </w:trPr>
        <w:tc>
          <w:tcPr>
            <w:tcW w:w="1815" w:type="dxa"/>
            <w:shd w:val="clear" w:color="auto" w:fill="00B0F0"/>
            <w:vAlign w:val="center"/>
          </w:tcPr>
          <w:p w14:paraId="70C74262" w14:textId="77777777" w:rsidR="004D6213" w:rsidRPr="00E97C5F" w:rsidRDefault="004D6213" w:rsidP="00C93F72">
            <w:pPr>
              <w:pStyle w:val="NormalWeb"/>
              <w:spacing w:before="120" w:beforeAutospacing="0" w:after="120" w:afterAutospacing="0"/>
              <w:jc w:val="center"/>
              <w:rPr>
                <w:ins w:id="1319" w:author="usuario" w:date="2026-04-13T20:00:00Z"/>
                <w:rFonts w:ascii="Calibri" w:hAnsi="Calibri" w:cs="Calibri"/>
                <w:b/>
                <w:bCs/>
                <w:color w:val="000000"/>
                <w:sz w:val="20"/>
                <w:szCs w:val="20"/>
              </w:rPr>
            </w:pPr>
            <w:ins w:id="1320" w:author="usuario" w:date="2026-04-13T20:00:00Z">
              <w:r w:rsidRPr="00E97C5F">
                <w:rPr>
                  <w:rFonts w:ascii="Calibri" w:hAnsi="Calibri" w:cs="Calibri"/>
                  <w:b/>
                  <w:bCs/>
                  <w:color w:val="000000"/>
                  <w:sz w:val="20"/>
                  <w:szCs w:val="20"/>
                </w:rPr>
                <w:t>Atributos</w:t>
              </w:r>
            </w:ins>
          </w:p>
        </w:tc>
        <w:tc>
          <w:tcPr>
            <w:tcW w:w="1255" w:type="dxa"/>
            <w:shd w:val="clear" w:color="auto" w:fill="00B0F0"/>
            <w:vAlign w:val="center"/>
          </w:tcPr>
          <w:p w14:paraId="274A8ED5" w14:textId="77777777" w:rsidR="004D6213" w:rsidRPr="00E97C5F" w:rsidRDefault="004D6213" w:rsidP="00C93F72">
            <w:pPr>
              <w:pStyle w:val="NormalWeb"/>
              <w:spacing w:before="120" w:beforeAutospacing="0" w:after="120" w:afterAutospacing="0"/>
              <w:jc w:val="center"/>
              <w:rPr>
                <w:ins w:id="1321" w:author="usuario" w:date="2026-04-13T20:00:00Z"/>
                <w:rFonts w:ascii="Calibri" w:hAnsi="Calibri" w:cs="Calibri"/>
                <w:b/>
                <w:bCs/>
                <w:color w:val="000000"/>
                <w:sz w:val="20"/>
                <w:szCs w:val="20"/>
              </w:rPr>
            </w:pPr>
            <w:ins w:id="1322" w:author="usuario" w:date="2026-04-13T20:00:00Z">
              <w:r w:rsidRPr="00E97C5F">
                <w:rPr>
                  <w:rFonts w:ascii="Calibri" w:hAnsi="Calibri" w:cs="Calibri"/>
                  <w:b/>
                  <w:bCs/>
                  <w:color w:val="000000"/>
                  <w:sz w:val="20"/>
                  <w:szCs w:val="20"/>
                </w:rPr>
                <w:t>Tipo de datos</w:t>
              </w:r>
            </w:ins>
          </w:p>
        </w:tc>
        <w:tc>
          <w:tcPr>
            <w:tcW w:w="969" w:type="dxa"/>
            <w:shd w:val="clear" w:color="auto" w:fill="00B0F0"/>
            <w:vAlign w:val="center"/>
          </w:tcPr>
          <w:p w14:paraId="72564423" w14:textId="77777777" w:rsidR="004D6213" w:rsidRPr="00E97C5F" w:rsidRDefault="004D6213" w:rsidP="00C93F72">
            <w:pPr>
              <w:pStyle w:val="NormalWeb"/>
              <w:spacing w:before="120" w:beforeAutospacing="0" w:after="120" w:afterAutospacing="0"/>
              <w:jc w:val="center"/>
              <w:rPr>
                <w:ins w:id="1323" w:author="usuario" w:date="2026-04-13T20:00:00Z"/>
                <w:rFonts w:ascii="Calibri" w:hAnsi="Calibri" w:cs="Calibri"/>
                <w:b/>
                <w:bCs/>
                <w:color w:val="000000"/>
                <w:sz w:val="20"/>
                <w:szCs w:val="20"/>
              </w:rPr>
            </w:pPr>
            <w:ins w:id="1324" w:author="usuario" w:date="2026-04-13T20:00:00Z">
              <w:r w:rsidRPr="00E97C5F">
                <w:rPr>
                  <w:rFonts w:ascii="Calibri" w:hAnsi="Calibri" w:cs="Calibri"/>
                  <w:b/>
                  <w:bCs/>
                  <w:color w:val="000000"/>
                  <w:sz w:val="20"/>
                  <w:szCs w:val="20"/>
                </w:rPr>
                <w:t>Permite NULL</w:t>
              </w:r>
            </w:ins>
          </w:p>
        </w:tc>
        <w:tc>
          <w:tcPr>
            <w:tcW w:w="1150" w:type="dxa"/>
            <w:shd w:val="clear" w:color="auto" w:fill="00B0F0"/>
            <w:vAlign w:val="center"/>
          </w:tcPr>
          <w:p w14:paraId="7280ECD8" w14:textId="77777777" w:rsidR="004D6213" w:rsidRPr="00E97C5F" w:rsidRDefault="004D6213" w:rsidP="00C93F72">
            <w:pPr>
              <w:pStyle w:val="NormalWeb"/>
              <w:spacing w:before="120" w:beforeAutospacing="0" w:after="120" w:afterAutospacing="0"/>
              <w:jc w:val="center"/>
              <w:rPr>
                <w:ins w:id="1325" w:author="usuario" w:date="2026-04-13T20:00:00Z"/>
                <w:rFonts w:ascii="Calibri" w:hAnsi="Calibri" w:cs="Calibri"/>
                <w:b/>
                <w:bCs/>
                <w:color w:val="000000"/>
                <w:sz w:val="20"/>
                <w:szCs w:val="20"/>
              </w:rPr>
            </w:pPr>
            <w:ins w:id="1326" w:author="usuario" w:date="2026-04-13T20:00:00Z">
              <w:r w:rsidRPr="00E97C5F">
                <w:rPr>
                  <w:rFonts w:ascii="Calibri" w:hAnsi="Calibri" w:cs="Calibri"/>
                  <w:b/>
                  <w:bCs/>
                  <w:color w:val="000000"/>
                  <w:sz w:val="20"/>
                  <w:szCs w:val="20"/>
                </w:rPr>
                <w:t>Valores posibles</w:t>
              </w:r>
            </w:ins>
          </w:p>
        </w:tc>
        <w:tc>
          <w:tcPr>
            <w:tcW w:w="4161" w:type="dxa"/>
            <w:shd w:val="clear" w:color="auto" w:fill="00B0F0"/>
            <w:vAlign w:val="center"/>
          </w:tcPr>
          <w:p w14:paraId="570B1DAB" w14:textId="77777777" w:rsidR="004D6213" w:rsidRPr="00E97C5F" w:rsidRDefault="004D6213" w:rsidP="00C93F72">
            <w:pPr>
              <w:pStyle w:val="NormalWeb"/>
              <w:spacing w:before="120" w:beforeAutospacing="0" w:after="120" w:afterAutospacing="0"/>
              <w:jc w:val="center"/>
              <w:rPr>
                <w:ins w:id="1327" w:author="usuario" w:date="2026-04-13T20:00:00Z"/>
                <w:rFonts w:ascii="Calibri" w:hAnsi="Calibri" w:cs="Calibri"/>
                <w:b/>
                <w:bCs/>
                <w:color w:val="000000"/>
                <w:sz w:val="20"/>
                <w:szCs w:val="20"/>
              </w:rPr>
            </w:pPr>
            <w:ins w:id="1328" w:author="usuario" w:date="2026-04-13T20:00:00Z">
              <w:r w:rsidRPr="00E97C5F">
                <w:rPr>
                  <w:rFonts w:ascii="Calibri" w:hAnsi="Calibri" w:cs="Calibri"/>
                  <w:b/>
                  <w:bCs/>
                  <w:color w:val="000000"/>
                  <w:sz w:val="20"/>
                  <w:szCs w:val="20"/>
                </w:rPr>
                <w:t xml:space="preserve">Descripción </w:t>
              </w:r>
            </w:ins>
          </w:p>
        </w:tc>
      </w:tr>
      <w:tr w:rsidR="004D6213" w:rsidRPr="00C93F72" w14:paraId="029C443C" w14:textId="77777777" w:rsidTr="00C93F72">
        <w:trPr>
          <w:ins w:id="1329" w:author="usuario" w:date="2026-04-13T20:00:00Z"/>
        </w:trPr>
        <w:tc>
          <w:tcPr>
            <w:tcW w:w="1815" w:type="dxa"/>
            <w:vAlign w:val="center"/>
          </w:tcPr>
          <w:p w14:paraId="5D94E56B" w14:textId="77777777" w:rsidR="004D6213" w:rsidRPr="00E97C5F" w:rsidRDefault="004D6213" w:rsidP="00C93F72">
            <w:pPr>
              <w:pStyle w:val="NormalWeb"/>
              <w:spacing w:before="120" w:beforeAutospacing="0" w:after="120" w:afterAutospacing="0"/>
              <w:jc w:val="center"/>
              <w:rPr>
                <w:ins w:id="1330" w:author="usuario" w:date="2026-04-13T20:00:00Z"/>
                <w:rFonts w:ascii="Arial" w:hAnsi="Arial" w:cs="Arial"/>
                <w:color w:val="000000"/>
                <w:sz w:val="20"/>
                <w:szCs w:val="20"/>
              </w:rPr>
            </w:pPr>
            <w:ins w:id="1331" w:author="usuario" w:date="2026-04-13T20:00:00Z">
              <w:r>
                <w:rPr>
                  <w:rFonts w:ascii="Calibri" w:hAnsi="Calibri" w:cs="Calibri"/>
                  <w:b/>
                  <w:bCs/>
                  <w:color w:val="000000"/>
                  <w:sz w:val="20"/>
                  <w:szCs w:val="20"/>
                  <w:lang w:val="es-ES" w:eastAsia="es-ES"/>
                </w:rPr>
                <w:t>Num_Prescripcion</w:t>
              </w:r>
            </w:ins>
          </w:p>
        </w:tc>
        <w:tc>
          <w:tcPr>
            <w:tcW w:w="1255" w:type="dxa"/>
            <w:vAlign w:val="center"/>
          </w:tcPr>
          <w:p w14:paraId="343212F6" w14:textId="77777777" w:rsidR="004D6213" w:rsidRPr="00E97C5F" w:rsidRDefault="004D6213" w:rsidP="00C93F72">
            <w:pPr>
              <w:pStyle w:val="NormalWeb"/>
              <w:spacing w:before="120" w:beforeAutospacing="0" w:after="120" w:afterAutospacing="0"/>
              <w:jc w:val="center"/>
              <w:rPr>
                <w:ins w:id="1332" w:author="usuario" w:date="2026-04-13T20:00:00Z"/>
                <w:rFonts w:ascii="Arial" w:hAnsi="Arial" w:cs="Arial"/>
                <w:color w:val="000000"/>
                <w:sz w:val="20"/>
                <w:szCs w:val="20"/>
              </w:rPr>
            </w:pPr>
            <w:ins w:id="1333" w:author="usuario" w:date="2026-04-13T20:00:00Z">
              <w:r>
                <w:rPr>
                  <w:rFonts w:ascii="Calibri" w:hAnsi="Calibri" w:cs="Calibri"/>
                  <w:color w:val="000000"/>
                  <w:sz w:val="20"/>
                  <w:szCs w:val="20"/>
                  <w:lang w:val="es-ES" w:eastAsia="es-ES"/>
                </w:rPr>
                <w:t xml:space="preserve">INT </w:t>
              </w:r>
            </w:ins>
          </w:p>
        </w:tc>
        <w:tc>
          <w:tcPr>
            <w:tcW w:w="969" w:type="dxa"/>
            <w:vAlign w:val="center"/>
          </w:tcPr>
          <w:p w14:paraId="000E4016" w14:textId="77777777" w:rsidR="004D6213" w:rsidRPr="00E97C5F" w:rsidRDefault="004D6213" w:rsidP="00C93F72">
            <w:pPr>
              <w:pStyle w:val="NormalWeb"/>
              <w:spacing w:before="120" w:beforeAutospacing="0" w:after="120" w:afterAutospacing="0"/>
              <w:jc w:val="center"/>
              <w:rPr>
                <w:ins w:id="1334" w:author="usuario" w:date="2026-04-13T20:00:00Z"/>
                <w:rFonts w:ascii="Arial" w:hAnsi="Arial" w:cs="Arial"/>
                <w:color w:val="000000"/>
                <w:sz w:val="20"/>
                <w:szCs w:val="20"/>
              </w:rPr>
            </w:pPr>
            <w:ins w:id="1335" w:author="usuario" w:date="2026-04-13T20:00:00Z">
              <w:r>
                <w:rPr>
                  <w:rFonts w:ascii="Arial" w:hAnsi="Arial" w:cs="Arial"/>
                  <w:color w:val="000000"/>
                  <w:sz w:val="20"/>
                  <w:szCs w:val="20"/>
                </w:rPr>
                <w:t>NO</w:t>
              </w:r>
            </w:ins>
          </w:p>
        </w:tc>
        <w:tc>
          <w:tcPr>
            <w:tcW w:w="1150" w:type="dxa"/>
            <w:vAlign w:val="center"/>
          </w:tcPr>
          <w:p w14:paraId="3DBD41DE" w14:textId="77777777" w:rsidR="004D6213" w:rsidRPr="00E97C5F" w:rsidRDefault="004D6213" w:rsidP="00C93F72">
            <w:pPr>
              <w:pStyle w:val="NormalWeb"/>
              <w:spacing w:before="120" w:beforeAutospacing="0" w:after="120" w:afterAutospacing="0"/>
              <w:jc w:val="center"/>
              <w:rPr>
                <w:ins w:id="1336" w:author="usuario" w:date="2026-04-13T20:00:00Z"/>
                <w:rFonts w:ascii="Arial" w:hAnsi="Arial" w:cs="Arial"/>
                <w:color w:val="000000"/>
                <w:sz w:val="20"/>
                <w:szCs w:val="20"/>
              </w:rPr>
            </w:pPr>
            <w:ins w:id="1337" w:author="usuario" w:date="2026-04-13T20:00:00Z">
              <w:r>
                <w:rPr>
                  <w:rFonts w:ascii="Arial" w:hAnsi="Arial" w:cs="Arial"/>
                  <w:color w:val="000000"/>
                  <w:sz w:val="20"/>
                  <w:szCs w:val="20"/>
                </w:rPr>
                <w:t>-</w:t>
              </w:r>
            </w:ins>
          </w:p>
        </w:tc>
        <w:tc>
          <w:tcPr>
            <w:tcW w:w="4161" w:type="dxa"/>
            <w:vAlign w:val="center"/>
          </w:tcPr>
          <w:p w14:paraId="2094AC21" w14:textId="310F944D" w:rsidR="004D6213" w:rsidRPr="00E97C5F" w:rsidRDefault="004D6213" w:rsidP="00C93F72">
            <w:pPr>
              <w:pStyle w:val="NormalWeb"/>
              <w:spacing w:before="120" w:beforeAutospacing="0" w:after="120" w:afterAutospacing="0"/>
              <w:jc w:val="center"/>
              <w:rPr>
                <w:ins w:id="1338" w:author="usuario" w:date="2026-04-13T20:00:00Z"/>
                <w:rFonts w:ascii="Calibri" w:hAnsi="Calibri" w:cs="Calibri"/>
                <w:color w:val="000000"/>
                <w:sz w:val="20"/>
                <w:szCs w:val="20"/>
              </w:rPr>
            </w:pPr>
            <w:ins w:id="1339" w:author="usuario" w:date="2026-04-13T20:01:00Z">
              <w:r w:rsidRPr="004D6213">
                <w:rPr>
                  <w:rFonts w:ascii="Calibri" w:hAnsi="Calibri" w:cs="Calibri"/>
                  <w:color w:val="000000"/>
                  <w:sz w:val="20"/>
                  <w:szCs w:val="20"/>
                </w:rPr>
                <w:t>Identificador de la prescripción asociada al tratamiento (PK y FK).</w:t>
              </w:r>
            </w:ins>
          </w:p>
        </w:tc>
      </w:tr>
      <w:tr w:rsidR="004D6213" w:rsidRPr="00C93F72" w14:paraId="3EFE72C8" w14:textId="77777777" w:rsidTr="00C93F72">
        <w:trPr>
          <w:ins w:id="1340" w:author="usuario" w:date="2026-04-13T20:00:00Z"/>
        </w:trPr>
        <w:tc>
          <w:tcPr>
            <w:tcW w:w="1815" w:type="dxa"/>
            <w:vAlign w:val="center"/>
          </w:tcPr>
          <w:p w14:paraId="3FF267E5" w14:textId="2D9E4C35" w:rsidR="004D6213" w:rsidRPr="00E97C5F" w:rsidRDefault="004D6213" w:rsidP="004D6213">
            <w:pPr>
              <w:pStyle w:val="NormalWeb"/>
              <w:spacing w:before="120" w:beforeAutospacing="0" w:after="120" w:afterAutospacing="0"/>
              <w:jc w:val="center"/>
              <w:rPr>
                <w:ins w:id="1341" w:author="usuario" w:date="2026-04-13T20:00:00Z"/>
                <w:rFonts w:ascii="Calibri" w:hAnsi="Calibri" w:cs="Calibri"/>
                <w:b/>
                <w:bCs/>
                <w:color w:val="000000"/>
                <w:sz w:val="20"/>
                <w:szCs w:val="20"/>
              </w:rPr>
            </w:pPr>
            <w:ins w:id="1342" w:author="usuario" w:date="2026-04-13T20:01:00Z">
              <w:r>
                <w:rPr>
                  <w:rFonts w:ascii="Calibri" w:hAnsi="Calibri" w:cs="Calibri"/>
                  <w:b/>
                  <w:bCs/>
                  <w:color w:val="000000"/>
                  <w:sz w:val="20"/>
                  <w:szCs w:val="20"/>
                  <w:lang w:val="es-ES" w:eastAsia="es-ES"/>
                </w:rPr>
                <w:t>Descripción</w:t>
              </w:r>
            </w:ins>
          </w:p>
        </w:tc>
        <w:tc>
          <w:tcPr>
            <w:tcW w:w="1255" w:type="dxa"/>
            <w:vAlign w:val="center"/>
          </w:tcPr>
          <w:p w14:paraId="51889B94" w14:textId="6A501D05" w:rsidR="004D6213" w:rsidRPr="00E97C5F" w:rsidRDefault="004D6213" w:rsidP="004D6213">
            <w:pPr>
              <w:pStyle w:val="NormalWeb"/>
              <w:spacing w:before="120" w:beforeAutospacing="0" w:after="120" w:afterAutospacing="0"/>
              <w:jc w:val="center"/>
              <w:rPr>
                <w:ins w:id="1343" w:author="usuario" w:date="2026-04-13T20:00:00Z"/>
                <w:rFonts w:ascii="Calibri" w:hAnsi="Calibri" w:cs="Calibri"/>
                <w:color w:val="000000"/>
                <w:sz w:val="20"/>
                <w:szCs w:val="20"/>
              </w:rPr>
            </w:pPr>
            <w:ins w:id="1344" w:author="usuario" w:date="2026-04-13T20:01:00Z">
              <w:r w:rsidRPr="006C5B3D">
                <w:rPr>
                  <w:rFonts w:ascii="Calibri" w:hAnsi="Calibri" w:cs="Calibri"/>
                  <w:color w:val="000000"/>
                  <w:sz w:val="20"/>
                  <w:szCs w:val="20"/>
                </w:rPr>
                <w:t>VARCHAR</w:t>
              </w:r>
              <w:r>
                <w:rPr>
                  <w:rFonts w:ascii="Calibri" w:hAnsi="Calibri" w:cs="Calibri"/>
                  <w:color w:val="000000"/>
                  <w:sz w:val="20"/>
                  <w:szCs w:val="20"/>
                </w:rPr>
                <w:t xml:space="preserve"> </w:t>
              </w:r>
              <w:r w:rsidRPr="006C5B3D">
                <w:rPr>
                  <w:rFonts w:ascii="Calibri" w:hAnsi="Calibri" w:cs="Calibri"/>
                  <w:color w:val="000000"/>
                  <w:sz w:val="20"/>
                  <w:szCs w:val="20"/>
                </w:rPr>
                <w:t>(255) o TEXT</w:t>
              </w:r>
            </w:ins>
          </w:p>
        </w:tc>
        <w:tc>
          <w:tcPr>
            <w:tcW w:w="969" w:type="dxa"/>
            <w:vAlign w:val="center"/>
          </w:tcPr>
          <w:p w14:paraId="00C55004" w14:textId="39B9C38D" w:rsidR="004D6213" w:rsidRPr="00E97C5F" w:rsidRDefault="004D6213" w:rsidP="004D6213">
            <w:pPr>
              <w:pStyle w:val="NormalWeb"/>
              <w:spacing w:before="120" w:beforeAutospacing="0" w:after="120" w:afterAutospacing="0"/>
              <w:jc w:val="center"/>
              <w:rPr>
                <w:ins w:id="1345" w:author="usuario" w:date="2026-04-13T20:00:00Z"/>
                <w:rFonts w:ascii="Calibri" w:hAnsi="Calibri" w:cs="Calibri"/>
                <w:color w:val="000000"/>
                <w:sz w:val="20"/>
                <w:szCs w:val="20"/>
              </w:rPr>
            </w:pPr>
            <w:ins w:id="1346" w:author="usuario" w:date="2026-04-13T20:01:00Z">
              <w:r>
                <w:rPr>
                  <w:rFonts w:ascii="Calibri" w:hAnsi="Calibri" w:cs="Calibri"/>
                  <w:color w:val="000000"/>
                  <w:sz w:val="20"/>
                  <w:szCs w:val="20"/>
                </w:rPr>
                <w:t>NO</w:t>
              </w:r>
            </w:ins>
          </w:p>
        </w:tc>
        <w:tc>
          <w:tcPr>
            <w:tcW w:w="1150" w:type="dxa"/>
            <w:vAlign w:val="center"/>
          </w:tcPr>
          <w:p w14:paraId="5AC1A6ED" w14:textId="13F1F684" w:rsidR="004D6213" w:rsidRPr="00E97C5F" w:rsidRDefault="004D6213" w:rsidP="004D6213">
            <w:pPr>
              <w:pStyle w:val="NormalWeb"/>
              <w:spacing w:before="120" w:beforeAutospacing="0" w:after="120" w:afterAutospacing="0"/>
              <w:jc w:val="center"/>
              <w:rPr>
                <w:ins w:id="1347" w:author="usuario" w:date="2026-04-13T20:00:00Z"/>
                <w:rFonts w:ascii="Calibri" w:hAnsi="Calibri" w:cs="Calibri"/>
                <w:color w:val="000000"/>
                <w:sz w:val="20"/>
                <w:szCs w:val="20"/>
              </w:rPr>
            </w:pPr>
            <w:ins w:id="1348" w:author="usuario" w:date="2026-04-13T20:01:00Z">
              <w:r>
                <w:rPr>
                  <w:rFonts w:ascii="Calibri" w:hAnsi="Calibri" w:cs="Calibri"/>
                  <w:color w:val="000000"/>
                  <w:sz w:val="20"/>
                  <w:szCs w:val="20"/>
                </w:rPr>
                <w:t>-</w:t>
              </w:r>
            </w:ins>
          </w:p>
        </w:tc>
        <w:tc>
          <w:tcPr>
            <w:tcW w:w="4161" w:type="dxa"/>
            <w:vAlign w:val="center"/>
          </w:tcPr>
          <w:p w14:paraId="522DB826" w14:textId="2D96A2B1" w:rsidR="004D6213" w:rsidRPr="00E97C5F" w:rsidRDefault="004D6213" w:rsidP="004D6213">
            <w:pPr>
              <w:pStyle w:val="NormalWeb"/>
              <w:spacing w:before="120" w:beforeAutospacing="0" w:after="120" w:afterAutospacing="0"/>
              <w:jc w:val="center"/>
              <w:rPr>
                <w:ins w:id="1349" w:author="usuario" w:date="2026-04-13T20:00:00Z"/>
                <w:rFonts w:ascii="Calibri" w:hAnsi="Calibri" w:cs="Calibri"/>
                <w:color w:val="000000"/>
                <w:sz w:val="20"/>
                <w:szCs w:val="20"/>
              </w:rPr>
            </w:pPr>
            <w:ins w:id="1350" w:author="usuario" w:date="2026-04-13T20:01:00Z">
              <w:r w:rsidRPr="004D6213">
                <w:rPr>
                  <w:rFonts w:ascii="Calibri" w:hAnsi="Calibri" w:cs="Calibri"/>
                  <w:color w:val="000000"/>
                  <w:sz w:val="20"/>
                  <w:szCs w:val="20"/>
                </w:rPr>
                <w:t>Detalle del tratamiento a seguir</w:t>
              </w:r>
            </w:ins>
          </w:p>
        </w:tc>
      </w:tr>
      <w:tr w:rsidR="004D6213" w:rsidRPr="00C93F72" w14:paraId="021ACF34" w14:textId="77777777" w:rsidTr="00C93F72">
        <w:trPr>
          <w:ins w:id="1351" w:author="usuario" w:date="2026-04-13T20:00:00Z"/>
        </w:trPr>
        <w:tc>
          <w:tcPr>
            <w:tcW w:w="1815" w:type="dxa"/>
            <w:vAlign w:val="center"/>
          </w:tcPr>
          <w:p w14:paraId="7F6CB768" w14:textId="77777777" w:rsidR="004D6213" w:rsidRPr="00E97C5F" w:rsidRDefault="004D6213" w:rsidP="00C93F72">
            <w:pPr>
              <w:pStyle w:val="NormalWeb"/>
              <w:spacing w:before="120" w:beforeAutospacing="0" w:after="120" w:afterAutospacing="0"/>
              <w:jc w:val="center"/>
              <w:rPr>
                <w:ins w:id="1352" w:author="usuario" w:date="2026-04-13T20:00:00Z"/>
                <w:rFonts w:ascii="Calibri" w:hAnsi="Calibri" w:cs="Calibri"/>
                <w:color w:val="000000"/>
                <w:sz w:val="20"/>
                <w:szCs w:val="20"/>
              </w:rPr>
            </w:pPr>
            <w:ins w:id="1353" w:author="usuario" w:date="2026-04-13T20:00:00Z">
              <w:r>
                <w:rPr>
                  <w:rFonts w:ascii="Calibri" w:hAnsi="Calibri" w:cs="Calibri"/>
                  <w:b/>
                  <w:bCs/>
                  <w:color w:val="000000"/>
                  <w:sz w:val="20"/>
                  <w:szCs w:val="20"/>
                </w:rPr>
                <w:t>DNI_Paciente</w:t>
              </w:r>
            </w:ins>
          </w:p>
        </w:tc>
        <w:tc>
          <w:tcPr>
            <w:tcW w:w="1255" w:type="dxa"/>
            <w:vAlign w:val="center"/>
          </w:tcPr>
          <w:p w14:paraId="08C4FA5C" w14:textId="77777777" w:rsidR="004D6213" w:rsidRPr="00E97C5F" w:rsidRDefault="004D6213" w:rsidP="00C93F72">
            <w:pPr>
              <w:pStyle w:val="NormalWeb"/>
              <w:spacing w:before="120" w:beforeAutospacing="0" w:after="120" w:afterAutospacing="0"/>
              <w:jc w:val="center"/>
              <w:rPr>
                <w:ins w:id="1354" w:author="usuario" w:date="2026-04-13T20:00:00Z"/>
                <w:rFonts w:ascii="Calibri" w:hAnsi="Calibri" w:cs="Calibri"/>
                <w:color w:val="000000"/>
                <w:sz w:val="20"/>
                <w:szCs w:val="20"/>
              </w:rPr>
            </w:pPr>
            <w:ins w:id="1355" w:author="usuario" w:date="2026-04-13T20:00:00Z">
              <w:r>
                <w:rPr>
                  <w:rFonts w:ascii="Calibri" w:hAnsi="Calibri" w:cs="Calibri"/>
                  <w:color w:val="000000"/>
                  <w:sz w:val="20"/>
                  <w:szCs w:val="20"/>
                </w:rPr>
                <w:t>INT / BGINT</w:t>
              </w:r>
            </w:ins>
          </w:p>
        </w:tc>
        <w:tc>
          <w:tcPr>
            <w:tcW w:w="969" w:type="dxa"/>
            <w:vAlign w:val="center"/>
          </w:tcPr>
          <w:p w14:paraId="07C54C5B" w14:textId="77777777" w:rsidR="004D6213" w:rsidRPr="00E97C5F" w:rsidRDefault="004D6213" w:rsidP="00C93F72">
            <w:pPr>
              <w:pStyle w:val="NormalWeb"/>
              <w:spacing w:before="120" w:beforeAutospacing="0" w:after="120" w:afterAutospacing="0"/>
              <w:jc w:val="center"/>
              <w:rPr>
                <w:ins w:id="1356" w:author="usuario" w:date="2026-04-13T20:00:00Z"/>
                <w:rFonts w:ascii="Calibri" w:hAnsi="Calibri" w:cs="Calibri"/>
                <w:color w:val="000000"/>
                <w:sz w:val="20"/>
                <w:szCs w:val="20"/>
              </w:rPr>
            </w:pPr>
            <w:ins w:id="1357" w:author="usuario" w:date="2026-04-13T20:00:00Z">
              <w:r>
                <w:rPr>
                  <w:rFonts w:ascii="Calibri" w:hAnsi="Calibri" w:cs="Calibri"/>
                  <w:color w:val="000000"/>
                  <w:sz w:val="20"/>
                  <w:szCs w:val="20"/>
                </w:rPr>
                <w:t>NO</w:t>
              </w:r>
            </w:ins>
          </w:p>
        </w:tc>
        <w:tc>
          <w:tcPr>
            <w:tcW w:w="1150" w:type="dxa"/>
            <w:vAlign w:val="center"/>
          </w:tcPr>
          <w:p w14:paraId="370EE3A0" w14:textId="77777777" w:rsidR="004D6213" w:rsidRPr="00E97C5F" w:rsidRDefault="004D6213" w:rsidP="00C93F72">
            <w:pPr>
              <w:pStyle w:val="NormalWeb"/>
              <w:spacing w:before="120" w:beforeAutospacing="0" w:after="120" w:afterAutospacing="0"/>
              <w:jc w:val="center"/>
              <w:rPr>
                <w:ins w:id="1358" w:author="usuario" w:date="2026-04-13T20:00:00Z"/>
                <w:rFonts w:ascii="Calibri" w:hAnsi="Calibri" w:cs="Calibri"/>
                <w:color w:val="000000"/>
                <w:sz w:val="20"/>
                <w:szCs w:val="20"/>
              </w:rPr>
            </w:pPr>
            <w:ins w:id="1359" w:author="usuario" w:date="2026-04-13T20:00:00Z">
              <w:r>
                <w:rPr>
                  <w:rFonts w:ascii="Calibri" w:hAnsi="Calibri" w:cs="Calibri"/>
                  <w:color w:val="000000"/>
                  <w:sz w:val="20"/>
                  <w:szCs w:val="20"/>
                </w:rPr>
                <w:t>-</w:t>
              </w:r>
            </w:ins>
          </w:p>
        </w:tc>
        <w:tc>
          <w:tcPr>
            <w:tcW w:w="4161" w:type="dxa"/>
            <w:vAlign w:val="center"/>
          </w:tcPr>
          <w:p w14:paraId="513F3D2D" w14:textId="77777777" w:rsidR="004D6213" w:rsidRPr="00E97C5F" w:rsidRDefault="004D6213" w:rsidP="00C93F72">
            <w:pPr>
              <w:pStyle w:val="NormalWeb"/>
              <w:spacing w:before="120" w:beforeAutospacing="0" w:after="120" w:afterAutospacing="0"/>
              <w:jc w:val="center"/>
              <w:rPr>
                <w:ins w:id="1360" w:author="usuario" w:date="2026-04-13T20:00:00Z"/>
                <w:rFonts w:ascii="Calibri" w:hAnsi="Calibri" w:cs="Calibri"/>
                <w:color w:val="000000"/>
                <w:sz w:val="20"/>
                <w:szCs w:val="20"/>
              </w:rPr>
            </w:pPr>
            <w:ins w:id="1361" w:author="usuario" w:date="2026-04-13T20:00:00Z">
              <w:r w:rsidRPr="004D6213">
                <w:rPr>
                  <w:rFonts w:ascii="Calibri" w:hAnsi="Calibri" w:cs="Calibri"/>
                  <w:color w:val="000000"/>
                  <w:sz w:val="20"/>
                  <w:szCs w:val="20"/>
                </w:rPr>
                <w:t>Paciente que recibe la medicación (FK).</w:t>
              </w:r>
            </w:ins>
          </w:p>
        </w:tc>
      </w:tr>
      <w:tr w:rsidR="004D6213" w:rsidRPr="00C93F72" w:rsidDel="0064361F" w14:paraId="18037112" w14:textId="194DE999" w:rsidTr="00C93F72">
        <w:trPr>
          <w:ins w:id="1362" w:author="usuario" w:date="2026-04-13T20:00:00Z"/>
          <w:del w:id="1363" w:author="Elena Monutti" w:date="2026-04-13T21:07:00Z"/>
        </w:trPr>
        <w:tc>
          <w:tcPr>
            <w:tcW w:w="1815" w:type="dxa"/>
            <w:vAlign w:val="center"/>
          </w:tcPr>
          <w:p w14:paraId="598BA7ED" w14:textId="44A38929" w:rsidR="004D6213" w:rsidRPr="006C5B3D" w:rsidDel="0064361F" w:rsidRDefault="004D6213" w:rsidP="00C93F72">
            <w:pPr>
              <w:pStyle w:val="NormalWeb"/>
              <w:spacing w:before="120" w:beforeAutospacing="0" w:after="120" w:afterAutospacing="0"/>
              <w:jc w:val="center"/>
              <w:rPr>
                <w:ins w:id="1364" w:author="usuario" w:date="2026-04-13T20:00:00Z"/>
                <w:del w:id="1365" w:author="Elena Monutti" w:date="2026-04-13T21:07:00Z"/>
                <w:rFonts w:ascii="Calibri" w:hAnsi="Calibri" w:cs="Calibri"/>
                <w:b/>
                <w:bCs/>
                <w:color w:val="000000"/>
                <w:sz w:val="20"/>
                <w:szCs w:val="20"/>
                <w:lang w:val="es-ES" w:eastAsia="es-ES"/>
              </w:rPr>
            </w:pPr>
            <w:ins w:id="1366" w:author="usuario" w:date="2026-04-13T20:00:00Z">
              <w:del w:id="1367" w:author="Elena Monutti" w:date="2026-04-13T21:07:00Z">
                <w:r w:rsidDel="0064361F">
                  <w:rPr>
                    <w:rFonts w:ascii="Calibri" w:hAnsi="Calibri" w:cs="Calibri"/>
                    <w:b/>
                    <w:bCs/>
                    <w:color w:val="000000"/>
                    <w:sz w:val="20"/>
                    <w:szCs w:val="20"/>
                    <w:lang w:val="es-ES" w:eastAsia="es-ES"/>
                  </w:rPr>
                  <w:delText>DNI_Medico</w:delText>
                </w:r>
              </w:del>
            </w:ins>
          </w:p>
        </w:tc>
        <w:tc>
          <w:tcPr>
            <w:tcW w:w="1255" w:type="dxa"/>
            <w:vAlign w:val="center"/>
          </w:tcPr>
          <w:p w14:paraId="5DB6051E" w14:textId="190CE375" w:rsidR="004D6213" w:rsidDel="0064361F" w:rsidRDefault="004D6213" w:rsidP="00C93F72">
            <w:pPr>
              <w:pStyle w:val="NormalWeb"/>
              <w:spacing w:before="120" w:beforeAutospacing="0" w:after="120" w:afterAutospacing="0"/>
              <w:jc w:val="center"/>
              <w:rPr>
                <w:ins w:id="1368" w:author="usuario" w:date="2026-04-13T20:00:00Z"/>
                <w:del w:id="1369" w:author="Elena Monutti" w:date="2026-04-13T21:07:00Z"/>
                <w:rFonts w:ascii="Calibri" w:hAnsi="Calibri" w:cs="Calibri"/>
                <w:color w:val="000000"/>
                <w:sz w:val="20"/>
                <w:szCs w:val="20"/>
              </w:rPr>
            </w:pPr>
            <w:ins w:id="1370" w:author="usuario" w:date="2026-04-13T20:00:00Z">
              <w:del w:id="1371" w:author="Elena Monutti" w:date="2026-04-13T21:07:00Z">
                <w:r w:rsidDel="0064361F">
                  <w:rPr>
                    <w:rFonts w:ascii="Calibri" w:hAnsi="Calibri" w:cs="Calibri"/>
                    <w:color w:val="000000"/>
                    <w:sz w:val="20"/>
                    <w:szCs w:val="20"/>
                  </w:rPr>
                  <w:delText>INT / BGINT</w:delText>
                </w:r>
              </w:del>
            </w:ins>
          </w:p>
        </w:tc>
        <w:tc>
          <w:tcPr>
            <w:tcW w:w="969" w:type="dxa"/>
            <w:vAlign w:val="center"/>
          </w:tcPr>
          <w:p w14:paraId="2AEF2E76" w14:textId="7DC1D78F" w:rsidR="004D6213" w:rsidDel="0064361F" w:rsidRDefault="004D6213" w:rsidP="00C93F72">
            <w:pPr>
              <w:pStyle w:val="NormalWeb"/>
              <w:spacing w:before="120" w:beforeAutospacing="0" w:after="120" w:afterAutospacing="0"/>
              <w:jc w:val="center"/>
              <w:rPr>
                <w:ins w:id="1372" w:author="usuario" w:date="2026-04-13T20:00:00Z"/>
                <w:del w:id="1373" w:author="Elena Monutti" w:date="2026-04-13T21:07:00Z"/>
                <w:rFonts w:ascii="Calibri" w:hAnsi="Calibri" w:cs="Calibri"/>
                <w:color w:val="000000"/>
                <w:sz w:val="20"/>
                <w:szCs w:val="20"/>
              </w:rPr>
            </w:pPr>
            <w:ins w:id="1374" w:author="usuario" w:date="2026-04-13T20:00:00Z">
              <w:del w:id="1375" w:author="Elena Monutti" w:date="2026-04-13T21:07:00Z">
                <w:r w:rsidDel="0064361F">
                  <w:rPr>
                    <w:rFonts w:ascii="Calibri" w:hAnsi="Calibri" w:cs="Calibri"/>
                    <w:color w:val="000000"/>
                    <w:sz w:val="20"/>
                    <w:szCs w:val="20"/>
                  </w:rPr>
                  <w:delText>NO</w:delText>
                </w:r>
              </w:del>
            </w:ins>
          </w:p>
        </w:tc>
        <w:tc>
          <w:tcPr>
            <w:tcW w:w="1150" w:type="dxa"/>
            <w:vAlign w:val="center"/>
          </w:tcPr>
          <w:p w14:paraId="34D6212F" w14:textId="5456F49B" w:rsidR="004D6213" w:rsidDel="0064361F" w:rsidRDefault="004D6213" w:rsidP="00C93F72">
            <w:pPr>
              <w:pStyle w:val="NormalWeb"/>
              <w:spacing w:before="120" w:beforeAutospacing="0" w:after="120" w:afterAutospacing="0"/>
              <w:jc w:val="center"/>
              <w:rPr>
                <w:ins w:id="1376" w:author="usuario" w:date="2026-04-13T20:00:00Z"/>
                <w:del w:id="1377" w:author="Elena Monutti" w:date="2026-04-13T21:07:00Z"/>
                <w:rFonts w:ascii="Calibri" w:hAnsi="Calibri" w:cs="Calibri"/>
                <w:color w:val="000000"/>
                <w:sz w:val="20"/>
                <w:szCs w:val="20"/>
              </w:rPr>
            </w:pPr>
            <w:ins w:id="1378" w:author="usuario" w:date="2026-04-13T20:00:00Z">
              <w:del w:id="1379" w:author="Elena Monutti" w:date="2026-04-13T21:07:00Z">
                <w:r w:rsidDel="0064361F">
                  <w:rPr>
                    <w:rFonts w:ascii="Calibri" w:hAnsi="Calibri" w:cs="Calibri"/>
                    <w:color w:val="000000"/>
                    <w:sz w:val="20"/>
                    <w:szCs w:val="20"/>
                  </w:rPr>
                  <w:delText>-</w:delText>
                </w:r>
              </w:del>
            </w:ins>
          </w:p>
        </w:tc>
        <w:tc>
          <w:tcPr>
            <w:tcW w:w="4161" w:type="dxa"/>
            <w:vAlign w:val="center"/>
          </w:tcPr>
          <w:p w14:paraId="15C3EA62" w14:textId="6A214481" w:rsidR="004D6213" w:rsidRPr="006C5B3D" w:rsidDel="0064361F" w:rsidRDefault="004D6213" w:rsidP="00C93F72">
            <w:pPr>
              <w:pStyle w:val="NormalWeb"/>
              <w:spacing w:before="120" w:beforeAutospacing="0" w:after="120" w:afterAutospacing="0"/>
              <w:jc w:val="center"/>
              <w:rPr>
                <w:ins w:id="1380" w:author="usuario" w:date="2026-04-13T20:00:00Z"/>
                <w:del w:id="1381" w:author="Elena Monutti" w:date="2026-04-13T21:07:00Z"/>
                <w:rFonts w:ascii="Calibri" w:hAnsi="Calibri" w:cs="Calibri"/>
                <w:color w:val="000000"/>
                <w:sz w:val="20"/>
                <w:szCs w:val="20"/>
              </w:rPr>
            </w:pPr>
            <w:ins w:id="1382" w:author="usuario" w:date="2026-04-13T20:00:00Z">
              <w:del w:id="1383" w:author="Elena Monutti" w:date="2026-04-13T21:07:00Z">
                <w:r w:rsidRPr="004D6213" w:rsidDel="0064361F">
                  <w:rPr>
                    <w:rFonts w:ascii="Calibri" w:hAnsi="Calibri" w:cs="Calibri"/>
                    <w:color w:val="000000"/>
                    <w:sz w:val="20"/>
                    <w:szCs w:val="20"/>
                  </w:rPr>
                  <w:delText>Médico responsable de la indicación (FK)</w:delText>
                </w:r>
              </w:del>
            </w:ins>
          </w:p>
        </w:tc>
      </w:tr>
    </w:tbl>
    <w:p w14:paraId="0C1CBB99" w14:textId="0E0C2D51" w:rsidR="004D6213" w:rsidRDefault="004D6213">
      <w:pPr>
        <w:rPr>
          <w:ins w:id="1384" w:author="usuario" w:date="2026-04-13T20:02:00Z"/>
          <w:lang w:val="es-AR"/>
        </w:rPr>
      </w:pPr>
    </w:p>
    <w:p w14:paraId="0A88F408" w14:textId="08271E71" w:rsidR="004D6213" w:rsidRDefault="004D6213" w:rsidP="008925B7">
      <w:pPr>
        <w:pStyle w:val="NormalWeb"/>
        <w:spacing w:before="120" w:beforeAutospacing="0" w:after="120" w:afterAutospacing="0"/>
        <w:jc w:val="both"/>
        <w:rPr>
          <w:ins w:id="1385" w:author="usuario" w:date="2026-04-13T20:02:00Z"/>
          <w:rFonts w:ascii="Arial" w:hAnsi="Arial" w:cs="Arial"/>
          <w:b/>
          <w:bCs/>
          <w:color w:val="000000"/>
          <w:sz w:val="22"/>
          <w:szCs w:val="22"/>
        </w:rPr>
        <w:pPrChange w:id="1386" w:author="Elena Monutti" w:date="2026-04-13T21:19:00Z">
          <w:pPr>
            <w:pStyle w:val="NormalWeb"/>
            <w:spacing w:before="120" w:beforeAutospacing="0" w:after="120" w:afterAutospacing="0"/>
          </w:pPr>
        </w:pPrChange>
      </w:pPr>
      <w:ins w:id="1387" w:author="usuario" w:date="2026-04-13T20:02:00Z">
        <w:r>
          <w:rPr>
            <w:rFonts w:ascii="Arial" w:hAnsi="Arial" w:cs="Arial"/>
            <w:b/>
            <w:bCs/>
            <w:color w:val="000000"/>
            <w:sz w:val="22"/>
            <w:szCs w:val="22"/>
          </w:rPr>
          <w:t xml:space="preserve">Entidad: Horario   </w:t>
        </w:r>
      </w:ins>
    </w:p>
    <w:p w14:paraId="4306801E" w14:textId="44C08F2C" w:rsidR="004D6213" w:rsidRPr="00E97C5F" w:rsidRDefault="004D6213" w:rsidP="008925B7">
      <w:pPr>
        <w:pStyle w:val="NormalWeb"/>
        <w:spacing w:before="120" w:beforeAutospacing="0" w:after="120" w:afterAutospacing="0"/>
        <w:jc w:val="both"/>
        <w:rPr>
          <w:ins w:id="1388" w:author="usuario" w:date="2026-04-13T20:02:00Z"/>
          <w:rFonts w:ascii="Arial" w:hAnsi="Arial" w:cs="Arial"/>
          <w:color w:val="000000"/>
          <w:sz w:val="22"/>
          <w:szCs w:val="22"/>
        </w:rPr>
        <w:pPrChange w:id="1389" w:author="Elena Monutti" w:date="2026-04-13T21:19:00Z">
          <w:pPr>
            <w:pStyle w:val="NormalWeb"/>
            <w:spacing w:before="120" w:beforeAutospacing="0" w:after="120" w:afterAutospacing="0"/>
          </w:pPr>
        </w:pPrChange>
      </w:pPr>
      <w:ins w:id="1390" w:author="usuario" w:date="2026-04-13T20:02:00Z">
        <w:r>
          <w:rPr>
            <w:rFonts w:ascii="Arial" w:hAnsi="Arial" w:cs="Arial"/>
            <w:b/>
            <w:bCs/>
            <w:color w:val="000000"/>
            <w:sz w:val="22"/>
            <w:szCs w:val="22"/>
          </w:rPr>
          <w:t xml:space="preserve">Clave Primaria: </w:t>
        </w:r>
        <w:r w:rsidRPr="004D6213">
          <w:rPr>
            <w:rFonts w:ascii="Arial" w:hAnsi="Arial" w:cs="Arial"/>
            <w:b/>
            <w:bCs/>
            <w:color w:val="000000"/>
            <w:sz w:val="22"/>
            <w:szCs w:val="22"/>
          </w:rPr>
          <w:t xml:space="preserve">Día + Hora_Ingreso + Hora_Egreso </w:t>
        </w:r>
        <w:r>
          <w:rPr>
            <w:rFonts w:ascii="Arial" w:hAnsi="Arial" w:cs="Arial"/>
            <w:color w:val="000000"/>
            <w:sz w:val="22"/>
            <w:szCs w:val="22"/>
          </w:rPr>
          <w:t xml:space="preserve">(clave primaria compuesta) </w:t>
        </w:r>
      </w:ins>
    </w:p>
    <w:tbl>
      <w:tblPr>
        <w:tblStyle w:val="Tablaconcuadrcula"/>
        <w:tblW w:w="0" w:type="auto"/>
        <w:tblLook w:val="04A0" w:firstRow="1" w:lastRow="0" w:firstColumn="1" w:lastColumn="0" w:noHBand="0" w:noVBand="1"/>
      </w:tblPr>
      <w:tblGrid>
        <w:gridCol w:w="1815"/>
        <w:gridCol w:w="1255"/>
        <w:gridCol w:w="969"/>
        <w:gridCol w:w="1150"/>
        <w:gridCol w:w="4161"/>
      </w:tblGrid>
      <w:tr w:rsidR="004D6213" w:rsidRPr="00E97C5F" w14:paraId="14FBC08D" w14:textId="77777777" w:rsidTr="00C93F72">
        <w:trPr>
          <w:ins w:id="1391" w:author="usuario" w:date="2026-04-13T20:02:00Z"/>
        </w:trPr>
        <w:tc>
          <w:tcPr>
            <w:tcW w:w="1815" w:type="dxa"/>
            <w:shd w:val="clear" w:color="auto" w:fill="00B0F0"/>
            <w:vAlign w:val="center"/>
          </w:tcPr>
          <w:p w14:paraId="6B6DD4FD" w14:textId="77777777" w:rsidR="004D6213" w:rsidRPr="00E97C5F" w:rsidRDefault="004D6213" w:rsidP="00C93F72">
            <w:pPr>
              <w:pStyle w:val="NormalWeb"/>
              <w:spacing w:before="120" w:beforeAutospacing="0" w:after="120" w:afterAutospacing="0"/>
              <w:jc w:val="center"/>
              <w:rPr>
                <w:ins w:id="1392" w:author="usuario" w:date="2026-04-13T20:02:00Z"/>
                <w:rFonts w:ascii="Calibri" w:hAnsi="Calibri" w:cs="Calibri"/>
                <w:b/>
                <w:bCs/>
                <w:color w:val="000000"/>
                <w:sz w:val="20"/>
                <w:szCs w:val="20"/>
              </w:rPr>
            </w:pPr>
            <w:ins w:id="1393" w:author="usuario" w:date="2026-04-13T20:02:00Z">
              <w:r w:rsidRPr="00E97C5F">
                <w:rPr>
                  <w:rFonts w:ascii="Calibri" w:hAnsi="Calibri" w:cs="Calibri"/>
                  <w:b/>
                  <w:bCs/>
                  <w:color w:val="000000"/>
                  <w:sz w:val="20"/>
                  <w:szCs w:val="20"/>
                </w:rPr>
                <w:t>Atributos</w:t>
              </w:r>
            </w:ins>
          </w:p>
        </w:tc>
        <w:tc>
          <w:tcPr>
            <w:tcW w:w="1255" w:type="dxa"/>
            <w:shd w:val="clear" w:color="auto" w:fill="00B0F0"/>
            <w:vAlign w:val="center"/>
          </w:tcPr>
          <w:p w14:paraId="6F90E2CC" w14:textId="77777777" w:rsidR="004D6213" w:rsidRPr="00E97C5F" w:rsidRDefault="004D6213" w:rsidP="00C93F72">
            <w:pPr>
              <w:pStyle w:val="NormalWeb"/>
              <w:spacing w:before="120" w:beforeAutospacing="0" w:after="120" w:afterAutospacing="0"/>
              <w:jc w:val="center"/>
              <w:rPr>
                <w:ins w:id="1394" w:author="usuario" w:date="2026-04-13T20:02:00Z"/>
                <w:rFonts w:ascii="Calibri" w:hAnsi="Calibri" w:cs="Calibri"/>
                <w:b/>
                <w:bCs/>
                <w:color w:val="000000"/>
                <w:sz w:val="20"/>
                <w:szCs w:val="20"/>
              </w:rPr>
            </w:pPr>
            <w:ins w:id="1395" w:author="usuario" w:date="2026-04-13T20:02:00Z">
              <w:r w:rsidRPr="00E97C5F">
                <w:rPr>
                  <w:rFonts w:ascii="Calibri" w:hAnsi="Calibri" w:cs="Calibri"/>
                  <w:b/>
                  <w:bCs/>
                  <w:color w:val="000000"/>
                  <w:sz w:val="20"/>
                  <w:szCs w:val="20"/>
                </w:rPr>
                <w:t>Tipo de datos</w:t>
              </w:r>
            </w:ins>
          </w:p>
        </w:tc>
        <w:tc>
          <w:tcPr>
            <w:tcW w:w="969" w:type="dxa"/>
            <w:shd w:val="clear" w:color="auto" w:fill="00B0F0"/>
            <w:vAlign w:val="center"/>
          </w:tcPr>
          <w:p w14:paraId="245993BD" w14:textId="77777777" w:rsidR="004D6213" w:rsidRPr="00E97C5F" w:rsidRDefault="004D6213" w:rsidP="00C93F72">
            <w:pPr>
              <w:pStyle w:val="NormalWeb"/>
              <w:spacing w:before="120" w:beforeAutospacing="0" w:after="120" w:afterAutospacing="0"/>
              <w:jc w:val="center"/>
              <w:rPr>
                <w:ins w:id="1396" w:author="usuario" w:date="2026-04-13T20:02:00Z"/>
                <w:rFonts w:ascii="Calibri" w:hAnsi="Calibri" w:cs="Calibri"/>
                <w:b/>
                <w:bCs/>
                <w:color w:val="000000"/>
                <w:sz w:val="20"/>
                <w:szCs w:val="20"/>
              </w:rPr>
            </w:pPr>
            <w:ins w:id="1397" w:author="usuario" w:date="2026-04-13T20:02:00Z">
              <w:r w:rsidRPr="00E97C5F">
                <w:rPr>
                  <w:rFonts w:ascii="Calibri" w:hAnsi="Calibri" w:cs="Calibri"/>
                  <w:b/>
                  <w:bCs/>
                  <w:color w:val="000000"/>
                  <w:sz w:val="20"/>
                  <w:szCs w:val="20"/>
                </w:rPr>
                <w:t>Permite NULL</w:t>
              </w:r>
            </w:ins>
          </w:p>
        </w:tc>
        <w:tc>
          <w:tcPr>
            <w:tcW w:w="1150" w:type="dxa"/>
            <w:shd w:val="clear" w:color="auto" w:fill="00B0F0"/>
            <w:vAlign w:val="center"/>
          </w:tcPr>
          <w:p w14:paraId="1B85753B" w14:textId="77777777" w:rsidR="004D6213" w:rsidRPr="00E97C5F" w:rsidRDefault="004D6213" w:rsidP="00C93F72">
            <w:pPr>
              <w:pStyle w:val="NormalWeb"/>
              <w:spacing w:before="120" w:beforeAutospacing="0" w:after="120" w:afterAutospacing="0"/>
              <w:jc w:val="center"/>
              <w:rPr>
                <w:ins w:id="1398" w:author="usuario" w:date="2026-04-13T20:02:00Z"/>
                <w:rFonts w:ascii="Calibri" w:hAnsi="Calibri" w:cs="Calibri"/>
                <w:b/>
                <w:bCs/>
                <w:color w:val="000000"/>
                <w:sz w:val="20"/>
                <w:szCs w:val="20"/>
              </w:rPr>
            </w:pPr>
            <w:ins w:id="1399" w:author="usuario" w:date="2026-04-13T20:02:00Z">
              <w:r w:rsidRPr="00E97C5F">
                <w:rPr>
                  <w:rFonts w:ascii="Calibri" w:hAnsi="Calibri" w:cs="Calibri"/>
                  <w:b/>
                  <w:bCs/>
                  <w:color w:val="000000"/>
                  <w:sz w:val="20"/>
                  <w:szCs w:val="20"/>
                </w:rPr>
                <w:t>Valores posibles</w:t>
              </w:r>
            </w:ins>
          </w:p>
        </w:tc>
        <w:tc>
          <w:tcPr>
            <w:tcW w:w="4161" w:type="dxa"/>
            <w:shd w:val="clear" w:color="auto" w:fill="00B0F0"/>
            <w:vAlign w:val="center"/>
          </w:tcPr>
          <w:p w14:paraId="69EF1B6B" w14:textId="77777777" w:rsidR="004D6213" w:rsidRPr="00E97C5F" w:rsidRDefault="004D6213" w:rsidP="00C93F72">
            <w:pPr>
              <w:pStyle w:val="NormalWeb"/>
              <w:spacing w:before="120" w:beforeAutospacing="0" w:after="120" w:afterAutospacing="0"/>
              <w:jc w:val="center"/>
              <w:rPr>
                <w:ins w:id="1400" w:author="usuario" w:date="2026-04-13T20:02:00Z"/>
                <w:rFonts w:ascii="Calibri" w:hAnsi="Calibri" w:cs="Calibri"/>
                <w:b/>
                <w:bCs/>
                <w:color w:val="000000"/>
                <w:sz w:val="20"/>
                <w:szCs w:val="20"/>
              </w:rPr>
            </w:pPr>
            <w:ins w:id="1401" w:author="usuario" w:date="2026-04-13T20:02:00Z">
              <w:r w:rsidRPr="00E97C5F">
                <w:rPr>
                  <w:rFonts w:ascii="Calibri" w:hAnsi="Calibri" w:cs="Calibri"/>
                  <w:b/>
                  <w:bCs/>
                  <w:color w:val="000000"/>
                  <w:sz w:val="20"/>
                  <w:szCs w:val="20"/>
                </w:rPr>
                <w:t xml:space="preserve">Descripción </w:t>
              </w:r>
            </w:ins>
          </w:p>
        </w:tc>
      </w:tr>
      <w:tr w:rsidR="004D6213" w:rsidRPr="00C93F72" w14:paraId="6CBB7887" w14:textId="77777777" w:rsidTr="00C93F72">
        <w:trPr>
          <w:ins w:id="1402" w:author="usuario" w:date="2026-04-13T20:02:00Z"/>
        </w:trPr>
        <w:tc>
          <w:tcPr>
            <w:tcW w:w="1815" w:type="dxa"/>
            <w:vAlign w:val="center"/>
          </w:tcPr>
          <w:p w14:paraId="3BD31400" w14:textId="77777777" w:rsidR="004D6213" w:rsidRPr="00E97C5F" w:rsidRDefault="004D6213" w:rsidP="00C93F72">
            <w:pPr>
              <w:pStyle w:val="NormalWeb"/>
              <w:spacing w:before="120" w:beforeAutospacing="0" w:after="120" w:afterAutospacing="0"/>
              <w:jc w:val="center"/>
              <w:rPr>
                <w:ins w:id="1403" w:author="usuario" w:date="2026-04-13T20:02:00Z"/>
                <w:rFonts w:ascii="Calibri" w:hAnsi="Calibri" w:cs="Calibri"/>
                <w:b/>
                <w:bCs/>
                <w:color w:val="000000"/>
                <w:sz w:val="20"/>
                <w:szCs w:val="20"/>
              </w:rPr>
            </w:pPr>
            <w:ins w:id="1404" w:author="usuario" w:date="2026-04-13T20:02:00Z">
              <w:r>
                <w:rPr>
                  <w:rFonts w:ascii="Calibri" w:hAnsi="Calibri" w:cs="Calibri"/>
                  <w:b/>
                  <w:bCs/>
                  <w:color w:val="000000"/>
                  <w:sz w:val="20"/>
                  <w:szCs w:val="20"/>
                </w:rPr>
                <w:t>Día</w:t>
              </w:r>
            </w:ins>
          </w:p>
        </w:tc>
        <w:tc>
          <w:tcPr>
            <w:tcW w:w="1255" w:type="dxa"/>
            <w:vAlign w:val="center"/>
          </w:tcPr>
          <w:p w14:paraId="2BB3240F" w14:textId="77777777" w:rsidR="004D6213" w:rsidRPr="00E97C5F" w:rsidRDefault="004D6213" w:rsidP="00C93F72">
            <w:pPr>
              <w:pStyle w:val="NormalWeb"/>
              <w:spacing w:before="120" w:beforeAutospacing="0" w:after="120" w:afterAutospacing="0"/>
              <w:jc w:val="center"/>
              <w:rPr>
                <w:ins w:id="1405" w:author="usuario" w:date="2026-04-13T20:02:00Z"/>
                <w:rFonts w:ascii="Calibri" w:hAnsi="Calibri" w:cs="Calibri"/>
                <w:color w:val="000000"/>
                <w:sz w:val="20"/>
                <w:szCs w:val="20"/>
              </w:rPr>
            </w:pPr>
            <w:ins w:id="1406" w:author="usuario" w:date="2026-04-13T20:02:00Z">
              <w:r w:rsidRPr="006C5B3D">
                <w:rPr>
                  <w:rFonts w:ascii="Calibri" w:hAnsi="Calibri" w:cs="Calibri"/>
                  <w:color w:val="000000"/>
                  <w:sz w:val="20"/>
                  <w:szCs w:val="20"/>
                </w:rPr>
                <w:t>VARCHAR</w:t>
              </w:r>
              <w:r>
                <w:rPr>
                  <w:rFonts w:ascii="Calibri" w:hAnsi="Calibri" w:cs="Calibri"/>
                  <w:color w:val="000000"/>
                  <w:sz w:val="20"/>
                  <w:szCs w:val="20"/>
                </w:rPr>
                <w:t xml:space="preserve"> </w:t>
              </w:r>
              <w:r w:rsidRPr="006C5B3D">
                <w:rPr>
                  <w:rFonts w:ascii="Calibri" w:hAnsi="Calibri" w:cs="Calibri"/>
                  <w:color w:val="000000"/>
                  <w:sz w:val="20"/>
                  <w:szCs w:val="20"/>
                </w:rPr>
                <w:t>(15) o ENUM</w:t>
              </w:r>
            </w:ins>
          </w:p>
        </w:tc>
        <w:tc>
          <w:tcPr>
            <w:tcW w:w="969" w:type="dxa"/>
            <w:vAlign w:val="center"/>
          </w:tcPr>
          <w:p w14:paraId="127B280C" w14:textId="77777777" w:rsidR="004D6213" w:rsidRPr="00E97C5F" w:rsidRDefault="004D6213" w:rsidP="00C93F72">
            <w:pPr>
              <w:pStyle w:val="NormalWeb"/>
              <w:spacing w:before="120" w:beforeAutospacing="0" w:after="120" w:afterAutospacing="0"/>
              <w:jc w:val="center"/>
              <w:rPr>
                <w:ins w:id="1407" w:author="usuario" w:date="2026-04-13T20:02:00Z"/>
                <w:rFonts w:ascii="Calibri" w:hAnsi="Calibri" w:cs="Calibri"/>
                <w:color w:val="000000"/>
                <w:sz w:val="20"/>
                <w:szCs w:val="20"/>
              </w:rPr>
            </w:pPr>
            <w:ins w:id="1408" w:author="usuario" w:date="2026-04-13T20:02:00Z">
              <w:r>
                <w:rPr>
                  <w:rFonts w:ascii="Calibri" w:hAnsi="Calibri" w:cs="Calibri"/>
                  <w:color w:val="000000"/>
                  <w:sz w:val="20"/>
                  <w:szCs w:val="20"/>
                </w:rPr>
                <w:t>NO</w:t>
              </w:r>
            </w:ins>
          </w:p>
        </w:tc>
        <w:tc>
          <w:tcPr>
            <w:tcW w:w="1150" w:type="dxa"/>
            <w:vAlign w:val="center"/>
          </w:tcPr>
          <w:p w14:paraId="19BC0A9C" w14:textId="77777777" w:rsidR="004D6213" w:rsidRDefault="004D6213" w:rsidP="00C93F72">
            <w:pPr>
              <w:pStyle w:val="NormalWeb"/>
              <w:spacing w:before="120" w:beforeAutospacing="0" w:after="120" w:afterAutospacing="0"/>
              <w:jc w:val="center"/>
              <w:rPr>
                <w:ins w:id="1409" w:author="usuario" w:date="2026-04-13T20:02:00Z"/>
                <w:rFonts w:ascii="Calibri" w:hAnsi="Calibri" w:cs="Calibri"/>
                <w:color w:val="000000"/>
                <w:sz w:val="20"/>
                <w:szCs w:val="20"/>
              </w:rPr>
            </w:pPr>
            <w:ins w:id="1410" w:author="usuario" w:date="2026-04-13T20:02:00Z">
              <w:r>
                <w:rPr>
                  <w:rFonts w:ascii="Calibri" w:hAnsi="Calibri" w:cs="Calibri"/>
                  <w:color w:val="000000"/>
                  <w:sz w:val="20"/>
                  <w:szCs w:val="20"/>
                </w:rPr>
                <w:t>Lunes</w:t>
              </w:r>
            </w:ins>
          </w:p>
          <w:p w14:paraId="5DEFC9A1" w14:textId="77777777" w:rsidR="004D6213" w:rsidRDefault="004D6213" w:rsidP="00C93F72">
            <w:pPr>
              <w:pStyle w:val="NormalWeb"/>
              <w:spacing w:before="120" w:beforeAutospacing="0" w:after="120" w:afterAutospacing="0"/>
              <w:jc w:val="center"/>
              <w:rPr>
                <w:ins w:id="1411" w:author="usuario" w:date="2026-04-13T20:02:00Z"/>
                <w:rFonts w:ascii="Calibri" w:hAnsi="Calibri" w:cs="Calibri"/>
                <w:color w:val="000000"/>
                <w:sz w:val="20"/>
                <w:szCs w:val="20"/>
              </w:rPr>
            </w:pPr>
            <w:ins w:id="1412" w:author="usuario" w:date="2026-04-13T20:02:00Z">
              <w:r>
                <w:rPr>
                  <w:rFonts w:ascii="Calibri" w:hAnsi="Calibri" w:cs="Calibri"/>
                  <w:color w:val="000000"/>
                  <w:sz w:val="20"/>
                  <w:szCs w:val="20"/>
                </w:rPr>
                <w:t>Martes</w:t>
              </w:r>
            </w:ins>
          </w:p>
          <w:p w14:paraId="5316FFDA" w14:textId="77777777" w:rsidR="004D6213" w:rsidRDefault="004D6213" w:rsidP="00C93F72">
            <w:pPr>
              <w:pStyle w:val="NormalWeb"/>
              <w:spacing w:before="120" w:beforeAutospacing="0" w:after="120" w:afterAutospacing="0"/>
              <w:jc w:val="center"/>
              <w:rPr>
                <w:ins w:id="1413" w:author="usuario" w:date="2026-04-13T20:02:00Z"/>
                <w:rFonts w:ascii="Calibri" w:hAnsi="Calibri" w:cs="Calibri"/>
                <w:color w:val="000000"/>
                <w:sz w:val="20"/>
                <w:szCs w:val="20"/>
              </w:rPr>
            </w:pPr>
            <w:ins w:id="1414" w:author="usuario" w:date="2026-04-13T20:02:00Z">
              <w:r>
                <w:rPr>
                  <w:rFonts w:ascii="Calibri" w:hAnsi="Calibri" w:cs="Calibri"/>
                  <w:color w:val="000000"/>
                  <w:sz w:val="20"/>
                  <w:szCs w:val="20"/>
                </w:rPr>
                <w:t>Miércoles</w:t>
              </w:r>
            </w:ins>
          </w:p>
          <w:p w14:paraId="34622A49" w14:textId="77777777" w:rsidR="004D6213" w:rsidRDefault="004D6213" w:rsidP="00C93F72">
            <w:pPr>
              <w:pStyle w:val="NormalWeb"/>
              <w:spacing w:before="120" w:beforeAutospacing="0" w:after="120" w:afterAutospacing="0"/>
              <w:jc w:val="center"/>
              <w:rPr>
                <w:ins w:id="1415" w:author="usuario" w:date="2026-04-13T20:02:00Z"/>
                <w:rFonts w:ascii="Calibri" w:hAnsi="Calibri" w:cs="Calibri"/>
                <w:color w:val="000000"/>
                <w:sz w:val="20"/>
                <w:szCs w:val="20"/>
              </w:rPr>
            </w:pPr>
            <w:ins w:id="1416" w:author="usuario" w:date="2026-04-13T20:02:00Z">
              <w:r>
                <w:rPr>
                  <w:rFonts w:ascii="Calibri" w:hAnsi="Calibri" w:cs="Calibri"/>
                  <w:color w:val="000000"/>
                  <w:sz w:val="20"/>
                  <w:szCs w:val="20"/>
                </w:rPr>
                <w:t>Jueves</w:t>
              </w:r>
            </w:ins>
          </w:p>
          <w:p w14:paraId="34FCEF10" w14:textId="77777777" w:rsidR="004D6213" w:rsidRDefault="004D6213" w:rsidP="00C93F72">
            <w:pPr>
              <w:pStyle w:val="NormalWeb"/>
              <w:spacing w:before="120" w:beforeAutospacing="0" w:after="120" w:afterAutospacing="0"/>
              <w:jc w:val="center"/>
              <w:rPr>
                <w:ins w:id="1417" w:author="usuario" w:date="2026-04-13T20:02:00Z"/>
                <w:rFonts w:ascii="Calibri" w:hAnsi="Calibri" w:cs="Calibri"/>
                <w:color w:val="000000"/>
                <w:sz w:val="20"/>
                <w:szCs w:val="20"/>
              </w:rPr>
            </w:pPr>
            <w:ins w:id="1418" w:author="usuario" w:date="2026-04-13T20:02:00Z">
              <w:r>
                <w:rPr>
                  <w:rFonts w:ascii="Calibri" w:hAnsi="Calibri" w:cs="Calibri"/>
                  <w:color w:val="000000"/>
                  <w:sz w:val="20"/>
                  <w:szCs w:val="20"/>
                </w:rPr>
                <w:t>Viernes</w:t>
              </w:r>
            </w:ins>
          </w:p>
          <w:p w14:paraId="666C09A8" w14:textId="77777777" w:rsidR="004D6213" w:rsidRDefault="004D6213" w:rsidP="00C93F72">
            <w:pPr>
              <w:pStyle w:val="NormalWeb"/>
              <w:spacing w:before="120" w:beforeAutospacing="0" w:after="120" w:afterAutospacing="0"/>
              <w:jc w:val="center"/>
              <w:rPr>
                <w:ins w:id="1419" w:author="usuario" w:date="2026-04-13T20:02:00Z"/>
                <w:rFonts w:ascii="Calibri" w:hAnsi="Calibri" w:cs="Calibri"/>
                <w:color w:val="000000"/>
                <w:sz w:val="20"/>
                <w:szCs w:val="20"/>
              </w:rPr>
            </w:pPr>
            <w:ins w:id="1420" w:author="usuario" w:date="2026-04-13T20:02:00Z">
              <w:r>
                <w:rPr>
                  <w:rFonts w:ascii="Calibri" w:hAnsi="Calibri" w:cs="Calibri"/>
                  <w:color w:val="000000"/>
                  <w:sz w:val="20"/>
                  <w:szCs w:val="20"/>
                </w:rPr>
                <w:t>Sabado</w:t>
              </w:r>
            </w:ins>
          </w:p>
          <w:p w14:paraId="59BB71DC" w14:textId="77777777" w:rsidR="004D6213" w:rsidRPr="00E97C5F" w:rsidRDefault="004D6213" w:rsidP="00C93F72">
            <w:pPr>
              <w:pStyle w:val="NormalWeb"/>
              <w:spacing w:before="120" w:beforeAutospacing="0" w:after="120" w:afterAutospacing="0"/>
              <w:jc w:val="center"/>
              <w:rPr>
                <w:ins w:id="1421" w:author="usuario" w:date="2026-04-13T20:02:00Z"/>
                <w:rFonts w:ascii="Calibri" w:hAnsi="Calibri" w:cs="Calibri"/>
                <w:color w:val="000000"/>
                <w:sz w:val="20"/>
                <w:szCs w:val="20"/>
              </w:rPr>
            </w:pPr>
            <w:ins w:id="1422" w:author="usuario" w:date="2026-04-13T20:02:00Z">
              <w:r>
                <w:rPr>
                  <w:rFonts w:ascii="Calibri" w:hAnsi="Calibri" w:cs="Calibri"/>
                  <w:color w:val="000000"/>
                  <w:sz w:val="20"/>
                  <w:szCs w:val="20"/>
                </w:rPr>
                <w:t>Domingo</w:t>
              </w:r>
            </w:ins>
          </w:p>
        </w:tc>
        <w:tc>
          <w:tcPr>
            <w:tcW w:w="4161" w:type="dxa"/>
            <w:vAlign w:val="center"/>
          </w:tcPr>
          <w:p w14:paraId="070BDA1F" w14:textId="47CA7965" w:rsidR="004D6213" w:rsidRPr="00E97C5F" w:rsidRDefault="004D6213" w:rsidP="00C93F72">
            <w:pPr>
              <w:pStyle w:val="NormalWeb"/>
              <w:spacing w:before="120" w:beforeAutospacing="0" w:after="120" w:afterAutospacing="0"/>
              <w:jc w:val="center"/>
              <w:rPr>
                <w:ins w:id="1423" w:author="usuario" w:date="2026-04-13T20:02:00Z"/>
                <w:rFonts w:ascii="Calibri" w:hAnsi="Calibri" w:cs="Calibri"/>
                <w:color w:val="000000"/>
                <w:sz w:val="20"/>
                <w:szCs w:val="20"/>
              </w:rPr>
            </w:pPr>
            <w:ins w:id="1424" w:author="usuario" w:date="2026-04-13T20:02:00Z">
              <w:r w:rsidRPr="006C5B3D">
                <w:rPr>
                  <w:rFonts w:ascii="Calibri" w:hAnsi="Calibri" w:cs="Calibri"/>
                  <w:color w:val="000000"/>
                  <w:sz w:val="20"/>
                  <w:szCs w:val="20"/>
                </w:rPr>
                <w:t>Día</w:t>
              </w:r>
            </w:ins>
            <w:ins w:id="1425" w:author="Elena Monutti" w:date="2026-04-13T21:16:00Z">
              <w:r w:rsidR="008925B7">
                <w:rPr>
                  <w:rFonts w:ascii="Calibri" w:hAnsi="Calibri" w:cs="Calibri"/>
                  <w:color w:val="000000"/>
                  <w:sz w:val="20"/>
                  <w:szCs w:val="20"/>
                </w:rPr>
                <w:t>s</w:t>
              </w:r>
            </w:ins>
            <w:ins w:id="1426" w:author="usuario" w:date="2026-04-13T20:02:00Z">
              <w:r w:rsidRPr="006C5B3D">
                <w:rPr>
                  <w:rFonts w:ascii="Calibri" w:hAnsi="Calibri" w:cs="Calibri"/>
                  <w:color w:val="000000"/>
                  <w:sz w:val="20"/>
                  <w:szCs w:val="20"/>
                </w:rPr>
                <w:t xml:space="preserve"> en que </w:t>
              </w:r>
              <w:del w:id="1427" w:author="Elena Monutti" w:date="2026-04-13T21:16:00Z">
                <w:r w:rsidRPr="006C5B3D" w:rsidDel="008925B7">
                  <w:rPr>
                    <w:rFonts w:ascii="Calibri" w:hAnsi="Calibri" w:cs="Calibri"/>
                    <w:color w:val="000000"/>
                    <w:sz w:val="20"/>
                    <w:szCs w:val="20"/>
                  </w:rPr>
                  <w:delText>debe administrarse el medicamento</w:delText>
                </w:r>
              </w:del>
            </w:ins>
            <w:ins w:id="1428" w:author="Elena Monutti" w:date="2026-04-13T21:16:00Z">
              <w:r w:rsidR="008925B7">
                <w:rPr>
                  <w:rFonts w:ascii="Calibri" w:hAnsi="Calibri" w:cs="Calibri"/>
                  <w:color w:val="000000"/>
                  <w:sz w:val="20"/>
                  <w:szCs w:val="20"/>
                </w:rPr>
                <w:t>el personal de salud puede trabajar</w:t>
              </w:r>
            </w:ins>
            <w:ins w:id="1429" w:author="usuario" w:date="2026-04-13T20:02:00Z">
              <w:r w:rsidRPr="006C5B3D">
                <w:rPr>
                  <w:rFonts w:ascii="Calibri" w:hAnsi="Calibri" w:cs="Calibri"/>
                  <w:color w:val="000000"/>
                  <w:sz w:val="20"/>
                  <w:szCs w:val="20"/>
                </w:rPr>
                <w:t>.</w:t>
              </w:r>
            </w:ins>
          </w:p>
        </w:tc>
      </w:tr>
      <w:tr w:rsidR="004D6213" w:rsidRPr="00C93F72" w14:paraId="1048E6D2" w14:textId="77777777" w:rsidTr="00C93F72">
        <w:trPr>
          <w:ins w:id="1430" w:author="usuario" w:date="2026-04-13T20:02:00Z"/>
        </w:trPr>
        <w:tc>
          <w:tcPr>
            <w:tcW w:w="1815" w:type="dxa"/>
            <w:vAlign w:val="center"/>
          </w:tcPr>
          <w:p w14:paraId="6F0BC5C1" w14:textId="58129F89" w:rsidR="004D6213" w:rsidRPr="00E97C5F" w:rsidRDefault="004D6213" w:rsidP="004D6213">
            <w:pPr>
              <w:pStyle w:val="NormalWeb"/>
              <w:spacing w:before="120" w:beforeAutospacing="0" w:after="120" w:afterAutospacing="0"/>
              <w:jc w:val="center"/>
              <w:rPr>
                <w:ins w:id="1431" w:author="usuario" w:date="2026-04-13T20:02:00Z"/>
                <w:rFonts w:ascii="Calibri" w:hAnsi="Calibri" w:cs="Calibri"/>
                <w:b/>
                <w:bCs/>
                <w:color w:val="000000"/>
                <w:sz w:val="20"/>
                <w:szCs w:val="20"/>
              </w:rPr>
            </w:pPr>
            <w:ins w:id="1432" w:author="usuario" w:date="2026-04-13T20:03:00Z">
              <w:r w:rsidRPr="006C5B3D">
                <w:rPr>
                  <w:rFonts w:ascii="Calibri" w:hAnsi="Calibri" w:cs="Calibri"/>
                  <w:b/>
                  <w:bCs/>
                  <w:color w:val="000000"/>
                  <w:sz w:val="20"/>
                  <w:szCs w:val="20"/>
                  <w:lang w:val="es-ES" w:eastAsia="es-ES"/>
                </w:rPr>
                <w:t>Hora_</w:t>
              </w:r>
              <w:r>
                <w:rPr>
                  <w:rFonts w:ascii="Calibri" w:hAnsi="Calibri" w:cs="Calibri"/>
                  <w:b/>
                  <w:bCs/>
                  <w:color w:val="000000"/>
                  <w:sz w:val="20"/>
                  <w:szCs w:val="20"/>
                  <w:lang w:val="es-ES" w:eastAsia="es-ES"/>
                </w:rPr>
                <w:t>Ingreso</w:t>
              </w:r>
            </w:ins>
          </w:p>
        </w:tc>
        <w:tc>
          <w:tcPr>
            <w:tcW w:w="1255" w:type="dxa"/>
            <w:vAlign w:val="center"/>
          </w:tcPr>
          <w:p w14:paraId="31AE80EA" w14:textId="6D689EFB" w:rsidR="004D6213" w:rsidRPr="00E97C5F" w:rsidRDefault="004D6213" w:rsidP="004D6213">
            <w:pPr>
              <w:pStyle w:val="NormalWeb"/>
              <w:spacing w:before="120" w:beforeAutospacing="0" w:after="120" w:afterAutospacing="0"/>
              <w:jc w:val="center"/>
              <w:rPr>
                <w:ins w:id="1433" w:author="usuario" w:date="2026-04-13T20:02:00Z"/>
                <w:rFonts w:ascii="Calibri" w:hAnsi="Calibri" w:cs="Calibri"/>
                <w:color w:val="000000"/>
                <w:sz w:val="20"/>
                <w:szCs w:val="20"/>
              </w:rPr>
            </w:pPr>
            <w:ins w:id="1434" w:author="usuario" w:date="2026-04-13T20:03:00Z">
              <w:r>
                <w:rPr>
                  <w:rFonts w:ascii="Calibri" w:hAnsi="Calibri" w:cs="Calibri"/>
                  <w:color w:val="000000"/>
                  <w:sz w:val="20"/>
                  <w:szCs w:val="20"/>
                </w:rPr>
                <w:t>TIME</w:t>
              </w:r>
            </w:ins>
          </w:p>
        </w:tc>
        <w:tc>
          <w:tcPr>
            <w:tcW w:w="969" w:type="dxa"/>
            <w:vAlign w:val="center"/>
          </w:tcPr>
          <w:p w14:paraId="0E9457F8" w14:textId="061AF8C4" w:rsidR="004D6213" w:rsidRPr="00E97C5F" w:rsidRDefault="004D6213" w:rsidP="004D6213">
            <w:pPr>
              <w:pStyle w:val="NormalWeb"/>
              <w:spacing w:before="120" w:beforeAutospacing="0" w:after="120" w:afterAutospacing="0"/>
              <w:jc w:val="center"/>
              <w:rPr>
                <w:ins w:id="1435" w:author="usuario" w:date="2026-04-13T20:02:00Z"/>
                <w:rFonts w:ascii="Calibri" w:hAnsi="Calibri" w:cs="Calibri"/>
                <w:color w:val="000000"/>
                <w:sz w:val="20"/>
                <w:szCs w:val="20"/>
              </w:rPr>
            </w:pPr>
            <w:ins w:id="1436" w:author="usuario" w:date="2026-04-13T20:03:00Z">
              <w:r>
                <w:rPr>
                  <w:rFonts w:ascii="Calibri" w:hAnsi="Calibri" w:cs="Calibri"/>
                  <w:color w:val="000000"/>
                  <w:sz w:val="20"/>
                  <w:szCs w:val="20"/>
                </w:rPr>
                <w:t>NO</w:t>
              </w:r>
            </w:ins>
          </w:p>
        </w:tc>
        <w:tc>
          <w:tcPr>
            <w:tcW w:w="1150" w:type="dxa"/>
            <w:vAlign w:val="center"/>
          </w:tcPr>
          <w:p w14:paraId="6BFF7917" w14:textId="75B077C0" w:rsidR="004D6213" w:rsidRPr="00E97C5F" w:rsidRDefault="004D6213" w:rsidP="004D6213">
            <w:pPr>
              <w:pStyle w:val="NormalWeb"/>
              <w:spacing w:before="120" w:beforeAutospacing="0" w:after="120" w:afterAutospacing="0"/>
              <w:jc w:val="center"/>
              <w:rPr>
                <w:ins w:id="1437" w:author="usuario" w:date="2026-04-13T20:02:00Z"/>
                <w:rFonts w:ascii="Calibri" w:hAnsi="Calibri" w:cs="Calibri"/>
                <w:color w:val="000000"/>
                <w:sz w:val="20"/>
                <w:szCs w:val="20"/>
              </w:rPr>
            </w:pPr>
            <w:ins w:id="1438" w:author="usuario" w:date="2026-04-13T20:03:00Z">
              <w:r>
                <w:rPr>
                  <w:rFonts w:ascii="Calibri" w:hAnsi="Calibri" w:cs="Calibri"/>
                  <w:color w:val="000000"/>
                  <w:sz w:val="20"/>
                  <w:szCs w:val="20"/>
                </w:rPr>
                <w:t>-</w:t>
              </w:r>
            </w:ins>
          </w:p>
        </w:tc>
        <w:tc>
          <w:tcPr>
            <w:tcW w:w="4161" w:type="dxa"/>
            <w:vAlign w:val="center"/>
          </w:tcPr>
          <w:p w14:paraId="42D569CE" w14:textId="4261BD95" w:rsidR="004D6213" w:rsidRPr="00E97C5F" w:rsidRDefault="004D6213" w:rsidP="004D6213">
            <w:pPr>
              <w:pStyle w:val="NormalWeb"/>
              <w:spacing w:before="120" w:beforeAutospacing="0" w:after="120" w:afterAutospacing="0"/>
              <w:jc w:val="center"/>
              <w:rPr>
                <w:ins w:id="1439" w:author="usuario" w:date="2026-04-13T20:02:00Z"/>
                <w:rFonts w:ascii="Calibri" w:hAnsi="Calibri" w:cs="Calibri"/>
                <w:color w:val="000000"/>
                <w:sz w:val="20"/>
                <w:szCs w:val="20"/>
              </w:rPr>
            </w:pPr>
            <w:ins w:id="1440" w:author="usuario" w:date="2026-04-13T20:04:00Z">
              <w:r w:rsidRPr="004D6213">
                <w:rPr>
                  <w:rFonts w:ascii="Calibri" w:hAnsi="Calibri" w:cs="Calibri"/>
                  <w:color w:val="000000"/>
                  <w:sz w:val="20"/>
                  <w:szCs w:val="20"/>
                </w:rPr>
                <w:t>Hora de inicio del turno</w:t>
              </w:r>
            </w:ins>
          </w:p>
        </w:tc>
      </w:tr>
      <w:tr w:rsidR="004D6213" w:rsidRPr="00C93F72" w14:paraId="25D4B0DB" w14:textId="77777777" w:rsidTr="00C93F72">
        <w:trPr>
          <w:ins w:id="1441" w:author="usuario" w:date="2026-04-13T20:02:00Z"/>
        </w:trPr>
        <w:tc>
          <w:tcPr>
            <w:tcW w:w="1815" w:type="dxa"/>
            <w:vAlign w:val="center"/>
          </w:tcPr>
          <w:p w14:paraId="57CBB7BE" w14:textId="20420B87" w:rsidR="004D6213" w:rsidRPr="00E97C5F" w:rsidRDefault="004D6213" w:rsidP="004D6213">
            <w:pPr>
              <w:pStyle w:val="NormalWeb"/>
              <w:spacing w:before="120" w:beforeAutospacing="0" w:after="120" w:afterAutospacing="0"/>
              <w:jc w:val="center"/>
              <w:rPr>
                <w:ins w:id="1442" w:author="usuario" w:date="2026-04-13T20:02:00Z"/>
                <w:rFonts w:ascii="Calibri" w:hAnsi="Calibri" w:cs="Calibri"/>
                <w:color w:val="000000"/>
                <w:sz w:val="20"/>
                <w:szCs w:val="20"/>
              </w:rPr>
            </w:pPr>
            <w:ins w:id="1443" w:author="usuario" w:date="2026-04-13T20:04:00Z">
              <w:r w:rsidRPr="006C5B3D">
                <w:rPr>
                  <w:rFonts w:ascii="Calibri" w:hAnsi="Calibri" w:cs="Calibri"/>
                  <w:b/>
                  <w:bCs/>
                  <w:color w:val="000000"/>
                  <w:sz w:val="20"/>
                  <w:szCs w:val="20"/>
                  <w:lang w:val="es-ES" w:eastAsia="es-ES"/>
                </w:rPr>
                <w:t>Hora_</w:t>
              </w:r>
              <w:r>
                <w:rPr>
                  <w:rFonts w:ascii="Calibri" w:hAnsi="Calibri" w:cs="Calibri"/>
                  <w:b/>
                  <w:bCs/>
                  <w:color w:val="000000"/>
                  <w:sz w:val="20"/>
                  <w:szCs w:val="20"/>
                  <w:lang w:val="es-ES" w:eastAsia="es-ES"/>
                </w:rPr>
                <w:t>Egreso</w:t>
              </w:r>
            </w:ins>
          </w:p>
        </w:tc>
        <w:tc>
          <w:tcPr>
            <w:tcW w:w="1255" w:type="dxa"/>
            <w:vAlign w:val="center"/>
          </w:tcPr>
          <w:p w14:paraId="3D54C95E" w14:textId="3BC222A4" w:rsidR="004D6213" w:rsidRPr="00E97C5F" w:rsidRDefault="004D6213" w:rsidP="004D6213">
            <w:pPr>
              <w:pStyle w:val="NormalWeb"/>
              <w:spacing w:before="120" w:beforeAutospacing="0" w:after="120" w:afterAutospacing="0"/>
              <w:jc w:val="center"/>
              <w:rPr>
                <w:ins w:id="1444" w:author="usuario" w:date="2026-04-13T20:02:00Z"/>
                <w:rFonts w:ascii="Calibri" w:hAnsi="Calibri" w:cs="Calibri"/>
                <w:color w:val="000000"/>
                <w:sz w:val="20"/>
                <w:szCs w:val="20"/>
              </w:rPr>
            </w:pPr>
            <w:ins w:id="1445" w:author="usuario" w:date="2026-04-13T20:04:00Z">
              <w:r>
                <w:rPr>
                  <w:rFonts w:ascii="Calibri" w:hAnsi="Calibri" w:cs="Calibri"/>
                  <w:color w:val="000000"/>
                  <w:sz w:val="20"/>
                  <w:szCs w:val="20"/>
                </w:rPr>
                <w:t>TIME</w:t>
              </w:r>
            </w:ins>
          </w:p>
        </w:tc>
        <w:tc>
          <w:tcPr>
            <w:tcW w:w="969" w:type="dxa"/>
            <w:vAlign w:val="center"/>
          </w:tcPr>
          <w:p w14:paraId="78BDF0B7" w14:textId="22B20250" w:rsidR="004D6213" w:rsidRPr="00E97C5F" w:rsidRDefault="004D6213" w:rsidP="004D6213">
            <w:pPr>
              <w:pStyle w:val="NormalWeb"/>
              <w:spacing w:before="120" w:beforeAutospacing="0" w:after="120" w:afterAutospacing="0"/>
              <w:jc w:val="center"/>
              <w:rPr>
                <w:ins w:id="1446" w:author="usuario" w:date="2026-04-13T20:02:00Z"/>
                <w:rFonts w:ascii="Calibri" w:hAnsi="Calibri" w:cs="Calibri"/>
                <w:color w:val="000000"/>
                <w:sz w:val="20"/>
                <w:szCs w:val="20"/>
              </w:rPr>
            </w:pPr>
            <w:ins w:id="1447" w:author="usuario" w:date="2026-04-13T20:04:00Z">
              <w:r>
                <w:rPr>
                  <w:rFonts w:ascii="Calibri" w:hAnsi="Calibri" w:cs="Calibri"/>
                  <w:color w:val="000000"/>
                  <w:sz w:val="20"/>
                  <w:szCs w:val="20"/>
                </w:rPr>
                <w:t>NO</w:t>
              </w:r>
            </w:ins>
          </w:p>
        </w:tc>
        <w:tc>
          <w:tcPr>
            <w:tcW w:w="1150" w:type="dxa"/>
            <w:vAlign w:val="center"/>
          </w:tcPr>
          <w:p w14:paraId="29C886F5" w14:textId="46348DC2" w:rsidR="004D6213" w:rsidRPr="00E97C5F" w:rsidRDefault="004D6213" w:rsidP="004D6213">
            <w:pPr>
              <w:pStyle w:val="NormalWeb"/>
              <w:spacing w:before="120" w:beforeAutospacing="0" w:after="120" w:afterAutospacing="0"/>
              <w:jc w:val="center"/>
              <w:rPr>
                <w:ins w:id="1448" w:author="usuario" w:date="2026-04-13T20:02:00Z"/>
                <w:rFonts w:ascii="Calibri" w:hAnsi="Calibri" w:cs="Calibri"/>
                <w:color w:val="000000"/>
                <w:sz w:val="20"/>
                <w:szCs w:val="20"/>
              </w:rPr>
            </w:pPr>
            <w:ins w:id="1449" w:author="usuario" w:date="2026-04-13T20:04:00Z">
              <w:r>
                <w:rPr>
                  <w:rFonts w:ascii="Calibri" w:hAnsi="Calibri" w:cs="Calibri"/>
                  <w:color w:val="000000"/>
                  <w:sz w:val="20"/>
                  <w:szCs w:val="20"/>
                </w:rPr>
                <w:t>-</w:t>
              </w:r>
            </w:ins>
          </w:p>
        </w:tc>
        <w:tc>
          <w:tcPr>
            <w:tcW w:w="4161" w:type="dxa"/>
            <w:vAlign w:val="center"/>
          </w:tcPr>
          <w:p w14:paraId="0CEE1CD4" w14:textId="23D355D7" w:rsidR="004D6213" w:rsidRPr="00E97C5F" w:rsidRDefault="004D6213" w:rsidP="004D6213">
            <w:pPr>
              <w:pStyle w:val="NormalWeb"/>
              <w:spacing w:before="120" w:beforeAutospacing="0" w:after="120" w:afterAutospacing="0"/>
              <w:jc w:val="center"/>
              <w:rPr>
                <w:ins w:id="1450" w:author="usuario" w:date="2026-04-13T20:02:00Z"/>
                <w:rFonts w:ascii="Calibri" w:hAnsi="Calibri" w:cs="Calibri"/>
                <w:color w:val="000000"/>
                <w:sz w:val="20"/>
                <w:szCs w:val="20"/>
              </w:rPr>
            </w:pPr>
            <w:ins w:id="1451" w:author="usuario" w:date="2026-04-13T20:04:00Z">
              <w:r w:rsidRPr="004D6213">
                <w:rPr>
                  <w:rFonts w:ascii="Calibri" w:hAnsi="Calibri" w:cs="Calibri"/>
                  <w:color w:val="000000"/>
                  <w:sz w:val="20"/>
                  <w:szCs w:val="20"/>
                </w:rPr>
                <w:t>Hora de finalización del turno.</w:t>
              </w:r>
            </w:ins>
          </w:p>
        </w:tc>
      </w:tr>
      <w:tr w:rsidR="004D6213" w:rsidRPr="00C93F72" w:rsidDel="008925B7" w14:paraId="5BABF284" w14:textId="13D52F8C" w:rsidTr="00C93F72">
        <w:trPr>
          <w:ins w:id="1452" w:author="usuario" w:date="2026-04-13T20:02:00Z"/>
          <w:del w:id="1453" w:author="Elena Monutti" w:date="2026-04-13T21:16:00Z"/>
        </w:trPr>
        <w:tc>
          <w:tcPr>
            <w:tcW w:w="1815" w:type="dxa"/>
            <w:vAlign w:val="center"/>
          </w:tcPr>
          <w:p w14:paraId="6B91921B" w14:textId="3DA84D11" w:rsidR="004D6213" w:rsidRPr="006C5B3D" w:rsidDel="008925B7" w:rsidRDefault="004D6213" w:rsidP="00C93F72">
            <w:pPr>
              <w:pStyle w:val="NormalWeb"/>
              <w:spacing w:before="120" w:beforeAutospacing="0" w:after="120" w:afterAutospacing="0"/>
              <w:jc w:val="center"/>
              <w:rPr>
                <w:ins w:id="1454" w:author="usuario" w:date="2026-04-13T20:02:00Z"/>
                <w:del w:id="1455" w:author="Elena Monutti" w:date="2026-04-13T21:16:00Z"/>
                <w:rFonts w:ascii="Calibri" w:hAnsi="Calibri" w:cs="Calibri"/>
                <w:b/>
                <w:bCs/>
                <w:color w:val="000000"/>
                <w:sz w:val="20"/>
                <w:szCs w:val="20"/>
                <w:lang w:val="es-ES" w:eastAsia="es-ES"/>
              </w:rPr>
            </w:pPr>
            <w:ins w:id="1456" w:author="usuario" w:date="2026-04-13T20:02:00Z">
              <w:del w:id="1457" w:author="Elena Monutti" w:date="2026-04-13T21:16:00Z">
                <w:r w:rsidDel="008925B7">
                  <w:rPr>
                    <w:rFonts w:ascii="Calibri" w:hAnsi="Calibri" w:cs="Calibri"/>
                    <w:b/>
                    <w:bCs/>
                    <w:color w:val="000000"/>
                    <w:sz w:val="20"/>
                    <w:szCs w:val="20"/>
                    <w:lang w:val="es-ES" w:eastAsia="es-ES"/>
                  </w:rPr>
                  <w:delText>DNI_Medico</w:delText>
                </w:r>
              </w:del>
            </w:ins>
          </w:p>
        </w:tc>
        <w:tc>
          <w:tcPr>
            <w:tcW w:w="1255" w:type="dxa"/>
            <w:vAlign w:val="center"/>
          </w:tcPr>
          <w:p w14:paraId="4A9EF9C3" w14:textId="56E94110" w:rsidR="004D6213" w:rsidDel="008925B7" w:rsidRDefault="004D6213" w:rsidP="00C93F72">
            <w:pPr>
              <w:pStyle w:val="NormalWeb"/>
              <w:spacing w:before="120" w:beforeAutospacing="0" w:after="120" w:afterAutospacing="0"/>
              <w:jc w:val="center"/>
              <w:rPr>
                <w:ins w:id="1458" w:author="usuario" w:date="2026-04-13T20:02:00Z"/>
                <w:del w:id="1459" w:author="Elena Monutti" w:date="2026-04-13T21:16:00Z"/>
                <w:rFonts w:ascii="Calibri" w:hAnsi="Calibri" w:cs="Calibri"/>
                <w:color w:val="000000"/>
                <w:sz w:val="20"/>
                <w:szCs w:val="20"/>
              </w:rPr>
            </w:pPr>
            <w:ins w:id="1460" w:author="usuario" w:date="2026-04-13T20:02:00Z">
              <w:del w:id="1461" w:author="Elena Monutti" w:date="2026-04-13T21:16:00Z">
                <w:r w:rsidDel="008925B7">
                  <w:rPr>
                    <w:rFonts w:ascii="Calibri" w:hAnsi="Calibri" w:cs="Calibri"/>
                    <w:color w:val="000000"/>
                    <w:sz w:val="20"/>
                    <w:szCs w:val="20"/>
                  </w:rPr>
                  <w:delText>INT / BGINT</w:delText>
                </w:r>
              </w:del>
            </w:ins>
          </w:p>
        </w:tc>
        <w:tc>
          <w:tcPr>
            <w:tcW w:w="969" w:type="dxa"/>
            <w:vAlign w:val="center"/>
          </w:tcPr>
          <w:p w14:paraId="4FE093AB" w14:textId="24F9BB08" w:rsidR="004D6213" w:rsidDel="008925B7" w:rsidRDefault="004D6213" w:rsidP="00C93F72">
            <w:pPr>
              <w:pStyle w:val="NormalWeb"/>
              <w:spacing w:before="120" w:beforeAutospacing="0" w:after="120" w:afterAutospacing="0"/>
              <w:jc w:val="center"/>
              <w:rPr>
                <w:ins w:id="1462" w:author="usuario" w:date="2026-04-13T20:02:00Z"/>
                <w:del w:id="1463" w:author="Elena Monutti" w:date="2026-04-13T21:16:00Z"/>
                <w:rFonts w:ascii="Calibri" w:hAnsi="Calibri" w:cs="Calibri"/>
                <w:color w:val="000000"/>
                <w:sz w:val="20"/>
                <w:szCs w:val="20"/>
              </w:rPr>
            </w:pPr>
            <w:ins w:id="1464" w:author="usuario" w:date="2026-04-13T20:05:00Z">
              <w:del w:id="1465" w:author="Elena Monutti" w:date="2026-04-13T21:16:00Z">
                <w:r w:rsidDel="008925B7">
                  <w:rPr>
                    <w:rFonts w:ascii="Calibri" w:hAnsi="Calibri" w:cs="Calibri"/>
                    <w:color w:val="000000"/>
                    <w:sz w:val="20"/>
                    <w:szCs w:val="20"/>
                  </w:rPr>
                  <w:delText>SI</w:delText>
                </w:r>
              </w:del>
            </w:ins>
          </w:p>
        </w:tc>
        <w:tc>
          <w:tcPr>
            <w:tcW w:w="1150" w:type="dxa"/>
            <w:vAlign w:val="center"/>
          </w:tcPr>
          <w:p w14:paraId="758DDB30" w14:textId="6CE49175" w:rsidR="004D6213" w:rsidDel="008925B7" w:rsidRDefault="004D6213" w:rsidP="00C93F72">
            <w:pPr>
              <w:pStyle w:val="NormalWeb"/>
              <w:spacing w:before="120" w:beforeAutospacing="0" w:after="120" w:afterAutospacing="0"/>
              <w:jc w:val="center"/>
              <w:rPr>
                <w:ins w:id="1466" w:author="usuario" w:date="2026-04-13T20:02:00Z"/>
                <w:del w:id="1467" w:author="Elena Monutti" w:date="2026-04-13T21:16:00Z"/>
                <w:rFonts w:ascii="Calibri" w:hAnsi="Calibri" w:cs="Calibri"/>
                <w:color w:val="000000"/>
                <w:sz w:val="20"/>
                <w:szCs w:val="20"/>
              </w:rPr>
            </w:pPr>
            <w:ins w:id="1468" w:author="usuario" w:date="2026-04-13T20:02:00Z">
              <w:del w:id="1469" w:author="Elena Monutti" w:date="2026-04-13T21:16:00Z">
                <w:r w:rsidDel="008925B7">
                  <w:rPr>
                    <w:rFonts w:ascii="Calibri" w:hAnsi="Calibri" w:cs="Calibri"/>
                    <w:color w:val="000000"/>
                    <w:sz w:val="20"/>
                    <w:szCs w:val="20"/>
                  </w:rPr>
                  <w:delText>-</w:delText>
                </w:r>
              </w:del>
            </w:ins>
          </w:p>
        </w:tc>
        <w:tc>
          <w:tcPr>
            <w:tcW w:w="4161" w:type="dxa"/>
            <w:vAlign w:val="center"/>
          </w:tcPr>
          <w:p w14:paraId="5E1EB8FF" w14:textId="6B14B0F2" w:rsidR="004D6213" w:rsidRPr="006C5B3D" w:rsidDel="008925B7" w:rsidRDefault="004D6213" w:rsidP="00C93F72">
            <w:pPr>
              <w:pStyle w:val="NormalWeb"/>
              <w:spacing w:before="120" w:beforeAutospacing="0" w:after="120" w:afterAutospacing="0"/>
              <w:jc w:val="center"/>
              <w:rPr>
                <w:ins w:id="1470" w:author="usuario" w:date="2026-04-13T20:02:00Z"/>
                <w:del w:id="1471" w:author="Elena Monutti" w:date="2026-04-13T21:16:00Z"/>
                <w:rFonts w:ascii="Calibri" w:hAnsi="Calibri" w:cs="Calibri"/>
                <w:color w:val="000000"/>
                <w:sz w:val="20"/>
                <w:szCs w:val="20"/>
              </w:rPr>
            </w:pPr>
            <w:ins w:id="1472" w:author="usuario" w:date="2026-04-13T20:05:00Z">
              <w:del w:id="1473" w:author="Elena Monutti" w:date="2026-04-13T21:16:00Z">
                <w:r w:rsidRPr="004D6213" w:rsidDel="008925B7">
                  <w:rPr>
                    <w:rFonts w:ascii="Calibri" w:hAnsi="Calibri" w:cs="Calibri"/>
                    <w:color w:val="000000"/>
                    <w:sz w:val="20"/>
                    <w:szCs w:val="20"/>
                  </w:rPr>
                  <w:delText>Médico asociado a ese horario (FK).</w:delText>
                </w:r>
              </w:del>
            </w:ins>
          </w:p>
        </w:tc>
      </w:tr>
      <w:tr w:rsidR="004D6213" w:rsidRPr="00C93F72" w:rsidDel="008925B7" w14:paraId="6FB98BBC" w14:textId="20B81BAB" w:rsidTr="00C93F72">
        <w:trPr>
          <w:ins w:id="1474" w:author="usuario" w:date="2026-04-13T20:04:00Z"/>
          <w:del w:id="1475" w:author="Elena Monutti" w:date="2026-04-13T21:16:00Z"/>
        </w:trPr>
        <w:tc>
          <w:tcPr>
            <w:tcW w:w="1815" w:type="dxa"/>
            <w:vAlign w:val="center"/>
          </w:tcPr>
          <w:p w14:paraId="0EDAA2B6" w14:textId="015522D8" w:rsidR="004D6213" w:rsidDel="008925B7" w:rsidRDefault="004D6213" w:rsidP="004D6213">
            <w:pPr>
              <w:pStyle w:val="NormalWeb"/>
              <w:spacing w:before="120" w:beforeAutospacing="0" w:after="120" w:afterAutospacing="0"/>
              <w:jc w:val="center"/>
              <w:rPr>
                <w:ins w:id="1476" w:author="usuario" w:date="2026-04-13T20:04:00Z"/>
                <w:del w:id="1477" w:author="Elena Monutti" w:date="2026-04-13T21:16:00Z"/>
                <w:rFonts w:ascii="Calibri" w:hAnsi="Calibri" w:cs="Calibri"/>
                <w:b/>
                <w:bCs/>
                <w:color w:val="000000"/>
                <w:sz w:val="20"/>
                <w:szCs w:val="20"/>
                <w:lang w:val="es-ES" w:eastAsia="es-ES"/>
              </w:rPr>
            </w:pPr>
            <w:ins w:id="1478" w:author="usuario" w:date="2026-04-13T20:05:00Z">
              <w:del w:id="1479" w:author="Elena Monutti" w:date="2026-04-13T21:16:00Z">
                <w:r w:rsidDel="008925B7">
                  <w:rPr>
                    <w:rFonts w:ascii="Calibri" w:hAnsi="Calibri" w:cs="Calibri"/>
                    <w:b/>
                    <w:bCs/>
                    <w:color w:val="000000"/>
                    <w:sz w:val="20"/>
                    <w:szCs w:val="20"/>
                    <w:lang w:val="es-ES" w:eastAsia="es-ES"/>
                  </w:rPr>
                  <w:delText>DNI_Enfermera</w:delText>
                </w:r>
              </w:del>
            </w:ins>
          </w:p>
        </w:tc>
        <w:tc>
          <w:tcPr>
            <w:tcW w:w="1255" w:type="dxa"/>
            <w:vAlign w:val="center"/>
          </w:tcPr>
          <w:p w14:paraId="74A0DAB5" w14:textId="6E66FBD4" w:rsidR="004D6213" w:rsidDel="008925B7" w:rsidRDefault="004D6213" w:rsidP="004D6213">
            <w:pPr>
              <w:pStyle w:val="NormalWeb"/>
              <w:spacing w:before="120" w:beforeAutospacing="0" w:after="120" w:afterAutospacing="0"/>
              <w:jc w:val="center"/>
              <w:rPr>
                <w:ins w:id="1480" w:author="usuario" w:date="2026-04-13T20:04:00Z"/>
                <w:del w:id="1481" w:author="Elena Monutti" w:date="2026-04-13T21:16:00Z"/>
                <w:rFonts w:ascii="Calibri" w:hAnsi="Calibri" w:cs="Calibri"/>
                <w:color w:val="000000"/>
                <w:sz w:val="20"/>
                <w:szCs w:val="20"/>
              </w:rPr>
            </w:pPr>
            <w:ins w:id="1482" w:author="usuario" w:date="2026-04-13T20:05:00Z">
              <w:del w:id="1483" w:author="Elena Monutti" w:date="2026-04-13T21:16:00Z">
                <w:r w:rsidDel="008925B7">
                  <w:rPr>
                    <w:rFonts w:ascii="Calibri" w:hAnsi="Calibri" w:cs="Calibri"/>
                    <w:color w:val="000000"/>
                    <w:sz w:val="20"/>
                    <w:szCs w:val="20"/>
                  </w:rPr>
                  <w:delText>INT / BGINT</w:delText>
                </w:r>
              </w:del>
            </w:ins>
          </w:p>
        </w:tc>
        <w:tc>
          <w:tcPr>
            <w:tcW w:w="969" w:type="dxa"/>
            <w:vAlign w:val="center"/>
          </w:tcPr>
          <w:p w14:paraId="59F3539A" w14:textId="16BEA856" w:rsidR="004D6213" w:rsidDel="008925B7" w:rsidRDefault="004D6213" w:rsidP="004D6213">
            <w:pPr>
              <w:pStyle w:val="NormalWeb"/>
              <w:spacing w:before="120" w:beforeAutospacing="0" w:after="120" w:afterAutospacing="0"/>
              <w:jc w:val="center"/>
              <w:rPr>
                <w:ins w:id="1484" w:author="usuario" w:date="2026-04-13T20:04:00Z"/>
                <w:del w:id="1485" w:author="Elena Monutti" w:date="2026-04-13T21:16:00Z"/>
                <w:rFonts w:ascii="Calibri" w:hAnsi="Calibri" w:cs="Calibri"/>
                <w:color w:val="000000"/>
                <w:sz w:val="20"/>
                <w:szCs w:val="20"/>
              </w:rPr>
            </w:pPr>
            <w:ins w:id="1486" w:author="usuario" w:date="2026-04-13T20:05:00Z">
              <w:del w:id="1487" w:author="Elena Monutti" w:date="2026-04-13T21:16:00Z">
                <w:r w:rsidDel="008925B7">
                  <w:rPr>
                    <w:rFonts w:ascii="Calibri" w:hAnsi="Calibri" w:cs="Calibri"/>
                    <w:color w:val="000000"/>
                    <w:sz w:val="20"/>
                    <w:szCs w:val="20"/>
                  </w:rPr>
                  <w:delText>SI</w:delText>
                </w:r>
              </w:del>
            </w:ins>
          </w:p>
        </w:tc>
        <w:tc>
          <w:tcPr>
            <w:tcW w:w="1150" w:type="dxa"/>
            <w:vAlign w:val="center"/>
          </w:tcPr>
          <w:p w14:paraId="66DB32E7" w14:textId="397C9BF6" w:rsidR="004D6213" w:rsidDel="008925B7" w:rsidRDefault="004D6213" w:rsidP="004D6213">
            <w:pPr>
              <w:pStyle w:val="NormalWeb"/>
              <w:spacing w:before="120" w:beforeAutospacing="0" w:after="120" w:afterAutospacing="0"/>
              <w:jc w:val="center"/>
              <w:rPr>
                <w:ins w:id="1488" w:author="usuario" w:date="2026-04-13T20:04:00Z"/>
                <w:del w:id="1489" w:author="Elena Monutti" w:date="2026-04-13T21:16:00Z"/>
                <w:rFonts w:ascii="Calibri" w:hAnsi="Calibri" w:cs="Calibri"/>
                <w:color w:val="000000"/>
                <w:sz w:val="20"/>
                <w:szCs w:val="20"/>
              </w:rPr>
            </w:pPr>
            <w:ins w:id="1490" w:author="usuario" w:date="2026-04-13T20:05:00Z">
              <w:del w:id="1491" w:author="Elena Monutti" w:date="2026-04-13T21:16:00Z">
                <w:r w:rsidDel="008925B7">
                  <w:rPr>
                    <w:rFonts w:ascii="Calibri" w:hAnsi="Calibri" w:cs="Calibri"/>
                    <w:color w:val="000000"/>
                    <w:sz w:val="20"/>
                    <w:szCs w:val="20"/>
                  </w:rPr>
                  <w:delText>-</w:delText>
                </w:r>
              </w:del>
            </w:ins>
          </w:p>
        </w:tc>
        <w:tc>
          <w:tcPr>
            <w:tcW w:w="4161" w:type="dxa"/>
            <w:vAlign w:val="center"/>
          </w:tcPr>
          <w:p w14:paraId="023CC0B5" w14:textId="12ECC7C2" w:rsidR="004D6213" w:rsidRPr="004D6213" w:rsidDel="008925B7" w:rsidRDefault="004D6213" w:rsidP="004D6213">
            <w:pPr>
              <w:pStyle w:val="NormalWeb"/>
              <w:spacing w:before="120" w:beforeAutospacing="0" w:after="120" w:afterAutospacing="0"/>
              <w:jc w:val="center"/>
              <w:rPr>
                <w:ins w:id="1492" w:author="usuario" w:date="2026-04-13T20:04:00Z"/>
                <w:del w:id="1493" w:author="Elena Monutti" w:date="2026-04-13T21:16:00Z"/>
                <w:rFonts w:ascii="Calibri" w:hAnsi="Calibri" w:cs="Calibri"/>
                <w:color w:val="000000"/>
                <w:sz w:val="20"/>
                <w:szCs w:val="20"/>
              </w:rPr>
            </w:pPr>
            <w:ins w:id="1494" w:author="usuario" w:date="2026-04-13T20:05:00Z">
              <w:del w:id="1495" w:author="Elena Monutti" w:date="2026-04-13T21:16:00Z">
                <w:r w:rsidRPr="004D6213" w:rsidDel="008925B7">
                  <w:rPr>
                    <w:rFonts w:ascii="Calibri" w:hAnsi="Calibri" w:cs="Calibri"/>
                    <w:color w:val="000000"/>
                    <w:sz w:val="20"/>
                    <w:szCs w:val="20"/>
                  </w:rPr>
                  <w:delText>Enfermera asociada a ese horario (FK).</w:delText>
                </w:r>
              </w:del>
            </w:ins>
          </w:p>
        </w:tc>
      </w:tr>
    </w:tbl>
    <w:p w14:paraId="04333A65" w14:textId="30DC81A2" w:rsidR="004D6213" w:rsidRDefault="004D6213">
      <w:pPr>
        <w:rPr>
          <w:lang w:val="es-AR"/>
        </w:rPr>
      </w:pPr>
    </w:p>
    <w:p w14:paraId="1665E9FD" w14:textId="5ECE42FC" w:rsidR="001B09ED" w:rsidRDefault="001B09ED">
      <w:pPr>
        <w:rPr>
          <w:lang w:val="es-AR"/>
        </w:rPr>
      </w:pPr>
    </w:p>
    <w:p w14:paraId="29ECA09B" w14:textId="75DA12BA" w:rsidR="001B09ED" w:rsidRDefault="001B09ED">
      <w:pPr>
        <w:rPr>
          <w:lang w:val="es-AR"/>
        </w:rPr>
      </w:pPr>
    </w:p>
    <w:p w14:paraId="4A0D6128" w14:textId="7E551178" w:rsidR="001B09ED" w:rsidRDefault="001B09ED">
      <w:pPr>
        <w:rPr>
          <w:lang w:val="es-AR"/>
        </w:rPr>
      </w:pPr>
    </w:p>
    <w:p w14:paraId="6890B5D3" w14:textId="77777777" w:rsidR="008925B7" w:rsidRPr="008925B7" w:rsidRDefault="008925B7" w:rsidP="00BF2FB1">
      <w:pPr>
        <w:pStyle w:val="NormalWeb"/>
        <w:spacing w:before="120" w:beforeAutospacing="0" w:after="120" w:afterAutospacing="0"/>
        <w:jc w:val="both"/>
        <w:rPr>
          <w:lang w:val="es-PY"/>
          <w:rPrChange w:id="1496" w:author="Elena Monutti" w:date="2026-04-13T21:18:00Z">
            <w:rPr/>
          </w:rPrChange>
        </w:rPr>
      </w:pPr>
    </w:p>
    <w:sectPr w:rsidR="008925B7" w:rsidRPr="008925B7" w:rsidSect="00C93F72">
      <w:pgSz w:w="12240" w:h="15840" w:code="1"/>
      <w:pgMar w:top="1440" w:right="1440" w:bottom="144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938C8CA" w14:textId="77777777" w:rsidR="0051293D" w:rsidRDefault="0051293D">
      <w:pPr>
        <w:spacing w:before="0" w:after="0"/>
      </w:pPr>
      <w:r>
        <w:separator/>
      </w:r>
    </w:p>
  </w:endnote>
  <w:endnote w:type="continuationSeparator" w:id="0">
    <w:p w14:paraId="3C21A63B" w14:textId="77777777" w:rsidR="0051293D" w:rsidRDefault="0051293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89322B" w14:textId="77777777" w:rsidR="0051293D" w:rsidRDefault="0051293D">
      <w:pPr>
        <w:spacing w:before="0" w:after="0"/>
      </w:pPr>
      <w:r>
        <w:separator/>
      </w:r>
    </w:p>
  </w:footnote>
  <w:footnote w:type="continuationSeparator" w:id="0">
    <w:p w14:paraId="24A821BA" w14:textId="77777777" w:rsidR="0051293D" w:rsidRDefault="0051293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F3F48"/>
    <w:multiLevelType w:val="hybridMultilevel"/>
    <w:tmpl w:val="BB2AF03C"/>
    <w:lvl w:ilvl="0" w:tplc="250488D0">
      <w:start w:val="1"/>
      <w:numFmt w:val="lowerLetter"/>
      <w:pStyle w:val="TableText10NumberLetter"/>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 w15:restartNumberingAfterBreak="0">
    <w:nsid w:val="01BC38CF"/>
    <w:multiLevelType w:val="hybridMultilevel"/>
    <w:tmpl w:val="186C665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4920F64"/>
    <w:multiLevelType w:val="hybridMultilevel"/>
    <w:tmpl w:val="55843F60"/>
    <w:lvl w:ilvl="0" w:tplc="D9D2E418">
      <w:start w:val="1"/>
      <w:numFmt w:val="bullet"/>
      <w:pStyle w:val="InstructionalTextBulletLevel2"/>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C23D67"/>
    <w:multiLevelType w:val="hybridMultilevel"/>
    <w:tmpl w:val="B93E36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9816C3"/>
    <w:multiLevelType w:val="multilevel"/>
    <w:tmpl w:val="B1EA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9714CB"/>
    <w:multiLevelType w:val="hybridMultilevel"/>
    <w:tmpl w:val="B362622C"/>
    <w:lvl w:ilvl="0" w:tplc="C66A6A5C">
      <w:start w:val="1"/>
      <w:numFmt w:val="decimal"/>
      <w:pStyle w:val="InstructionalTextNumb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9D84CBA"/>
    <w:multiLevelType w:val="multilevel"/>
    <w:tmpl w:val="656EB39E"/>
    <w:lvl w:ilvl="0">
      <w:start w:val="1"/>
      <w:numFmt w:val="decimal"/>
      <w:pStyle w:val="TableText10Number"/>
      <w:lvlText w:val="%1"/>
      <w:lvlJc w:val="left"/>
      <w:pPr>
        <w:tabs>
          <w:tab w:val="num" w:pos="720"/>
        </w:tabs>
        <w:ind w:left="144"/>
      </w:pPr>
      <w:rPr>
        <w:rFonts w:ascii="Arial" w:hAnsi="Arial" w:cs="Arial" w:hint="default"/>
        <w:b w:val="0"/>
        <w:i w:val="0"/>
        <w:sz w:val="20"/>
      </w:rPr>
    </w:lvl>
    <w:lvl w:ilvl="1">
      <w:start w:val="1"/>
      <w:numFmt w:val="decimal"/>
      <w:lvlText w:val="%1.%2"/>
      <w:lvlJc w:val="left"/>
      <w:pPr>
        <w:tabs>
          <w:tab w:val="num" w:pos="864"/>
        </w:tabs>
        <w:ind w:left="144"/>
      </w:pPr>
      <w:rPr>
        <w:rFonts w:cs="Times New Roman" w:hint="default"/>
        <w:bCs w:val="0"/>
        <w:i w:val="0"/>
        <w:iCs w:val="0"/>
        <w:caps w:val="0"/>
        <w:smallCaps w:val="0"/>
        <w:strike w:val="0"/>
        <w:dstrike w:val="0"/>
        <w:snapToGrid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944"/>
        </w:tabs>
        <w:ind w:left="144"/>
      </w:pPr>
      <w:rPr>
        <w:rFonts w:cs="Times New Roman" w:hint="default"/>
        <w:b/>
        <w:i w:val="0"/>
        <w:sz w:val="24"/>
        <w:szCs w:val="24"/>
      </w:rPr>
    </w:lvl>
    <w:lvl w:ilvl="3">
      <w:start w:val="1"/>
      <w:numFmt w:val="decimal"/>
      <w:lvlText w:val="%1.%2.%3.%4"/>
      <w:lvlJc w:val="left"/>
      <w:pPr>
        <w:tabs>
          <w:tab w:val="num" w:pos="1152"/>
        </w:tabs>
        <w:ind w:left="144"/>
      </w:pPr>
      <w:rPr>
        <w:rFonts w:cs="Times New Roman" w:hint="default"/>
      </w:rPr>
    </w:lvl>
    <w:lvl w:ilvl="4">
      <w:start w:val="1"/>
      <w:numFmt w:val="decimal"/>
      <w:lvlText w:val="%1.%2.%3.%4.%5"/>
      <w:lvlJc w:val="left"/>
      <w:pPr>
        <w:tabs>
          <w:tab w:val="num" w:pos="1296"/>
        </w:tabs>
        <w:ind w:left="144"/>
      </w:pPr>
      <w:rPr>
        <w:rFonts w:cs="Times New Roman" w:hint="default"/>
      </w:rPr>
    </w:lvl>
    <w:lvl w:ilvl="5">
      <w:start w:val="1"/>
      <w:numFmt w:val="decimal"/>
      <w:lvlText w:val="%1.%2.%3.%4.%5.%6"/>
      <w:lvlJc w:val="left"/>
      <w:pPr>
        <w:tabs>
          <w:tab w:val="num" w:pos="1584"/>
        </w:tabs>
        <w:ind w:left="144"/>
      </w:pPr>
      <w:rPr>
        <w:rFonts w:cs="Times New Roman" w:hint="default"/>
      </w:rPr>
    </w:lvl>
    <w:lvl w:ilvl="6">
      <w:start w:val="1"/>
      <w:numFmt w:val="decimal"/>
      <w:lvlText w:val="%1.%2.%3.%4.%5.%6.%7"/>
      <w:lvlJc w:val="left"/>
      <w:pPr>
        <w:tabs>
          <w:tab w:val="num" w:pos="2160"/>
        </w:tabs>
        <w:ind w:left="2160" w:hanging="1296"/>
      </w:pPr>
      <w:rPr>
        <w:rFonts w:cs="Times New Roman" w:hint="default"/>
      </w:rPr>
    </w:lvl>
    <w:lvl w:ilvl="7">
      <w:start w:val="1"/>
      <w:numFmt w:val="decimal"/>
      <w:lvlText w:val="%1.%2.%3.%4.%5.%6.%7.%8"/>
      <w:lvlJc w:val="left"/>
      <w:pPr>
        <w:tabs>
          <w:tab w:val="num" w:pos="2304"/>
        </w:tabs>
        <w:ind w:left="2304" w:hanging="1440"/>
      </w:pPr>
      <w:rPr>
        <w:rFonts w:cs="Times New Roman" w:hint="default"/>
      </w:rPr>
    </w:lvl>
    <w:lvl w:ilvl="8">
      <w:start w:val="1"/>
      <w:numFmt w:val="decimal"/>
      <w:lvlText w:val="%1.%2.%3.%4.%5.%6.%7.%8.%9"/>
      <w:lvlJc w:val="left"/>
      <w:pPr>
        <w:tabs>
          <w:tab w:val="num" w:pos="2448"/>
        </w:tabs>
        <w:ind w:left="2448" w:hanging="1584"/>
      </w:pPr>
      <w:rPr>
        <w:rFonts w:cs="Times New Roman" w:hint="default"/>
      </w:rPr>
    </w:lvl>
  </w:abstractNum>
  <w:abstractNum w:abstractNumId="7" w15:restartNumberingAfterBreak="0">
    <w:nsid w:val="10F074F2"/>
    <w:multiLevelType w:val="multilevel"/>
    <w:tmpl w:val="2E341186"/>
    <w:lvl w:ilvl="0">
      <w:start w:val="1"/>
      <w:numFmt w:val="decimal"/>
      <w:pStyle w:val="TableText8Number"/>
      <w:lvlText w:val="%1"/>
      <w:lvlJc w:val="left"/>
      <w:pPr>
        <w:tabs>
          <w:tab w:val="num" w:pos="504"/>
        </w:tabs>
        <w:ind w:left="720" w:hanging="432"/>
      </w:pPr>
      <w:rPr>
        <w:rFonts w:ascii="Times New Roman" w:hAnsi="Times New Roman" w:cs="Times New Roman" w:hint="default"/>
        <w:b w:val="0"/>
        <w:i w:val="0"/>
        <w:sz w:val="16"/>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8" w15:restartNumberingAfterBreak="0">
    <w:nsid w:val="11005518"/>
    <w:multiLevelType w:val="hybridMultilevel"/>
    <w:tmpl w:val="D214E1B0"/>
    <w:lvl w:ilvl="0" w:tplc="99ACF702">
      <w:start w:val="1"/>
      <w:numFmt w:val="decimal"/>
      <w:pStyle w:val="AppendixH"/>
      <w:lvlText w:val="H.%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1866373B"/>
    <w:multiLevelType w:val="hybridMultilevel"/>
    <w:tmpl w:val="13D2D0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CC15C29"/>
    <w:multiLevelType w:val="multilevel"/>
    <w:tmpl w:val="AA3C3464"/>
    <w:lvl w:ilvl="0">
      <w:start w:val="1"/>
      <w:numFmt w:val="decimal"/>
      <w:pStyle w:val="AppendixA"/>
      <w:lvlText w:val="A.%1"/>
      <w:lvlJc w:val="left"/>
      <w:pPr>
        <w:tabs>
          <w:tab w:val="num" w:pos="720"/>
        </w:tabs>
        <w:ind w:left="634" w:hanging="634"/>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11" w15:restartNumberingAfterBreak="0">
    <w:nsid w:val="1EE4396C"/>
    <w:multiLevelType w:val="hybridMultilevel"/>
    <w:tmpl w:val="9E083D90"/>
    <w:lvl w:ilvl="0" w:tplc="8E0287A2">
      <w:start w:val="4"/>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157798"/>
    <w:multiLevelType w:val="multilevel"/>
    <w:tmpl w:val="8B80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BE7DA3"/>
    <w:multiLevelType w:val="hybridMultilevel"/>
    <w:tmpl w:val="552C112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2B756367"/>
    <w:multiLevelType w:val="multilevel"/>
    <w:tmpl w:val="A5D0C25C"/>
    <w:lvl w:ilvl="0">
      <w:start w:val="1"/>
      <w:numFmt w:val="decimal"/>
      <w:pStyle w:val="BodyText10Number"/>
      <w:lvlText w:val="%1."/>
      <w:lvlJc w:val="left"/>
      <w:pPr>
        <w:tabs>
          <w:tab w:val="num" w:pos="576"/>
        </w:tabs>
        <w:ind w:left="576" w:hanging="288"/>
      </w:pPr>
      <w:rPr>
        <w:rFonts w:ascii="Arial" w:hAnsi="Arial" w:cs="Arial" w:hint="default"/>
        <w:b w:val="0"/>
        <w:i w:val="0"/>
        <w:sz w:val="20"/>
      </w:rPr>
    </w:lvl>
    <w:lvl w:ilvl="1">
      <w:start w:val="1"/>
      <w:numFmt w:val="decimal"/>
      <w:lvlText w:val="%1.%2"/>
      <w:lvlJc w:val="left"/>
      <w:pPr>
        <w:tabs>
          <w:tab w:val="num" w:pos="1008"/>
        </w:tabs>
        <w:ind w:left="288"/>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decimal"/>
      <w:lvlText w:val="%1.%2.%3"/>
      <w:lvlJc w:val="left"/>
      <w:pPr>
        <w:tabs>
          <w:tab w:val="num" w:pos="2088"/>
        </w:tabs>
        <w:ind w:left="288"/>
      </w:pPr>
      <w:rPr>
        <w:rFonts w:cs="Times New Roman" w:hint="default"/>
        <w:b/>
        <w:i w:val="0"/>
        <w:sz w:val="24"/>
        <w:szCs w:val="24"/>
      </w:rPr>
    </w:lvl>
    <w:lvl w:ilvl="3">
      <w:start w:val="1"/>
      <w:numFmt w:val="decimal"/>
      <w:lvlText w:val="%1.%2.%3.%4"/>
      <w:lvlJc w:val="left"/>
      <w:pPr>
        <w:tabs>
          <w:tab w:val="num" w:pos="1296"/>
        </w:tabs>
        <w:ind w:left="288"/>
      </w:pPr>
      <w:rPr>
        <w:rFonts w:cs="Times New Roman" w:hint="default"/>
      </w:rPr>
    </w:lvl>
    <w:lvl w:ilvl="4">
      <w:start w:val="1"/>
      <w:numFmt w:val="decimal"/>
      <w:lvlText w:val="%1.%2.%3.%4.%5"/>
      <w:lvlJc w:val="left"/>
      <w:pPr>
        <w:tabs>
          <w:tab w:val="num" w:pos="1440"/>
        </w:tabs>
        <w:ind w:left="288"/>
      </w:pPr>
      <w:rPr>
        <w:rFonts w:cs="Times New Roman" w:hint="default"/>
      </w:rPr>
    </w:lvl>
    <w:lvl w:ilvl="5">
      <w:start w:val="1"/>
      <w:numFmt w:val="decimal"/>
      <w:lvlText w:val="%1.%2.%3.%4.%5.%6"/>
      <w:lvlJc w:val="left"/>
      <w:pPr>
        <w:tabs>
          <w:tab w:val="num" w:pos="1728"/>
        </w:tabs>
        <w:ind w:left="288"/>
      </w:pPr>
      <w:rPr>
        <w:rFonts w:cs="Times New Roman" w:hint="default"/>
      </w:rPr>
    </w:lvl>
    <w:lvl w:ilvl="6">
      <w:start w:val="1"/>
      <w:numFmt w:val="decimal"/>
      <w:lvlText w:val="%1.%2.%3.%4.%5.%6.%7"/>
      <w:lvlJc w:val="left"/>
      <w:pPr>
        <w:tabs>
          <w:tab w:val="num" w:pos="2304"/>
        </w:tabs>
        <w:ind w:left="2304" w:hanging="1296"/>
      </w:pPr>
      <w:rPr>
        <w:rFonts w:cs="Times New Roman" w:hint="default"/>
      </w:rPr>
    </w:lvl>
    <w:lvl w:ilvl="7">
      <w:start w:val="1"/>
      <w:numFmt w:val="decimal"/>
      <w:lvlText w:val="%1.%2.%3.%4.%5.%6.%7.%8"/>
      <w:lvlJc w:val="left"/>
      <w:pPr>
        <w:tabs>
          <w:tab w:val="num" w:pos="2448"/>
        </w:tabs>
        <w:ind w:left="2448" w:hanging="1440"/>
      </w:pPr>
      <w:rPr>
        <w:rFonts w:cs="Times New Roman" w:hint="default"/>
      </w:rPr>
    </w:lvl>
    <w:lvl w:ilvl="8">
      <w:start w:val="1"/>
      <w:numFmt w:val="decimal"/>
      <w:lvlText w:val="%1.%2.%3.%4.%5.%6.%7.%8.%9"/>
      <w:lvlJc w:val="left"/>
      <w:pPr>
        <w:tabs>
          <w:tab w:val="num" w:pos="2592"/>
        </w:tabs>
        <w:ind w:left="2592" w:hanging="1584"/>
      </w:pPr>
      <w:rPr>
        <w:rFonts w:cs="Times New Roman" w:hint="default"/>
      </w:rPr>
    </w:lvl>
  </w:abstractNum>
  <w:abstractNum w:abstractNumId="15" w15:restartNumberingAfterBreak="0">
    <w:nsid w:val="2DA70B25"/>
    <w:multiLevelType w:val="hybridMultilevel"/>
    <w:tmpl w:val="76645964"/>
    <w:lvl w:ilvl="0" w:tplc="C7D02504">
      <w:start w:val="1"/>
      <w:numFmt w:val="bullet"/>
      <w:pStyle w:val="BodyTextNumberStepResultsNotesBullet"/>
      <w:lvlText w:val=""/>
      <w:lvlJc w:val="left"/>
      <w:pPr>
        <w:ind w:left="1728" w:hanging="360"/>
      </w:pPr>
      <w:rPr>
        <w:rFonts w:ascii="Symbol" w:hAnsi="Symbol" w:hint="default"/>
      </w:rPr>
    </w:lvl>
    <w:lvl w:ilvl="1" w:tplc="04090003" w:tentative="1">
      <w:start w:val="1"/>
      <w:numFmt w:val="bullet"/>
      <w:lvlText w:val="o"/>
      <w:lvlJc w:val="left"/>
      <w:pPr>
        <w:ind w:left="2448" w:hanging="360"/>
      </w:pPr>
      <w:rPr>
        <w:rFonts w:ascii="Courier New" w:hAnsi="Courier New" w:cs="Courier New" w:hint="default"/>
      </w:rPr>
    </w:lvl>
    <w:lvl w:ilvl="2" w:tplc="04090005" w:tentative="1">
      <w:start w:val="1"/>
      <w:numFmt w:val="bullet"/>
      <w:lvlText w:val=""/>
      <w:lvlJc w:val="left"/>
      <w:pPr>
        <w:ind w:left="3168" w:hanging="360"/>
      </w:pPr>
      <w:rPr>
        <w:rFonts w:ascii="Wingdings" w:hAnsi="Wingdings" w:hint="default"/>
      </w:rPr>
    </w:lvl>
    <w:lvl w:ilvl="3" w:tplc="04090001" w:tentative="1">
      <w:start w:val="1"/>
      <w:numFmt w:val="bullet"/>
      <w:lvlText w:val=""/>
      <w:lvlJc w:val="left"/>
      <w:pPr>
        <w:ind w:left="3888" w:hanging="360"/>
      </w:pPr>
      <w:rPr>
        <w:rFonts w:ascii="Symbol" w:hAnsi="Symbol" w:hint="default"/>
      </w:rPr>
    </w:lvl>
    <w:lvl w:ilvl="4" w:tplc="04090003" w:tentative="1">
      <w:start w:val="1"/>
      <w:numFmt w:val="bullet"/>
      <w:lvlText w:val="o"/>
      <w:lvlJc w:val="left"/>
      <w:pPr>
        <w:ind w:left="4608" w:hanging="360"/>
      </w:pPr>
      <w:rPr>
        <w:rFonts w:ascii="Courier New" w:hAnsi="Courier New" w:cs="Courier New" w:hint="default"/>
      </w:rPr>
    </w:lvl>
    <w:lvl w:ilvl="5" w:tplc="04090005" w:tentative="1">
      <w:start w:val="1"/>
      <w:numFmt w:val="bullet"/>
      <w:lvlText w:val=""/>
      <w:lvlJc w:val="left"/>
      <w:pPr>
        <w:ind w:left="5328" w:hanging="360"/>
      </w:pPr>
      <w:rPr>
        <w:rFonts w:ascii="Wingdings" w:hAnsi="Wingdings" w:hint="default"/>
      </w:rPr>
    </w:lvl>
    <w:lvl w:ilvl="6" w:tplc="04090001" w:tentative="1">
      <w:start w:val="1"/>
      <w:numFmt w:val="bullet"/>
      <w:lvlText w:val=""/>
      <w:lvlJc w:val="left"/>
      <w:pPr>
        <w:ind w:left="6048" w:hanging="360"/>
      </w:pPr>
      <w:rPr>
        <w:rFonts w:ascii="Symbol" w:hAnsi="Symbol" w:hint="default"/>
      </w:rPr>
    </w:lvl>
    <w:lvl w:ilvl="7" w:tplc="04090003" w:tentative="1">
      <w:start w:val="1"/>
      <w:numFmt w:val="bullet"/>
      <w:lvlText w:val="o"/>
      <w:lvlJc w:val="left"/>
      <w:pPr>
        <w:ind w:left="6768" w:hanging="360"/>
      </w:pPr>
      <w:rPr>
        <w:rFonts w:ascii="Courier New" w:hAnsi="Courier New" w:cs="Courier New" w:hint="default"/>
      </w:rPr>
    </w:lvl>
    <w:lvl w:ilvl="8" w:tplc="04090005" w:tentative="1">
      <w:start w:val="1"/>
      <w:numFmt w:val="bullet"/>
      <w:lvlText w:val=""/>
      <w:lvlJc w:val="left"/>
      <w:pPr>
        <w:ind w:left="7488" w:hanging="360"/>
      </w:pPr>
      <w:rPr>
        <w:rFonts w:ascii="Wingdings" w:hAnsi="Wingdings" w:hint="default"/>
      </w:rPr>
    </w:lvl>
  </w:abstractNum>
  <w:abstractNum w:abstractNumId="16" w15:restartNumberingAfterBreak="0">
    <w:nsid w:val="31C6424D"/>
    <w:multiLevelType w:val="hybridMultilevel"/>
    <w:tmpl w:val="366AE7F8"/>
    <w:lvl w:ilvl="0" w:tplc="5262037E">
      <w:start w:val="1"/>
      <w:numFmt w:val="bullet"/>
      <w:pStyle w:val="BodyTextBullet"/>
      <w:lvlText w:val=""/>
      <w:lvlJc w:val="left"/>
      <w:pPr>
        <w:tabs>
          <w:tab w:val="num" w:pos="936"/>
        </w:tabs>
        <w:ind w:left="93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DB487E"/>
    <w:multiLevelType w:val="hybridMultilevel"/>
    <w:tmpl w:val="8602942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8" w15:restartNumberingAfterBreak="0">
    <w:nsid w:val="33615B52"/>
    <w:multiLevelType w:val="hybridMultilevel"/>
    <w:tmpl w:val="66B0E430"/>
    <w:lvl w:ilvl="0" w:tplc="A5F066EC">
      <w:start w:val="1"/>
      <w:numFmt w:val="bullet"/>
      <w:pStyle w:val="InstructionalTex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8D5FF4"/>
    <w:multiLevelType w:val="multilevel"/>
    <w:tmpl w:val="6DE44D4A"/>
    <w:lvl w:ilvl="0">
      <w:start w:val="1"/>
      <w:numFmt w:val="decimal"/>
      <w:pStyle w:val="AppendixB"/>
      <w:lvlText w:val="B.%1"/>
      <w:lvlJc w:val="left"/>
      <w:pPr>
        <w:tabs>
          <w:tab w:val="num" w:pos="720"/>
        </w:tabs>
        <w:ind w:left="634" w:hanging="634"/>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0" w15:restartNumberingAfterBreak="0">
    <w:nsid w:val="33DC3A20"/>
    <w:multiLevelType w:val="hybridMultilevel"/>
    <w:tmpl w:val="3052220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1" w15:restartNumberingAfterBreak="0">
    <w:nsid w:val="37AB5069"/>
    <w:multiLevelType w:val="multilevel"/>
    <w:tmpl w:val="88C8D0C0"/>
    <w:lvl w:ilvl="0">
      <w:start w:val="1"/>
      <w:numFmt w:val="decimal"/>
      <w:pStyle w:val="AppendixC"/>
      <w:lvlText w:val="C.%1"/>
      <w:lvlJc w:val="left"/>
      <w:pPr>
        <w:tabs>
          <w:tab w:val="num" w:pos="634"/>
        </w:tabs>
        <w:ind w:left="634" w:hanging="360"/>
      </w:pPr>
      <w:rPr>
        <w:rFonts w:cs="Times New Roman" w:hint="default"/>
      </w:rPr>
    </w:lvl>
    <w:lvl w:ilvl="1">
      <w:start w:val="1"/>
      <w:numFmt w:val="decimal"/>
      <w:lvlText w:val="A.%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22" w15:restartNumberingAfterBreak="0">
    <w:nsid w:val="39EE0E31"/>
    <w:multiLevelType w:val="multilevel"/>
    <w:tmpl w:val="35FC7506"/>
    <w:lvl w:ilvl="0">
      <w:start w:val="1"/>
      <w:numFmt w:val="decimal"/>
      <w:pStyle w:val="AppendixD"/>
      <w:lvlText w:val="D.%1"/>
      <w:lvlJc w:val="left"/>
      <w:pPr>
        <w:tabs>
          <w:tab w:val="num" w:pos="346"/>
        </w:tabs>
        <w:ind w:left="360" w:hanging="360"/>
      </w:pPr>
      <w:rPr>
        <w:rFonts w:cs="Times New Roman" w:hint="default"/>
      </w:rPr>
    </w:lvl>
    <w:lvl w:ilvl="1">
      <w:start w:val="1"/>
      <w:numFmt w:val="decimal"/>
      <w:lvlText w:val="%1.%2."/>
      <w:lvlJc w:val="left"/>
      <w:pPr>
        <w:tabs>
          <w:tab w:val="num" w:pos="1532"/>
        </w:tabs>
        <w:ind w:left="1532" w:hanging="432"/>
      </w:pPr>
      <w:rPr>
        <w:rFonts w:cs="Times New Roman" w:hint="default"/>
      </w:rPr>
    </w:lvl>
    <w:lvl w:ilvl="2">
      <w:start w:val="1"/>
      <w:numFmt w:val="decimal"/>
      <w:lvlText w:val="%1.%2.%3."/>
      <w:lvlJc w:val="left"/>
      <w:pPr>
        <w:tabs>
          <w:tab w:val="num" w:pos="1964"/>
        </w:tabs>
        <w:ind w:left="1964" w:hanging="504"/>
      </w:pPr>
      <w:rPr>
        <w:rFonts w:cs="Times New Roman" w:hint="default"/>
      </w:rPr>
    </w:lvl>
    <w:lvl w:ilvl="3">
      <w:start w:val="1"/>
      <w:numFmt w:val="decimal"/>
      <w:lvlText w:val="%1.%2.%3.%4."/>
      <w:lvlJc w:val="left"/>
      <w:pPr>
        <w:tabs>
          <w:tab w:val="num" w:pos="2468"/>
        </w:tabs>
        <w:ind w:left="2468" w:hanging="648"/>
      </w:pPr>
      <w:rPr>
        <w:rFonts w:cs="Times New Roman" w:hint="default"/>
      </w:rPr>
    </w:lvl>
    <w:lvl w:ilvl="4">
      <w:start w:val="1"/>
      <w:numFmt w:val="decimal"/>
      <w:lvlText w:val="%1.%2.%3.%4.%5."/>
      <w:lvlJc w:val="left"/>
      <w:pPr>
        <w:tabs>
          <w:tab w:val="num" w:pos="2972"/>
        </w:tabs>
        <w:ind w:left="2972" w:hanging="792"/>
      </w:pPr>
      <w:rPr>
        <w:rFonts w:cs="Times New Roman" w:hint="default"/>
      </w:rPr>
    </w:lvl>
    <w:lvl w:ilvl="5">
      <w:start w:val="1"/>
      <w:numFmt w:val="decimal"/>
      <w:lvlText w:val="%1.%2.%3.%4.%5.%6."/>
      <w:lvlJc w:val="left"/>
      <w:pPr>
        <w:tabs>
          <w:tab w:val="num" w:pos="3476"/>
        </w:tabs>
        <w:ind w:left="3476" w:hanging="936"/>
      </w:pPr>
      <w:rPr>
        <w:rFonts w:cs="Times New Roman" w:hint="default"/>
      </w:rPr>
    </w:lvl>
    <w:lvl w:ilvl="6">
      <w:start w:val="1"/>
      <w:numFmt w:val="decimal"/>
      <w:lvlText w:val="%1.%2.%3.%4.%5.%6.%7."/>
      <w:lvlJc w:val="left"/>
      <w:pPr>
        <w:tabs>
          <w:tab w:val="num" w:pos="3980"/>
        </w:tabs>
        <w:ind w:left="3980" w:hanging="1080"/>
      </w:pPr>
      <w:rPr>
        <w:rFonts w:cs="Times New Roman" w:hint="default"/>
      </w:rPr>
    </w:lvl>
    <w:lvl w:ilvl="7">
      <w:start w:val="1"/>
      <w:numFmt w:val="decimal"/>
      <w:lvlText w:val="%1.%2.%3.%4.%5.%6.%7.%8."/>
      <w:lvlJc w:val="left"/>
      <w:pPr>
        <w:tabs>
          <w:tab w:val="num" w:pos="4484"/>
        </w:tabs>
        <w:ind w:left="4484" w:hanging="1224"/>
      </w:pPr>
      <w:rPr>
        <w:rFonts w:cs="Times New Roman" w:hint="default"/>
      </w:rPr>
    </w:lvl>
    <w:lvl w:ilvl="8">
      <w:start w:val="1"/>
      <w:numFmt w:val="decimal"/>
      <w:lvlText w:val="%1.%2.%3.%4.%5.%6.%7.%8.%9."/>
      <w:lvlJc w:val="left"/>
      <w:pPr>
        <w:tabs>
          <w:tab w:val="num" w:pos="5060"/>
        </w:tabs>
        <w:ind w:left="5060" w:hanging="1440"/>
      </w:pPr>
      <w:rPr>
        <w:rFonts w:cs="Times New Roman" w:hint="default"/>
      </w:rPr>
    </w:lvl>
  </w:abstractNum>
  <w:abstractNum w:abstractNumId="23" w15:restartNumberingAfterBreak="0">
    <w:nsid w:val="3AC30128"/>
    <w:multiLevelType w:val="hybridMultilevel"/>
    <w:tmpl w:val="EB8A8D6E"/>
    <w:lvl w:ilvl="0" w:tplc="927055DA">
      <w:start w:val="1"/>
      <w:numFmt w:val="bullet"/>
      <w:pStyle w:val="TableText10Bullet"/>
      <w:lvlText w:val=""/>
      <w:lvlJc w:val="left"/>
      <w:pPr>
        <w:tabs>
          <w:tab w:val="num" w:pos="216"/>
        </w:tabs>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1081033"/>
    <w:multiLevelType w:val="multilevel"/>
    <w:tmpl w:val="28EC2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4411CB"/>
    <w:multiLevelType w:val="hybridMultilevel"/>
    <w:tmpl w:val="9878B4CC"/>
    <w:lvl w:ilvl="0" w:tplc="94B08B7C">
      <w:start w:val="1"/>
      <w:numFmt w:val="decimal"/>
      <w:pStyle w:val="AppendixF"/>
      <w:lvlText w:val="F.%1"/>
      <w:lvlJc w:val="left"/>
      <w:rPr>
        <w:rFonts w:ascii="Arial Narrow" w:hAnsi="Arial Narrow" w:cs="Arial"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48D01A29"/>
    <w:multiLevelType w:val="hybridMultilevel"/>
    <w:tmpl w:val="F75C320C"/>
    <w:lvl w:ilvl="0" w:tplc="EE6E7564">
      <w:start w:val="1"/>
      <w:numFmt w:val="decimal"/>
      <w:pStyle w:val="AppendixE"/>
      <w:lvlText w:val="E.%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48FC20C9"/>
    <w:multiLevelType w:val="hybridMultilevel"/>
    <w:tmpl w:val="0F103E78"/>
    <w:lvl w:ilvl="0" w:tplc="D9C61E1C">
      <w:start w:val="1"/>
      <w:numFmt w:val="lowerLetter"/>
      <w:pStyle w:val="BodyTextNumberLetterLevel2"/>
      <w:lvlText w:val="%1."/>
      <w:lvlJc w:val="left"/>
      <w:pPr>
        <w:ind w:left="1008" w:hanging="360"/>
      </w:pPr>
      <w:rPr>
        <w:rFonts w:cs="Times New Roman"/>
      </w:rPr>
    </w:lvl>
    <w:lvl w:ilvl="1" w:tplc="04090019" w:tentative="1">
      <w:start w:val="1"/>
      <w:numFmt w:val="lowerLetter"/>
      <w:lvlText w:val="%2."/>
      <w:lvlJc w:val="left"/>
      <w:pPr>
        <w:ind w:left="1728" w:hanging="360"/>
      </w:pPr>
      <w:rPr>
        <w:rFonts w:cs="Times New Roman"/>
      </w:rPr>
    </w:lvl>
    <w:lvl w:ilvl="2" w:tplc="0409001B" w:tentative="1">
      <w:start w:val="1"/>
      <w:numFmt w:val="lowerRoman"/>
      <w:lvlText w:val="%3."/>
      <w:lvlJc w:val="right"/>
      <w:pPr>
        <w:ind w:left="2448" w:hanging="180"/>
      </w:pPr>
      <w:rPr>
        <w:rFonts w:cs="Times New Roman"/>
      </w:rPr>
    </w:lvl>
    <w:lvl w:ilvl="3" w:tplc="0409000F" w:tentative="1">
      <w:start w:val="1"/>
      <w:numFmt w:val="decimal"/>
      <w:lvlText w:val="%4."/>
      <w:lvlJc w:val="left"/>
      <w:pPr>
        <w:ind w:left="3168" w:hanging="360"/>
      </w:pPr>
      <w:rPr>
        <w:rFonts w:cs="Times New Roman"/>
      </w:rPr>
    </w:lvl>
    <w:lvl w:ilvl="4" w:tplc="04090019" w:tentative="1">
      <w:start w:val="1"/>
      <w:numFmt w:val="lowerLetter"/>
      <w:lvlText w:val="%5."/>
      <w:lvlJc w:val="left"/>
      <w:pPr>
        <w:ind w:left="3888" w:hanging="360"/>
      </w:pPr>
      <w:rPr>
        <w:rFonts w:cs="Times New Roman"/>
      </w:rPr>
    </w:lvl>
    <w:lvl w:ilvl="5" w:tplc="0409001B" w:tentative="1">
      <w:start w:val="1"/>
      <w:numFmt w:val="lowerRoman"/>
      <w:lvlText w:val="%6."/>
      <w:lvlJc w:val="right"/>
      <w:pPr>
        <w:ind w:left="4608" w:hanging="180"/>
      </w:pPr>
      <w:rPr>
        <w:rFonts w:cs="Times New Roman"/>
      </w:rPr>
    </w:lvl>
    <w:lvl w:ilvl="6" w:tplc="0409000F" w:tentative="1">
      <w:start w:val="1"/>
      <w:numFmt w:val="decimal"/>
      <w:lvlText w:val="%7."/>
      <w:lvlJc w:val="left"/>
      <w:pPr>
        <w:ind w:left="5328" w:hanging="360"/>
      </w:pPr>
      <w:rPr>
        <w:rFonts w:cs="Times New Roman"/>
      </w:rPr>
    </w:lvl>
    <w:lvl w:ilvl="7" w:tplc="04090019" w:tentative="1">
      <w:start w:val="1"/>
      <w:numFmt w:val="lowerLetter"/>
      <w:lvlText w:val="%8."/>
      <w:lvlJc w:val="left"/>
      <w:pPr>
        <w:ind w:left="6048" w:hanging="360"/>
      </w:pPr>
      <w:rPr>
        <w:rFonts w:cs="Times New Roman"/>
      </w:rPr>
    </w:lvl>
    <w:lvl w:ilvl="8" w:tplc="0409001B" w:tentative="1">
      <w:start w:val="1"/>
      <w:numFmt w:val="lowerRoman"/>
      <w:lvlText w:val="%9."/>
      <w:lvlJc w:val="right"/>
      <w:pPr>
        <w:ind w:left="6768" w:hanging="180"/>
      </w:pPr>
      <w:rPr>
        <w:rFonts w:cs="Times New Roman"/>
      </w:rPr>
    </w:lvl>
  </w:abstractNum>
  <w:abstractNum w:abstractNumId="28" w15:restartNumberingAfterBreak="0">
    <w:nsid w:val="5BA34C3A"/>
    <w:multiLevelType w:val="hybridMultilevel"/>
    <w:tmpl w:val="56E04C90"/>
    <w:lvl w:ilvl="0" w:tplc="0C0A0019">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F0A479C"/>
    <w:multiLevelType w:val="hybridMultilevel"/>
    <w:tmpl w:val="CF209B0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61E55CF2"/>
    <w:multiLevelType w:val="multilevel"/>
    <w:tmpl w:val="8C0C3468"/>
    <w:lvl w:ilvl="0">
      <w:start w:val="1"/>
      <w:numFmt w:val="decimal"/>
      <w:pStyle w:val="BodyTextNumber"/>
      <w:lvlText w:val="%1."/>
      <w:lvlJc w:val="left"/>
      <w:pPr>
        <w:tabs>
          <w:tab w:val="num" w:pos="720"/>
        </w:tabs>
        <w:ind w:left="720" w:hanging="432"/>
      </w:pPr>
      <w:rPr>
        <w:rFonts w:ascii="Arial" w:hAnsi="Arial" w:cs="Arial" w:hint="default"/>
        <w:b w:val="0"/>
        <w:i w:val="0"/>
        <w:sz w:val="22"/>
        <w:szCs w:val="22"/>
      </w:rPr>
    </w:lvl>
    <w:lvl w:ilvl="1">
      <w:start w:val="1"/>
      <w:numFmt w:val="upperLetter"/>
      <w:lvlText w:val="%2"/>
      <w:lvlJc w:val="left"/>
      <w:pPr>
        <w:tabs>
          <w:tab w:val="num" w:pos="648"/>
        </w:tabs>
        <w:ind w:left="-72"/>
      </w:pPr>
      <w:rPr>
        <w:rFonts w:cs="Times New Roman" w:hint="default"/>
        <w:bCs w:val="0"/>
        <w:i w:val="0"/>
        <w:iCs w:val="0"/>
        <w:caps w:val="0"/>
        <w:smallCaps w:val="0"/>
        <w:strike w:val="0"/>
        <w:dstrike w:val="0"/>
        <w:snapToGrid w:val="0"/>
        <w:vanish w:val="0"/>
        <w:color w:val="000000"/>
        <w:spacing w:val="0"/>
        <w:kern w:val="0"/>
        <w:position w:val="0"/>
        <w:u w:val="none"/>
        <w:vertAlign w:val="baseline"/>
      </w:rPr>
    </w:lvl>
    <w:lvl w:ilvl="2">
      <w:start w:val="1"/>
      <w:numFmt w:val="lowerRoman"/>
      <w:lvlText w:val="%3"/>
      <w:lvlJc w:val="left"/>
      <w:pPr>
        <w:tabs>
          <w:tab w:val="num" w:pos="1728"/>
        </w:tabs>
        <w:ind w:left="-72"/>
      </w:pPr>
      <w:rPr>
        <w:rFonts w:cs="Times New Roman" w:hint="default"/>
        <w:b/>
        <w:i w:val="0"/>
        <w:sz w:val="24"/>
        <w:szCs w:val="24"/>
      </w:rPr>
    </w:lvl>
    <w:lvl w:ilvl="3">
      <w:start w:val="1"/>
      <w:numFmt w:val="decimal"/>
      <w:lvlText w:val="%1.%2.%3.%4"/>
      <w:lvlJc w:val="left"/>
      <w:pPr>
        <w:tabs>
          <w:tab w:val="num" w:pos="936"/>
        </w:tabs>
        <w:ind w:left="-72"/>
      </w:pPr>
      <w:rPr>
        <w:rFonts w:cs="Times New Roman" w:hint="default"/>
      </w:rPr>
    </w:lvl>
    <w:lvl w:ilvl="4">
      <w:start w:val="1"/>
      <w:numFmt w:val="lowerLetter"/>
      <w:lvlText w:val="%5"/>
      <w:lvlJc w:val="left"/>
      <w:pPr>
        <w:tabs>
          <w:tab w:val="num" w:pos="1080"/>
        </w:tabs>
        <w:ind w:left="-72"/>
      </w:pPr>
      <w:rPr>
        <w:rFonts w:cs="Times New Roman" w:hint="default"/>
      </w:rPr>
    </w:lvl>
    <w:lvl w:ilvl="5">
      <w:start w:val="1"/>
      <w:numFmt w:val="decimal"/>
      <w:lvlText w:val="%1.%2.%3.%4.%5.%6"/>
      <w:lvlJc w:val="left"/>
      <w:pPr>
        <w:tabs>
          <w:tab w:val="num" w:pos="1368"/>
        </w:tabs>
        <w:ind w:left="-72"/>
      </w:pPr>
      <w:rPr>
        <w:rFonts w:cs="Times New Roman" w:hint="default"/>
      </w:rPr>
    </w:lvl>
    <w:lvl w:ilvl="6">
      <w:start w:val="1"/>
      <w:numFmt w:val="decimal"/>
      <w:lvlText w:val="%1.%2.%3.%4.%5.%6.%7"/>
      <w:lvlJc w:val="left"/>
      <w:pPr>
        <w:tabs>
          <w:tab w:val="num" w:pos="1944"/>
        </w:tabs>
        <w:ind w:left="1944" w:hanging="1296"/>
      </w:pPr>
      <w:rPr>
        <w:rFonts w:cs="Times New Roman" w:hint="default"/>
      </w:rPr>
    </w:lvl>
    <w:lvl w:ilvl="7">
      <w:start w:val="1"/>
      <w:numFmt w:val="decimal"/>
      <w:lvlText w:val="%1.%2.%3.%4.%5.%6.%7.%8"/>
      <w:lvlJc w:val="left"/>
      <w:pPr>
        <w:tabs>
          <w:tab w:val="num" w:pos="2088"/>
        </w:tabs>
        <w:ind w:left="2088" w:hanging="1440"/>
      </w:pPr>
      <w:rPr>
        <w:rFonts w:cs="Times New Roman" w:hint="default"/>
      </w:rPr>
    </w:lvl>
    <w:lvl w:ilvl="8">
      <w:start w:val="1"/>
      <w:numFmt w:val="decimal"/>
      <w:lvlText w:val="%1.%2.%3.%4.%5.%6.%7.%8.%9"/>
      <w:lvlJc w:val="left"/>
      <w:pPr>
        <w:tabs>
          <w:tab w:val="num" w:pos="2232"/>
        </w:tabs>
        <w:ind w:left="2232" w:hanging="1584"/>
      </w:pPr>
      <w:rPr>
        <w:rFonts w:cs="Times New Roman" w:hint="default"/>
      </w:rPr>
    </w:lvl>
  </w:abstractNum>
  <w:abstractNum w:abstractNumId="31" w15:restartNumberingAfterBreak="0">
    <w:nsid w:val="628F5423"/>
    <w:multiLevelType w:val="multilevel"/>
    <w:tmpl w:val="79A2A938"/>
    <w:lvl w:ilvl="0">
      <w:start w:val="1"/>
      <w:numFmt w:val="none"/>
      <w:pStyle w:val="Ttulo1"/>
      <w:lvlText w:val=""/>
      <w:lvlJc w:val="left"/>
      <w:pPr>
        <w:ind w:left="360" w:hanging="360"/>
      </w:pPr>
      <w:rPr>
        <w:rFonts w:ascii="Arial Narrow" w:hAnsi="Arial Narrow" w:hint="default"/>
        <w:b/>
        <w:i w:val="0"/>
        <w:sz w:val="48"/>
        <w:u w:val="none"/>
      </w:rPr>
    </w:lvl>
    <w:lvl w:ilvl="1">
      <w:start w:val="1"/>
      <w:numFmt w:val="decimal"/>
      <w:pStyle w:val="Ttulo2"/>
      <w:lvlText w:val="%2."/>
      <w:lvlJc w:val="left"/>
      <w:pPr>
        <w:ind w:left="720" w:hanging="720"/>
      </w:pPr>
      <w:rPr>
        <w:rFonts w:ascii="Arial Narrow" w:hAnsi="Arial Narrow" w:hint="default"/>
        <w:b/>
        <w:i w:val="0"/>
        <w:sz w:val="36"/>
      </w:rPr>
    </w:lvl>
    <w:lvl w:ilvl="2">
      <w:start w:val="1"/>
      <w:numFmt w:val="decimal"/>
      <w:pStyle w:val="Ttulo3"/>
      <w:lvlText w:val="%2.%3"/>
      <w:lvlJc w:val="left"/>
      <w:pPr>
        <w:ind w:left="2563" w:hanging="720"/>
      </w:pPr>
      <w:rPr>
        <w:rFonts w:ascii="Arial Narrow" w:hAnsi="Arial Narrow" w:hint="default"/>
        <w:b/>
        <w:i w:val="0"/>
        <w:sz w:val="32"/>
      </w:rPr>
    </w:lvl>
    <w:lvl w:ilvl="3">
      <w:start w:val="1"/>
      <w:numFmt w:val="decimal"/>
      <w:pStyle w:val="Ttulo4"/>
      <w:lvlText w:val="%2.%3.%4"/>
      <w:lvlJc w:val="left"/>
      <w:pPr>
        <w:ind w:left="936" w:hanging="936"/>
      </w:pPr>
      <w:rPr>
        <w:rFonts w:ascii="Arial Narrow" w:hAnsi="Arial Narrow" w:hint="default"/>
        <w:b/>
        <w:i w:val="0"/>
        <w:sz w:val="28"/>
      </w:rPr>
    </w:lvl>
    <w:lvl w:ilvl="4">
      <w:start w:val="1"/>
      <w:numFmt w:val="decimal"/>
      <w:pStyle w:val="Ttulo5"/>
      <w:lvlText w:val="%2.%3.%4.%5"/>
      <w:lvlJc w:val="left"/>
      <w:pPr>
        <w:ind w:left="1008" w:hanging="1008"/>
      </w:pPr>
      <w:rPr>
        <w:rFonts w:ascii="Arial Narrow" w:hAnsi="Arial Narrow" w:hint="default"/>
        <w:b/>
        <w:i w:val="0"/>
        <w:sz w:val="24"/>
        <w:szCs w:val="24"/>
      </w:rPr>
    </w:lvl>
    <w:lvl w:ilvl="5">
      <w:start w:val="1"/>
      <w:numFmt w:val="decimal"/>
      <w:pStyle w:val="Ttulo6"/>
      <w:lvlText w:val="%2.%3.%4.%5.%6"/>
      <w:lvlJc w:val="left"/>
      <w:pPr>
        <w:ind w:left="1224" w:hanging="1224"/>
      </w:pPr>
      <w:rPr>
        <w:rFonts w:ascii="Arial Narrow" w:hAnsi="Arial Narrow" w:hint="default"/>
        <w:b/>
        <w:i/>
        <w:sz w:val="26"/>
        <w:szCs w:val="26"/>
      </w:rPr>
    </w:lvl>
    <w:lvl w:ilvl="6">
      <w:start w:val="1"/>
      <w:numFmt w:val="decimal"/>
      <w:pStyle w:val="Ttulo7"/>
      <w:lvlText w:val="%2.%3.%4.%5.%6.%7"/>
      <w:lvlJc w:val="left"/>
      <w:pPr>
        <w:ind w:left="360" w:hanging="360"/>
      </w:pPr>
      <w:rPr>
        <w:rFonts w:ascii="Arial Narrow" w:hAnsi="Arial Narrow" w:hint="default"/>
        <w:b/>
        <w:i/>
        <w:sz w:val="22"/>
      </w:rPr>
    </w:lvl>
    <w:lvl w:ilvl="7">
      <w:start w:val="1"/>
      <w:numFmt w:val="decimal"/>
      <w:pStyle w:val="Ttulo8"/>
      <w:lvlText w:val="%2.%3.%4.%5.%6.%7.%8"/>
      <w:lvlJc w:val="left"/>
      <w:pPr>
        <w:ind w:left="360" w:hanging="360"/>
      </w:pPr>
      <w:rPr>
        <w:rFonts w:ascii="Arial Narrow" w:hAnsi="Arial Narrow" w:hint="default"/>
        <w:b/>
        <w:i w:val="0"/>
        <w:sz w:val="22"/>
      </w:rPr>
    </w:lvl>
    <w:lvl w:ilvl="8">
      <w:start w:val="1"/>
      <w:numFmt w:val="decimal"/>
      <w:pStyle w:val="Ttulo9"/>
      <w:lvlText w:val="%2.%3.%4.%5.%6.%7.%8.%9"/>
      <w:lvlJc w:val="left"/>
      <w:pPr>
        <w:ind w:left="360" w:hanging="360"/>
      </w:pPr>
      <w:rPr>
        <w:rFonts w:ascii="Arial Narrow" w:hAnsi="Arial Narrow" w:hint="default"/>
        <w:b w:val="0"/>
        <w:i/>
        <w:sz w:val="22"/>
      </w:rPr>
    </w:lvl>
  </w:abstractNum>
  <w:abstractNum w:abstractNumId="32" w15:restartNumberingAfterBreak="0">
    <w:nsid w:val="66D71EA9"/>
    <w:multiLevelType w:val="hybridMultilevel"/>
    <w:tmpl w:val="5BE6F34E"/>
    <w:lvl w:ilvl="0" w:tplc="BF407C62">
      <w:start w:val="1"/>
      <w:numFmt w:val="decimal"/>
      <w:pStyle w:val="AppendixG"/>
      <w:lvlText w:val="G.%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3" w15:restartNumberingAfterBreak="0">
    <w:nsid w:val="6BCC4A7B"/>
    <w:multiLevelType w:val="hybridMultilevel"/>
    <w:tmpl w:val="C6F086F4"/>
    <w:lvl w:ilvl="0" w:tplc="D4D81450">
      <w:start w:val="1"/>
      <w:numFmt w:val="bullet"/>
      <w:pStyle w:val="BodyText10Bullet"/>
      <w:lvlText w:val=""/>
      <w:lvlJc w:val="left"/>
      <w:pPr>
        <w:tabs>
          <w:tab w:val="num" w:pos="576"/>
        </w:tabs>
        <w:ind w:left="504" w:hanging="216"/>
      </w:pPr>
      <w:rPr>
        <w:rFonts w:ascii="Symbol" w:hAnsi="Symbol" w:hint="default"/>
        <w:b w:val="0"/>
        <w:i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CEF52FA"/>
    <w:multiLevelType w:val="hybridMultilevel"/>
    <w:tmpl w:val="95264B0A"/>
    <w:lvl w:ilvl="0" w:tplc="12468C02">
      <w:start w:val="1"/>
      <w:numFmt w:val="bullet"/>
      <w:pStyle w:val="BodyTextBulletLevel2"/>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6EDA7680"/>
    <w:multiLevelType w:val="multilevel"/>
    <w:tmpl w:val="A41C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14700E8"/>
    <w:multiLevelType w:val="hybridMultilevel"/>
    <w:tmpl w:val="F32A2A66"/>
    <w:lvl w:ilvl="0" w:tplc="CB3EC74A">
      <w:start w:val="1"/>
      <w:numFmt w:val="bullet"/>
      <w:pStyle w:val="TableText8Bullet"/>
      <w:lvlText w:val=""/>
      <w:lvlJc w:val="left"/>
      <w:pPr>
        <w:tabs>
          <w:tab w:val="num" w:pos="216"/>
        </w:tabs>
      </w:pPr>
      <w:rPr>
        <w:rFonts w:ascii="Symbol" w:hAnsi="Symbol"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3E20541"/>
    <w:multiLevelType w:val="hybridMultilevel"/>
    <w:tmpl w:val="E4D6A464"/>
    <w:lvl w:ilvl="0" w:tplc="DF58DF38">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75342310"/>
    <w:multiLevelType w:val="multilevel"/>
    <w:tmpl w:val="99C6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74C6E75"/>
    <w:multiLevelType w:val="hybridMultilevel"/>
    <w:tmpl w:val="D36C7D28"/>
    <w:lvl w:ilvl="0" w:tplc="DB8AC4EA">
      <w:start w:val="1"/>
      <w:numFmt w:val="decimal"/>
      <w:pStyle w:val="AppendixI"/>
      <w:lvlText w:val="I.%1"/>
      <w:lvlJc w:val="left"/>
      <w:pPr>
        <w:ind w:left="36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7C9A01B9"/>
    <w:multiLevelType w:val="multilevel"/>
    <w:tmpl w:val="705C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19"/>
  </w:num>
  <w:num w:numId="3">
    <w:abstractNumId w:val="21"/>
  </w:num>
  <w:num w:numId="4">
    <w:abstractNumId w:val="22"/>
  </w:num>
  <w:num w:numId="5">
    <w:abstractNumId w:val="26"/>
  </w:num>
  <w:num w:numId="6">
    <w:abstractNumId w:val="25"/>
  </w:num>
  <w:num w:numId="7">
    <w:abstractNumId w:val="32"/>
  </w:num>
  <w:num w:numId="8">
    <w:abstractNumId w:val="8"/>
  </w:num>
  <w:num w:numId="9">
    <w:abstractNumId w:val="39"/>
  </w:num>
  <w:num w:numId="10">
    <w:abstractNumId w:val="33"/>
  </w:num>
  <w:num w:numId="11">
    <w:abstractNumId w:val="14"/>
  </w:num>
  <w:num w:numId="12">
    <w:abstractNumId w:val="16"/>
  </w:num>
  <w:num w:numId="13">
    <w:abstractNumId w:val="34"/>
  </w:num>
  <w:num w:numId="14">
    <w:abstractNumId w:val="30"/>
  </w:num>
  <w:num w:numId="15">
    <w:abstractNumId w:val="27"/>
  </w:num>
  <w:num w:numId="16">
    <w:abstractNumId w:val="15"/>
  </w:num>
  <w:num w:numId="17">
    <w:abstractNumId w:val="31"/>
  </w:num>
  <w:num w:numId="18">
    <w:abstractNumId w:val="18"/>
  </w:num>
  <w:num w:numId="19">
    <w:abstractNumId w:val="2"/>
  </w:num>
  <w:num w:numId="20">
    <w:abstractNumId w:val="5"/>
  </w:num>
  <w:num w:numId="21">
    <w:abstractNumId w:val="23"/>
  </w:num>
  <w:num w:numId="22">
    <w:abstractNumId w:val="6"/>
  </w:num>
  <w:num w:numId="23">
    <w:abstractNumId w:val="0"/>
  </w:num>
  <w:num w:numId="24">
    <w:abstractNumId w:val="36"/>
  </w:num>
  <w:num w:numId="25">
    <w:abstractNumId w:val="7"/>
  </w:num>
  <w:num w:numId="26">
    <w:abstractNumId w:val="35"/>
  </w:num>
  <w:num w:numId="27">
    <w:abstractNumId w:val="12"/>
  </w:num>
  <w:num w:numId="28">
    <w:abstractNumId w:val="38"/>
  </w:num>
  <w:num w:numId="29">
    <w:abstractNumId w:val="4"/>
  </w:num>
  <w:num w:numId="30">
    <w:abstractNumId w:val="40"/>
  </w:num>
  <w:num w:numId="31">
    <w:abstractNumId w:val="24"/>
  </w:num>
  <w:num w:numId="32">
    <w:abstractNumId w:val="11"/>
  </w:num>
  <w:num w:numId="33">
    <w:abstractNumId w:val="3"/>
  </w:num>
  <w:num w:numId="34">
    <w:abstractNumId w:val="9"/>
  </w:num>
  <w:num w:numId="35">
    <w:abstractNumId w:val="28"/>
  </w:num>
  <w:num w:numId="36">
    <w:abstractNumId w:val="13"/>
  </w:num>
  <w:num w:numId="37">
    <w:abstractNumId w:val="17"/>
  </w:num>
  <w:num w:numId="38">
    <w:abstractNumId w:val="37"/>
  </w:num>
  <w:num w:numId="39">
    <w:abstractNumId w:val="20"/>
  </w:num>
  <w:num w:numId="40">
    <w:abstractNumId w:val="29"/>
  </w:num>
  <w:num w:numId="41">
    <w:abstractNumId w:val="1"/>
  </w:num>
  <w:num w:numId="42">
    <w:abstractNumId w:val="31"/>
  </w:num>
  <w:num w:numId="43">
    <w:abstractNumId w:val="31"/>
  </w:num>
  <w:num w:numId="44">
    <w:abstractNumId w:val="31"/>
  </w:num>
  <w:numIdMacAtCleanup w:val="4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Elena Monutti">
    <w15:presenceInfo w15:providerId="Windows Live" w15:userId="7c3ae60847a6509b"/>
  </w15:person>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521" w:allStyles="1" w:customStyles="0" w:latentStyles="0" w:stylesInUse="0" w:headingStyles="1" w:numberingStyles="0" w:tableStyles="0" w:directFormattingOnRuns="1" w:directFormattingOnParagraphs="0" w:directFormattingOnNumbering="1" w:directFormattingOnTables="0" w:clearFormatting="1" w:top3HeadingStyles="0" w:visibleStyles="0" w:alternateStyleNames="0"/>
  <w:stylePaneSortMethod w:val="0000"/>
  <w:revisionView w:markup="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E12"/>
    <w:rsid w:val="00003728"/>
    <w:rsid w:val="000216DE"/>
    <w:rsid w:val="00022616"/>
    <w:rsid w:val="00025DC8"/>
    <w:rsid w:val="000939F4"/>
    <w:rsid w:val="000B1821"/>
    <w:rsid w:val="000B4735"/>
    <w:rsid w:val="000E4337"/>
    <w:rsid w:val="00110827"/>
    <w:rsid w:val="00125F22"/>
    <w:rsid w:val="00141463"/>
    <w:rsid w:val="001437AA"/>
    <w:rsid w:val="001B09ED"/>
    <w:rsid w:val="001C0221"/>
    <w:rsid w:val="001E5032"/>
    <w:rsid w:val="002234FE"/>
    <w:rsid w:val="00233F80"/>
    <w:rsid w:val="002A7BA7"/>
    <w:rsid w:val="0032541E"/>
    <w:rsid w:val="00346984"/>
    <w:rsid w:val="00372C6A"/>
    <w:rsid w:val="003A089C"/>
    <w:rsid w:val="003B0A39"/>
    <w:rsid w:val="003D2955"/>
    <w:rsid w:val="00417A64"/>
    <w:rsid w:val="00436E73"/>
    <w:rsid w:val="00442802"/>
    <w:rsid w:val="004669EC"/>
    <w:rsid w:val="004730F0"/>
    <w:rsid w:val="004B7E95"/>
    <w:rsid w:val="004D2B20"/>
    <w:rsid w:val="004D6213"/>
    <w:rsid w:val="005105AE"/>
    <w:rsid w:val="0051293D"/>
    <w:rsid w:val="00515CBC"/>
    <w:rsid w:val="0056207D"/>
    <w:rsid w:val="00570D48"/>
    <w:rsid w:val="005D5E10"/>
    <w:rsid w:val="00602E66"/>
    <w:rsid w:val="0062242E"/>
    <w:rsid w:val="00623969"/>
    <w:rsid w:val="0064361F"/>
    <w:rsid w:val="00662E10"/>
    <w:rsid w:val="00672331"/>
    <w:rsid w:val="00680271"/>
    <w:rsid w:val="006C1B48"/>
    <w:rsid w:val="006C5B3D"/>
    <w:rsid w:val="006E3F21"/>
    <w:rsid w:val="006F4A07"/>
    <w:rsid w:val="00731E7D"/>
    <w:rsid w:val="007B38E0"/>
    <w:rsid w:val="007C5670"/>
    <w:rsid w:val="007D27DA"/>
    <w:rsid w:val="007E0CD7"/>
    <w:rsid w:val="0080742B"/>
    <w:rsid w:val="00861D75"/>
    <w:rsid w:val="0087684C"/>
    <w:rsid w:val="008925B7"/>
    <w:rsid w:val="008A0194"/>
    <w:rsid w:val="008B54E0"/>
    <w:rsid w:val="008D2C0B"/>
    <w:rsid w:val="008D4BEC"/>
    <w:rsid w:val="008D530D"/>
    <w:rsid w:val="009044B5"/>
    <w:rsid w:val="00961DA4"/>
    <w:rsid w:val="009960D5"/>
    <w:rsid w:val="00A2271F"/>
    <w:rsid w:val="00A63CC0"/>
    <w:rsid w:val="00AB6E55"/>
    <w:rsid w:val="00AC4B75"/>
    <w:rsid w:val="00AC5C48"/>
    <w:rsid w:val="00AF3EA0"/>
    <w:rsid w:val="00B678AB"/>
    <w:rsid w:val="00BC2A40"/>
    <w:rsid w:val="00BF22FD"/>
    <w:rsid w:val="00BF2FB1"/>
    <w:rsid w:val="00C178BA"/>
    <w:rsid w:val="00C93F72"/>
    <w:rsid w:val="00C9512D"/>
    <w:rsid w:val="00CD48C1"/>
    <w:rsid w:val="00D248A6"/>
    <w:rsid w:val="00D409E7"/>
    <w:rsid w:val="00D42A71"/>
    <w:rsid w:val="00D65004"/>
    <w:rsid w:val="00DE5592"/>
    <w:rsid w:val="00E27366"/>
    <w:rsid w:val="00EA4247"/>
    <w:rsid w:val="00EB3E12"/>
    <w:rsid w:val="00ED6F9B"/>
    <w:rsid w:val="00F15928"/>
    <w:rsid w:val="00F35F0E"/>
    <w:rsid w:val="00F62681"/>
    <w:rsid w:val="00FF2C61"/>
    <w:rsid w:val="00FF4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4864C"/>
  <w15:docId w15:val="{D9A6E8E1-E93C-4B09-BB01-EB6064838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A39"/>
    <w:pPr>
      <w:spacing w:before="120" w:after="120" w:line="240" w:lineRule="auto"/>
    </w:pPr>
    <w:rPr>
      <w:rFonts w:ascii="Arial" w:eastAsia="Times New Roman" w:hAnsi="Arial" w:cs="Times New Roman"/>
      <w:szCs w:val="20"/>
    </w:rPr>
  </w:style>
  <w:style w:type="paragraph" w:styleId="Ttulo1">
    <w:name w:val="heading 1"/>
    <w:next w:val="Normal"/>
    <w:link w:val="Ttulo1Car"/>
    <w:autoRedefine/>
    <w:uiPriority w:val="9"/>
    <w:qFormat/>
    <w:rsid w:val="003B0A39"/>
    <w:pPr>
      <w:keepNext/>
      <w:numPr>
        <w:numId w:val="17"/>
      </w:numPr>
      <w:pBdr>
        <w:bottom w:val="single" w:sz="4" w:space="1" w:color="auto"/>
      </w:pBdr>
      <w:tabs>
        <w:tab w:val="left" w:pos="540"/>
      </w:tabs>
      <w:spacing w:before="100" w:after="0" w:line="240" w:lineRule="auto"/>
      <w:jc w:val="right"/>
      <w:outlineLvl w:val="0"/>
    </w:pPr>
    <w:rPr>
      <w:rFonts w:ascii="Arial Narrow" w:eastAsiaTheme="majorEastAsia" w:hAnsi="Arial Narrow" w:cstheme="majorBidi"/>
      <w:b/>
      <w:kern w:val="28"/>
      <w:sz w:val="48"/>
      <w:szCs w:val="20"/>
    </w:rPr>
  </w:style>
  <w:style w:type="paragraph" w:styleId="Ttulo2">
    <w:name w:val="heading 2"/>
    <w:next w:val="Normal"/>
    <w:link w:val="Ttulo2Car"/>
    <w:autoRedefine/>
    <w:uiPriority w:val="9"/>
    <w:qFormat/>
    <w:rsid w:val="003B0A39"/>
    <w:pPr>
      <w:keepNext/>
      <w:keepLines/>
      <w:pageBreakBefore/>
      <w:numPr>
        <w:ilvl w:val="1"/>
        <w:numId w:val="17"/>
      </w:numPr>
      <w:pBdr>
        <w:bottom w:val="single" w:sz="4" w:space="1" w:color="auto"/>
      </w:pBdr>
      <w:spacing w:before="120" w:after="120" w:line="240" w:lineRule="auto"/>
      <w:jc w:val="both"/>
      <w:outlineLvl w:val="1"/>
    </w:pPr>
    <w:rPr>
      <w:rFonts w:ascii="Arial Narrow" w:eastAsiaTheme="majorEastAsia" w:hAnsi="Arial Narrow" w:cstheme="majorBidi"/>
      <w:b/>
      <w:sz w:val="36"/>
      <w:szCs w:val="36"/>
    </w:rPr>
  </w:style>
  <w:style w:type="paragraph" w:styleId="Ttulo3">
    <w:name w:val="heading 3"/>
    <w:next w:val="Normal"/>
    <w:link w:val="Ttulo3Car"/>
    <w:autoRedefine/>
    <w:uiPriority w:val="9"/>
    <w:qFormat/>
    <w:rsid w:val="005D5E10"/>
    <w:pPr>
      <w:keepNext/>
      <w:widowControl w:val="0"/>
      <w:numPr>
        <w:ilvl w:val="2"/>
        <w:numId w:val="17"/>
      </w:numPr>
      <w:spacing w:before="240" w:after="60" w:line="240" w:lineRule="auto"/>
      <w:jc w:val="both"/>
      <w:outlineLvl w:val="2"/>
      <w:pPrChange w:id="0" w:author="Elena Monutti" w:date="2026-04-13T21:32:00Z">
        <w:pPr>
          <w:keepNext/>
          <w:widowControl w:val="0"/>
          <w:numPr>
            <w:ilvl w:val="2"/>
            <w:numId w:val="17"/>
          </w:numPr>
          <w:spacing w:before="240" w:after="60"/>
          <w:ind w:left="2563" w:hanging="720"/>
          <w:outlineLvl w:val="2"/>
        </w:pPr>
      </w:pPrChange>
    </w:pPr>
    <w:rPr>
      <w:rFonts w:ascii="Arial Narrow" w:eastAsiaTheme="majorEastAsia" w:hAnsi="Arial Narrow" w:cs="Arial"/>
      <w:b/>
      <w:color w:val="000000"/>
      <w:sz w:val="32"/>
      <w:szCs w:val="32"/>
      <w:lang w:val="es-PY"/>
      <w:rPrChange w:id="0" w:author="Elena Monutti" w:date="2026-04-13T21:32:00Z">
        <w:rPr>
          <w:rFonts w:ascii="Arial Narrow" w:eastAsiaTheme="majorEastAsia" w:hAnsi="Arial Narrow" w:cstheme="majorBidi"/>
          <w:b/>
          <w:sz w:val="32"/>
          <w:szCs w:val="32"/>
          <w:lang w:val="en-US" w:eastAsia="en-US" w:bidi="ar-SA"/>
        </w:rPr>
      </w:rPrChange>
    </w:rPr>
  </w:style>
  <w:style w:type="paragraph" w:styleId="Ttulo4">
    <w:name w:val="heading 4"/>
    <w:next w:val="Normal"/>
    <w:link w:val="Ttulo4Car"/>
    <w:autoRedefine/>
    <w:uiPriority w:val="9"/>
    <w:qFormat/>
    <w:rsid w:val="003B0A39"/>
    <w:pPr>
      <w:keepNext/>
      <w:numPr>
        <w:ilvl w:val="3"/>
        <w:numId w:val="17"/>
      </w:numPr>
      <w:spacing w:before="240" w:after="120" w:line="240" w:lineRule="auto"/>
      <w:outlineLvl w:val="3"/>
    </w:pPr>
    <w:rPr>
      <w:rFonts w:ascii="Arial Narrow" w:eastAsiaTheme="majorEastAsia" w:hAnsi="Arial Narrow" w:cstheme="majorBidi"/>
      <w:b/>
      <w:sz w:val="28"/>
      <w:szCs w:val="28"/>
    </w:rPr>
  </w:style>
  <w:style w:type="paragraph" w:styleId="Ttulo5">
    <w:name w:val="heading 5"/>
    <w:next w:val="Normal"/>
    <w:link w:val="Ttulo5Car"/>
    <w:qFormat/>
    <w:rsid w:val="000939F4"/>
    <w:pPr>
      <w:keepNext/>
      <w:numPr>
        <w:ilvl w:val="4"/>
        <w:numId w:val="17"/>
      </w:numPr>
      <w:spacing w:before="240" w:after="120" w:line="240" w:lineRule="auto"/>
      <w:outlineLvl w:val="4"/>
    </w:pPr>
    <w:rPr>
      <w:rFonts w:ascii="Arial Narrow" w:eastAsiaTheme="majorEastAsia" w:hAnsi="Arial Narrow" w:cstheme="majorBidi"/>
      <w:b/>
      <w:sz w:val="26"/>
      <w:szCs w:val="20"/>
    </w:rPr>
  </w:style>
  <w:style w:type="paragraph" w:styleId="Ttulo6">
    <w:name w:val="heading 6"/>
    <w:next w:val="Normal"/>
    <w:link w:val="Ttulo6Car"/>
    <w:qFormat/>
    <w:rsid w:val="003B0A39"/>
    <w:pPr>
      <w:keepNext/>
      <w:numPr>
        <w:ilvl w:val="5"/>
        <w:numId w:val="17"/>
      </w:numPr>
      <w:spacing w:before="120" w:after="120" w:line="240" w:lineRule="auto"/>
      <w:outlineLvl w:val="5"/>
    </w:pPr>
    <w:rPr>
      <w:rFonts w:ascii="Arial Narrow" w:eastAsiaTheme="majorEastAsia" w:hAnsi="Arial Narrow" w:cstheme="majorBidi"/>
      <w:b/>
      <w:i/>
      <w:sz w:val="26"/>
      <w:szCs w:val="20"/>
    </w:rPr>
  </w:style>
  <w:style w:type="paragraph" w:styleId="Ttulo7">
    <w:name w:val="heading 7"/>
    <w:basedOn w:val="Normal"/>
    <w:next w:val="Normal"/>
    <w:link w:val="Ttulo7Car"/>
    <w:qFormat/>
    <w:rsid w:val="003B0A39"/>
    <w:pPr>
      <w:numPr>
        <w:ilvl w:val="6"/>
        <w:numId w:val="17"/>
      </w:numPr>
      <w:spacing w:before="240" w:after="60"/>
      <w:outlineLvl w:val="6"/>
    </w:pPr>
    <w:rPr>
      <w:rFonts w:ascii="Arial Narrow" w:eastAsiaTheme="majorEastAsia" w:hAnsi="Arial Narrow" w:cstheme="majorBidi"/>
      <w:b/>
      <w:i/>
    </w:rPr>
  </w:style>
  <w:style w:type="paragraph" w:styleId="Ttulo8">
    <w:name w:val="heading 8"/>
    <w:basedOn w:val="Normal"/>
    <w:next w:val="Normal"/>
    <w:link w:val="Ttulo8Car"/>
    <w:qFormat/>
    <w:rsid w:val="00BC2A40"/>
    <w:pPr>
      <w:keepNext/>
      <w:numPr>
        <w:ilvl w:val="7"/>
        <w:numId w:val="17"/>
      </w:numPr>
      <w:outlineLvl w:val="7"/>
    </w:pPr>
    <w:rPr>
      <w:rFonts w:ascii="Arial Narrow" w:eastAsiaTheme="majorEastAsia" w:hAnsi="Arial Narrow" w:cstheme="majorBidi"/>
      <w:b/>
      <w:i/>
      <w:snapToGrid w:val="0"/>
    </w:rPr>
  </w:style>
  <w:style w:type="paragraph" w:styleId="Ttulo9">
    <w:name w:val="heading 9"/>
    <w:basedOn w:val="Normal"/>
    <w:next w:val="Normal"/>
    <w:link w:val="Ttulo9Car"/>
    <w:qFormat/>
    <w:rsid w:val="00BC2A40"/>
    <w:pPr>
      <w:keepNext/>
      <w:numPr>
        <w:ilvl w:val="8"/>
        <w:numId w:val="17"/>
      </w:numPr>
      <w:outlineLvl w:val="8"/>
    </w:pPr>
    <w:rPr>
      <w:rFonts w:ascii="Arial Narrow" w:eastAsiaTheme="majorEastAsia" w:hAnsi="Arial Narrow" w:cstheme="majorBid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B0A39"/>
    <w:rPr>
      <w:rFonts w:ascii="Arial Narrow" w:eastAsiaTheme="majorEastAsia" w:hAnsi="Arial Narrow" w:cstheme="majorBidi"/>
      <w:b/>
      <w:kern w:val="28"/>
      <w:sz w:val="48"/>
      <w:szCs w:val="20"/>
    </w:rPr>
  </w:style>
  <w:style w:type="character" w:customStyle="1" w:styleId="Ttulo2Car">
    <w:name w:val="Título 2 Car"/>
    <w:basedOn w:val="Fuentedeprrafopredeter"/>
    <w:link w:val="Ttulo2"/>
    <w:uiPriority w:val="9"/>
    <w:rsid w:val="003B0A39"/>
    <w:rPr>
      <w:rFonts w:ascii="Arial Narrow" w:eastAsiaTheme="majorEastAsia" w:hAnsi="Arial Narrow" w:cstheme="majorBidi"/>
      <w:b/>
      <w:sz w:val="36"/>
      <w:szCs w:val="36"/>
    </w:rPr>
  </w:style>
  <w:style w:type="character" w:customStyle="1" w:styleId="Ttulo3Car">
    <w:name w:val="Título 3 Car"/>
    <w:basedOn w:val="Fuentedeprrafopredeter"/>
    <w:link w:val="Ttulo3"/>
    <w:uiPriority w:val="9"/>
    <w:rsid w:val="005D5E10"/>
    <w:rPr>
      <w:rFonts w:ascii="Arial Narrow" w:eastAsiaTheme="majorEastAsia" w:hAnsi="Arial Narrow" w:cs="Arial"/>
      <w:b/>
      <w:color w:val="000000"/>
      <w:sz w:val="32"/>
      <w:szCs w:val="32"/>
      <w:lang w:val="es-PY"/>
    </w:rPr>
  </w:style>
  <w:style w:type="character" w:customStyle="1" w:styleId="Ttulo4Car">
    <w:name w:val="Título 4 Car"/>
    <w:basedOn w:val="Fuentedeprrafopredeter"/>
    <w:link w:val="Ttulo4"/>
    <w:uiPriority w:val="9"/>
    <w:rsid w:val="003B0A39"/>
    <w:rPr>
      <w:rFonts w:ascii="Arial Narrow" w:eastAsiaTheme="majorEastAsia" w:hAnsi="Arial Narrow" w:cstheme="majorBidi"/>
      <w:b/>
      <w:sz w:val="28"/>
      <w:szCs w:val="28"/>
    </w:rPr>
  </w:style>
  <w:style w:type="character" w:customStyle="1" w:styleId="Ttulo5Car">
    <w:name w:val="Título 5 Car"/>
    <w:basedOn w:val="Fuentedeprrafopredeter"/>
    <w:link w:val="Ttulo5"/>
    <w:rsid w:val="000939F4"/>
    <w:rPr>
      <w:rFonts w:ascii="Arial Narrow" w:eastAsiaTheme="majorEastAsia" w:hAnsi="Arial Narrow" w:cstheme="majorBidi"/>
      <w:b/>
      <w:sz w:val="26"/>
      <w:szCs w:val="20"/>
    </w:rPr>
  </w:style>
  <w:style w:type="character" w:customStyle="1" w:styleId="Ttulo6Car">
    <w:name w:val="Título 6 Car"/>
    <w:basedOn w:val="Fuentedeprrafopredeter"/>
    <w:link w:val="Ttulo6"/>
    <w:rsid w:val="003B0A39"/>
    <w:rPr>
      <w:rFonts w:ascii="Arial Narrow" w:eastAsiaTheme="majorEastAsia" w:hAnsi="Arial Narrow" w:cstheme="majorBidi"/>
      <w:b/>
      <w:i/>
      <w:sz w:val="26"/>
      <w:szCs w:val="20"/>
    </w:rPr>
  </w:style>
  <w:style w:type="character" w:customStyle="1" w:styleId="Ttulo7Car">
    <w:name w:val="Título 7 Car"/>
    <w:basedOn w:val="Fuentedeprrafopredeter"/>
    <w:link w:val="Ttulo7"/>
    <w:rsid w:val="003B0A39"/>
    <w:rPr>
      <w:rFonts w:ascii="Arial Narrow" w:eastAsiaTheme="majorEastAsia" w:hAnsi="Arial Narrow" w:cstheme="majorBidi"/>
      <w:b/>
      <w:i/>
      <w:szCs w:val="20"/>
    </w:rPr>
  </w:style>
  <w:style w:type="character" w:customStyle="1" w:styleId="Ttulo8Car">
    <w:name w:val="Título 8 Car"/>
    <w:basedOn w:val="Fuentedeprrafopredeter"/>
    <w:link w:val="Ttulo8"/>
    <w:rsid w:val="00BC2A40"/>
    <w:rPr>
      <w:rFonts w:ascii="Arial Narrow" w:eastAsiaTheme="majorEastAsia" w:hAnsi="Arial Narrow" w:cstheme="majorBidi"/>
      <w:b/>
      <w:i/>
      <w:snapToGrid w:val="0"/>
      <w:szCs w:val="20"/>
    </w:rPr>
  </w:style>
  <w:style w:type="character" w:customStyle="1" w:styleId="Ttulo9Car">
    <w:name w:val="Título 9 Car"/>
    <w:basedOn w:val="Fuentedeprrafopredeter"/>
    <w:link w:val="Ttulo9"/>
    <w:rsid w:val="00BC2A40"/>
    <w:rPr>
      <w:rFonts w:ascii="Arial Narrow" w:eastAsiaTheme="majorEastAsia" w:hAnsi="Arial Narrow" w:cstheme="majorBidi"/>
      <w:szCs w:val="20"/>
    </w:rPr>
  </w:style>
  <w:style w:type="paragraph" w:customStyle="1" w:styleId="InstructionalTextNumber">
    <w:name w:val="Instructional Text Number"/>
    <w:basedOn w:val="Normal"/>
    <w:qFormat/>
    <w:rsid w:val="003B0A39"/>
    <w:pPr>
      <w:numPr>
        <w:numId w:val="20"/>
      </w:numPr>
      <w:spacing w:before="80" w:after="240"/>
    </w:pPr>
    <w:rPr>
      <w:rFonts w:cs="Arial"/>
      <w:i/>
      <w:color w:val="0000FF"/>
      <w:sz w:val="24"/>
      <w:szCs w:val="24"/>
    </w:rPr>
  </w:style>
  <w:style w:type="paragraph" w:customStyle="1" w:styleId="BodyText10ItalicBorders">
    <w:name w:val="Body Text 10 Italic Borders"/>
    <w:basedOn w:val="Piedepgina"/>
    <w:qFormat/>
    <w:rsid w:val="003B0A39"/>
    <w:pPr>
      <w:pBdr>
        <w:bottom w:val="single" w:sz="4" w:space="4" w:color="auto"/>
      </w:pBdr>
      <w:spacing w:after="120"/>
    </w:pPr>
    <w:rPr>
      <w:rFonts w:ascii="Arial" w:hAnsi="Arial" w:cs="Arial"/>
      <w:i/>
      <w:sz w:val="20"/>
    </w:rPr>
  </w:style>
  <w:style w:type="paragraph" w:styleId="Piedepgina">
    <w:name w:val="footer"/>
    <w:link w:val="PiedepginaCar"/>
    <w:rsid w:val="003B0A39"/>
    <w:pPr>
      <w:pBdr>
        <w:top w:val="single" w:sz="4" w:space="1" w:color="000000"/>
      </w:pBdr>
      <w:tabs>
        <w:tab w:val="center" w:pos="4680"/>
        <w:tab w:val="right" w:pos="9360"/>
      </w:tabs>
      <w:spacing w:before="60" w:after="60" w:line="240" w:lineRule="auto"/>
    </w:pPr>
    <w:rPr>
      <w:rFonts w:ascii="Arial Narrow" w:eastAsia="Times New Roman" w:hAnsi="Arial Narrow" w:cs="Times New Roman"/>
      <w:sz w:val="18"/>
      <w:szCs w:val="20"/>
    </w:rPr>
  </w:style>
  <w:style w:type="character" w:customStyle="1" w:styleId="PiedepginaCar">
    <w:name w:val="Pie de página Car"/>
    <w:basedOn w:val="Fuentedeprrafopredeter"/>
    <w:link w:val="Piedepgina"/>
    <w:rsid w:val="003B0A39"/>
    <w:rPr>
      <w:rFonts w:ascii="Arial Narrow" w:eastAsia="Times New Roman" w:hAnsi="Arial Narrow" w:cs="Times New Roman"/>
      <w:sz w:val="18"/>
      <w:szCs w:val="20"/>
    </w:rPr>
  </w:style>
  <w:style w:type="paragraph" w:customStyle="1" w:styleId="BackMatterHeading">
    <w:name w:val="Back Matter Heading"/>
    <w:next w:val="Normal"/>
    <w:autoRedefine/>
    <w:rsid w:val="00372C6A"/>
    <w:pPr>
      <w:keepNext/>
      <w:pageBreakBefore/>
      <w:spacing w:after="360" w:line="240" w:lineRule="auto"/>
      <w:ind w:left="360"/>
      <w:jc w:val="center"/>
    </w:pPr>
    <w:rPr>
      <w:rFonts w:ascii="Arial Narrow" w:eastAsia="Times New Roman" w:hAnsi="Arial Narrow" w:cs="Times New Roman"/>
      <w:b/>
      <w:color w:val="000000" w:themeColor="text1"/>
      <w:sz w:val="36"/>
      <w:szCs w:val="20"/>
    </w:rPr>
  </w:style>
  <w:style w:type="paragraph" w:customStyle="1" w:styleId="Figure">
    <w:name w:val="Figure"/>
    <w:next w:val="Normal"/>
    <w:rsid w:val="00602E66"/>
    <w:pPr>
      <w:keepNext/>
      <w:keepLines/>
      <w:spacing w:before="120" w:after="0" w:line="240" w:lineRule="auto"/>
    </w:pPr>
    <w:rPr>
      <w:rFonts w:ascii="Arial" w:eastAsia="Times New Roman" w:hAnsi="Arial" w:cs="Times New Roman"/>
      <w:sz w:val="24"/>
      <w:szCs w:val="20"/>
    </w:rPr>
  </w:style>
  <w:style w:type="paragraph" w:customStyle="1" w:styleId="FrontMatterHeader">
    <w:name w:val="Front Matter Header"/>
    <w:next w:val="Normal"/>
    <w:autoRedefine/>
    <w:rsid w:val="003B0A39"/>
    <w:pPr>
      <w:keepNext/>
      <w:spacing w:after="360" w:line="240" w:lineRule="auto"/>
      <w:jc w:val="center"/>
      <w:outlineLvl w:val="0"/>
    </w:pPr>
    <w:rPr>
      <w:rFonts w:ascii="Arial Narrow" w:eastAsia="Times New Roman" w:hAnsi="Arial Narrow" w:cs="Times New Roman"/>
      <w:b/>
      <w:sz w:val="36"/>
      <w:szCs w:val="20"/>
    </w:rPr>
  </w:style>
  <w:style w:type="paragraph" w:styleId="Encabezado">
    <w:name w:val="header"/>
    <w:basedOn w:val="Normal"/>
    <w:link w:val="EncabezadoCar"/>
    <w:unhideWhenUsed/>
    <w:rsid w:val="003B0A39"/>
    <w:pPr>
      <w:pBdr>
        <w:bottom w:val="single" w:sz="4" w:space="1" w:color="000000"/>
      </w:pBdr>
      <w:tabs>
        <w:tab w:val="right" w:pos="9360"/>
      </w:tabs>
      <w:spacing w:after="0"/>
    </w:pPr>
    <w:rPr>
      <w:rFonts w:ascii="Arial Narrow" w:hAnsi="Arial Narrow"/>
      <w:sz w:val="18"/>
    </w:rPr>
  </w:style>
  <w:style w:type="character" w:customStyle="1" w:styleId="EncabezadoCar">
    <w:name w:val="Encabezado Car"/>
    <w:basedOn w:val="Fuentedeprrafopredeter"/>
    <w:link w:val="Encabezado"/>
    <w:rsid w:val="003B0A39"/>
    <w:rPr>
      <w:rFonts w:ascii="Arial Narrow" w:eastAsia="Times New Roman" w:hAnsi="Arial Narrow" w:cs="Times New Roman"/>
      <w:sz w:val="18"/>
      <w:szCs w:val="20"/>
    </w:rPr>
  </w:style>
  <w:style w:type="paragraph" w:customStyle="1" w:styleId="InstructionalText">
    <w:name w:val="Instructional Text"/>
    <w:basedOn w:val="Textoindependiente"/>
    <w:next w:val="Textoindependiente"/>
    <w:link w:val="InstructionalTextChar"/>
    <w:qFormat/>
    <w:rsid w:val="003B0A39"/>
    <w:rPr>
      <w:i/>
      <w:color w:val="0000FF"/>
      <w:sz w:val="24"/>
      <w:lang w:eastAsia="ar-SA"/>
    </w:rPr>
  </w:style>
  <w:style w:type="paragraph" w:styleId="Textoindependiente">
    <w:name w:val="Body Text"/>
    <w:basedOn w:val="Normal"/>
    <w:link w:val="TextoindependienteCar"/>
    <w:uiPriority w:val="99"/>
    <w:rsid w:val="00672331"/>
  </w:style>
  <w:style w:type="character" w:customStyle="1" w:styleId="TextoindependienteCar">
    <w:name w:val="Texto independiente Car"/>
    <w:basedOn w:val="Fuentedeprrafopredeter"/>
    <w:link w:val="Textoindependiente"/>
    <w:uiPriority w:val="99"/>
    <w:rsid w:val="00672331"/>
    <w:rPr>
      <w:rFonts w:ascii="Arial" w:eastAsia="Times New Roman" w:hAnsi="Arial" w:cs="Times New Roman"/>
      <w:szCs w:val="20"/>
    </w:rPr>
  </w:style>
  <w:style w:type="character" w:customStyle="1" w:styleId="InstructionalTextChar">
    <w:name w:val="Instructional Text Char"/>
    <w:basedOn w:val="TextoindependienteCar"/>
    <w:link w:val="InstructionalText"/>
    <w:rsid w:val="003B0A39"/>
    <w:rPr>
      <w:rFonts w:ascii="Arial" w:eastAsia="Times New Roman" w:hAnsi="Arial" w:cs="Times New Roman"/>
      <w:i/>
      <w:color w:val="0000FF"/>
      <w:sz w:val="24"/>
      <w:szCs w:val="20"/>
      <w:lang w:eastAsia="ar-SA"/>
    </w:rPr>
  </w:style>
  <w:style w:type="paragraph" w:styleId="TDC1">
    <w:name w:val="toc 1"/>
    <w:next w:val="Normal"/>
    <w:autoRedefine/>
    <w:uiPriority w:val="39"/>
    <w:rsid w:val="003B0A39"/>
    <w:pPr>
      <w:tabs>
        <w:tab w:val="left" w:pos="360"/>
        <w:tab w:val="right" w:leader="dot" w:pos="9360"/>
      </w:tabs>
      <w:spacing w:before="200" w:after="120" w:line="240" w:lineRule="auto"/>
      <w:ind w:left="360" w:hanging="360"/>
    </w:pPr>
    <w:rPr>
      <w:rFonts w:ascii="Arial" w:eastAsia="Times New Roman" w:hAnsi="Arial" w:cs="Times New Roman"/>
      <w:b/>
      <w:noProof/>
      <w:sz w:val="24"/>
      <w:szCs w:val="20"/>
    </w:rPr>
  </w:style>
  <w:style w:type="paragraph" w:styleId="TDC2">
    <w:name w:val="toc 2"/>
    <w:next w:val="Normal"/>
    <w:autoRedefine/>
    <w:uiPriority w:val="39"/>
    <w:rsid w:val="003B0A39"/>
    <w:pPr>
      <w:tabs>
        <w:tab w:val="left" w:pos="1080"/>
        <w:tab w:val="right" w:leader="dot" w:pos="9360"/>
      </w:tabs>
      <w:spacing w:after="0" w:line="240" w:lineRule="auto"/>
      <w:ind w:left="965" w:hanging="720"/>
    </w:pPr>
    <w:rPr>
      <w:rFonts w:ascii="Arial" w:eastAsia="Times New Roman" w:hAnsi="Arial" w:cs="Times New Roman"/>
      <w:noProof/>
      <w:sz w:val="24"/>
      <w:szCs w:val="20"/>
    </w:rPr>
  </w:style>
  <w:style w:type="paragraph" w:styleId="TDC3">
    <w:name w:val="toc 3"/>
    <w:next w:val="Normal"/>
    <w:autoRedefine/>
    <w:uiPriority w:val="39"/>
    <w:rsid w:val="003B0A39"/>
    <w:pPr>
      <w:tabs>
        <w:tab w:val="left" w:pos="1980"/>
        <w:tab w:val="right" w:leader="dot" w:pos="9360"/>
      </w:tabs>
      <w:spacing w:after="0" w:line="240" w:lineRule="auto"/>
      <w:ind w:left="1382" w:hanging="907"/>
    </w:pPr>
    <w:rPr>
      <w:rFonts w:ascii="Arial" w:eastAsia="Times New Roman" w:hAnsi="Arial" w:cs="Times New Roman"/>
      <w:sz w:val="24"/>
      <w:szCs w:val="20"/>
    </w:rPr>
  </w:style>
  <w:style w:type="paragraph" w:styleId="Descripcin">
    <w:name w:val="caption"/>
    <w:basedOn w:val="Normal"/>
    <w:next w:val="Normal"/>
    <w:link w:val="DescripcinCar"/>
    <w:uiPriority w:val="35"/>
    <w:qFormat/>
    <w:rsid w:val="003B0A39"/>
    <w:pPr>
      <w:keepNext/>
      <w:spacing w:after="60"/>
    </w:pPr>
    <w:rPr>
      <w:rFonts w:ascii="Arial Narrow" w:hAnsi="Arial Narrow"/>
      <w:b/>
      <w:bCs/>
      <w:sz w:val="20"/>
    </w:rPr>
  </w:style>
  <w:style w:type="character" w:customStyle="1" w:styleId="DescripcinCar">
    <w:name w:val="Descripción Car"/>
    <w:link w:val="Descripcin"/>
    <w:uiPriority w:val="35"/>
    <w:locked/>
    <w:rsid w:val="003B0A39"/>
    <w:rPr>
      <w:rFonts w:ascii="Arial Narrow" w:eastAsia="Times New Roman" w:hAnsi="Arial Narrow" w:cs="Times New Roman"/>
      <w:b/>
      <w:bCs/>
      <w:sz w:val="20"/>
      <w:szCs w:val="20"/>
    </w:rPr>
  </w:style>
  <w:style w:type="paragraph" w:styleId="Tabladeilustraciones">
    <w:name w:val="table of figures"/>
    <w:basedOn w:val="TDC1"/>
    <w:next w:val="Normal"/>
    <w:autoRedefine/>
    <w:uiPriority w:val="99"/>
    <w:rsid w:val="003B0A39"/>
    <w:rPr>
      <w:b w:val="0"/>
    </w:rPr>
  </w:style>
  <w:style w:type="table" w:styleId="Tablaconcuadrcula">
    <w:name w:val="Table Grid"/>
    <w:basedOn w:val="Tablanormal"/>
    <w:rsid w:val="003B0A3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B7E95"/>
    <w:rPr>
      <w:rFonts w:ascii="Arial" w:hAnsi="Arial"/>
      <w:color w:val="0000FF" w:themeColor="hyperlink"/>
      <w:sz w:val="24"/>
      <w:u w:val="single"/>
    </w:rPr>
  </w:style>
  <w:style w:type="paragraph" w:customStyle="1" w:styleId="BodyTextBold">
    <w:name w:val="Body Text Bold"/>
    <w:basedOn w:val="Textoindependiente"/>
    <w:next w:val="Textoindependiente"/>
    <w:link w:val="BodyTextBoldChar"/>
    <w:uiPriority w:val="99"/>
    <w:rsid w:val="003B0A39"/>
    <w:rPr>
      <w:b/>
      <w:bCs/>
    </w:rPr>
  </w:style>
  <w:style w:type="character" w:customStyle="1" w:styleId="BodyTextBoldChar">
    <w:name w:val="Body Text Bold Char"/>
    <w:basedOn w:val="TextoindependienteCar"/>
    <w:link w:val="BodyTextBold"/>
    <w:uiPriority w:val="99"/>
    <w:locked/>
    <w:rsid w:val="003B0A39"/>
    <w:rPr>
      <w:rFonts w:ascii="Arial" w:eastAsia="Times New Roman" w:hAnsi="Arial" w:cs="Times New Roman"/>
      <w:b/>
      <w:bCs/>
      <w:szCs w:val="20"/>
    </w:rPr>
  </w:style>
  <w:style w:type="paragraph" w:customStyle="1" w:styleId="CoverProjectName">
    <w:name w:val="Cover Project Name"/>
    <w:basedOn w:val="Normal"/>
    <w:rsid w:val="003B0A39"/>
    <w:pPr>
      <w:pBdr>
        <w:bottom w:val="single" w:sz="4" w:space="1" w:color="auto"/>
      </w:pBdr>
      <w:spacing w:before="2000" w:after="240"/>
      <w:jc w:val="right"/>
    </w:pPr>
    <w:rPr>
      <w:rFonts w:ascii="Arial Narrow" w:hAnsi="Arial Narrow"/>
      <w:b/>
      <w:bCs/>
      <w:color w:val="0070C0"/>
      <w:sz w:val="48"/>
    </w:rPr>
  </w:style>
  <w:style w:type="paragraph" w:customStyle="1" w:styleId="CoverText">
    <w:name w:val="Cover Text"/>
    <w:basedOn w:val="Normal"/>
    <w:link w:val="CoverTextChar"/>
    <w:rsid w:val="003B0A39"/>
    <w:pPr>
      <w:jc w:val="right"/>
    </w:pPr>
    <w:rPr>
      <w:rFonts w:ascii="Arial Narrow" w:hAnsi="Arial Narrow"/>
      <w:b/>
      <w:bCs/>
      <w:sz w:val="32"/>
    </w:rPr>
  </w:style>
  <w:style w:type="paragraph" w:customStyle="1" w:styleId="HeaderRight">
    <w:name w:val="Header Right"/>
    <w:link w:val="HeaderRightChar"/>
    <w:uiPriority w:val="99"/>
    <w:rsid w:val="003B0A39"/>
    <w:pPr>
      <w:spacing w:before="120" w:after="0" w:line="240" w:lineRule="auto"/>
      <w:jc w:val="right"/>
    </w:pPr>
    <w:rPr>
      <w:rFonts w:ascii="Arial Narrow" w:eastAsia="Times New Roman" w:hAnsi="Arial Narrow" w:cs="Times New Roman"/>
      <w:color w:val="000000" w:themeColor="text1"/>
      <w:sz w:val="18"/>
      <w:szCs w:val="24"/>
    </w:rPr>
  </w:style>
  <w:style w:type="character" w:customStyle="1" w:styleId="HeaderRightChar">
    <w:name w:val="Header Right Char"/>
    <w:basedOn w:val="Fuentedeprrafopredeter"/>
    <w:link w:val="HeaderRight"/>
    <w:uiPriority w:val="99"/>
    <w:rsid w:val="003B0A39"/>
    <w:rPr>
      <w:rFonts w:ascii="Arial Narrow" w:eastAsia="Times New Roman" w:hAnsi="Arial Narrow" w:cs="Times New Roman"/>
      <w:color w:val="000000" w:themeColor="text1"/>
      <w:sz w:val="18"/>
      <w:szCs w:val="24"/>
    </w:rPr>
  </w:style>
  <w:style w:type="character" w:customStyle="1" w:styleId="Hyperlink10">
    <w:name w:val="Hyperlink 10"/>
    <w:basedOn w:val="Hipervnculo"/>
    <w:uiPriority w:val="99"/>
    <w:rsid w:val="003B0A39"/>
    <w:rPr>
      <w:rFonts w:ascii="Arial" w:hAnsi="Arial" w:cs="Arial"/>
      <w:color w:val="0000FF"/>
      <w:sz w:val="20"/>
      <w:szCs w:val="22"/>
      <w:u w:val="single"/>
    </w:rPr>
  </w:style>
  <w:style w:type="paragraph" w:customStyle="1" w:styleId="InstructionalTextBullet">
    <w:name w:val="Instructional Text Bullet"/>
    <w:basedOn w:val="BodyTextBullet"/>
    <w:qFormat/>
    <w:rsid w:val="003B0A39"/>
    <w:pPr>
      <w:numPr>
        <w:numId w:val="18"/>
      </w:numPr>
      <w:spacing w:after="60"/>
    </w:pPr>
    <w:rPr>
      <w:i/>
      <w:color w:val="0000FF"/>
      <w:sz w:val="24"/>
      <w:szCs w:val="24"/>
    </w:rPr>
  </w:style>
  <w:style w:type="paragraph" w:customStyle="1" w:styleId="ParagraphSpacer10">
    <w:name w:val="Paragraph Spacer 10"/>
    <w:next w:val="Textoindependiente"/>
    <w:uiPriority w:val="99"/>
    <w:rsid w:val="003B0A39"/>
    <w:pPr>
      <w:spacing w:after="0" w:line="240" w:lineRule="auto"/>
    </w:pPr>
    <w:rPr>
      <w:rFonts w:ascii="Arial" w:eastAsia="Times New Roman" w:hAnsi="Arial" w:cs="Times New Roman"/>
      <w:sz w:val="20"/>
      <w:szCs w:val="24"/>
    </w:rPr>
  </w:style>
  <w:style w:type="paragraph" w:customStyle="1" w:styleId="SignatureText">
    <w:name w:val="Signature Text"/>
    <w:basedOn w:val="Normal"/>
    <w:link w:val="SignatureTextChar"/>
    <w:qFormat/>
    <w:rsid w:val="003B0A39"/>
    <w:pPr>
      <w:pBdr>
        <w:top w:val="dashed" w:sz="4" w:space="1" w:color="auto"/>
      </w:pBdr>
      <w:spacing w:before="480" w:after="0"/>
    </w:pPr>
    <w:rPr>
      <w:sz w:val="20"/>
    </w:rPr>
  </w:style>
  <w:style w:type="character" w:customStyle="1" w:styleId="SignatureTextChar">
    <w:name w:val="Signature Text Char"/>
    <w:basedOn w:val="Fuentedeprrafopredeter"/>
    <w:link w:val="SignatureText"/>
    <w:rsid w:val="003B0A39"/>
    <w:rPr>
      <w:rFonts w:ascii="Arial" w:eastAsia="Times New Roman" w:hAnsi="Arial" w:cs="Times New Roman"/>
      <w:sz w:val="20"/>
      <w:szCs w:val="20"/>
    </w:rPr>
  </w:style>
  <w:style w:type="paragraph" w:customStyle="1" w:styleId="TableText10">
    <w:name w:val="Table Text 10"/>
    <w:basedOn w:val="Normal"/>
    <w:link w:val="TableText10Char"/>
    <w:rsid w:val="003B0A39"/>
    <w:pPr>
      <w:spacing w:before="20"/>
    </w:pPr>
    <w:rPr>
      <w:sz w:val="20"/>
    </w:rPr>
  </w:style>
  <w:style w:type="character" w:customStyle="1" w:styleId="TableText10Char">
    <w:name w:val="Table Text 10 Char"/>
    <w:basedOn w:val="Fuentedeprrafopredeter"/>
    <w:link w:val="TableText10"/>
    <w:locked/>
    <w:rsid w:val="003B0A39"/>
    <w:rPr>
      <w:rFonts w:ascii="Arial" w:eastAsia="Times New Roman" w:hAnsi="Arial" w:cs="Times New Roman"/>
      <w:sz w:val="20"/>
      <w:szCs w:val="20"/>
    </w:rPr>
  </w:style>
  <w:style w:type="paragraph" w:customStyle="1" w:styleId="TableText10HeaderCenter">
    <w:name w:val="Table Text 10 Header Center"/>
    <w:basedOn w:val="Normal"/>
    <w:link w:val="TableText10HeaderCenterChar"/>
    <w:uiPriority w:val="99"/>
    <w:rsid w:val="003B0A39"/>
    <w:pPr>
      <w:keepNext/>
      <w:spacing w:before="0"/>
      <w:jc w:val="center"/>
    </w:pPr>
    <w:rPr>
      <w:b/>
      <w:color w:val="FFFFFF" w:themeColor="background1"/>
      <w:sz w:val="20"/>
      <w:szCs w:val="24"/>
    </w:rPr>
  </w:style>
  <w:style w:type="character" w:customStyle="1" w:styleId="TableText10HeaderCenterChar">
    <w:name w:val="Table Text 10 Header Center Char"/>
    <w:basedOn w:val="Fuentedeprrafopredeter"/>
    <w:link w:val="TableText10HeaderCenter"/>
    <w:uiPriority w:val="99"/>
    <w:locked/>
    <w:rsid w:val="003B0A39"/>
    <w:rPr>
      <w:rFonts w:ascii="Arial" w:eastAsia="Times New Roman" w:hAnsi="Arial" w:cs="Times New Roman"/>
      <w:b/>
      <w:color w:val="FFFFFF" w:themeColor="background1"/>
      <w:sz w:val="20"/>
      <w:szCs w:val="24"/>
    </w:rPr>
  </w:style>
  <w:style w:type="paragraph" w:customStyle="1" w:styleId="TableText10Italic">
    <w:name w:val="Table Text 10 Italic"/>
    <w:basedOn w:val="TableText10"/>
    <w:link w:val="TableText10ItalicChar"/>
    <w:uiPriority w:val="99"/>
    <w:rsid w:val="003B0A39"/>
    <w:rPr>
      <w:i/>
      <w:iCs/>
    </w:rPr>
  </w:style>
  <w:style w:type="character" w:customStyle="1" w:styleId="TableText10ItalicChar">
    <w:name w:val="Table Text 10 Italic Char"/>
    <w:basedOn w:val="TableText10Char"/>
    <w:link w:val="TableText10Italic"/>
    <w:uiPriority w:val="99"/>
    <w:locked/>
    <w:rsid w:val="003B0A39"/>
    <w:rPr>
      <w:rFonts w:ascii="Arial" w:eastAsia="Times New Roman" w:hAnsi="Arial" w:cs="Times New Roman"/>
      <w:i/>
      <w:iCs/>
      <w:sz w:val="20"/>
      <w:szCs w:val="20"/>
    </w:rPr>
  </w:style>
  <w:style w:type="paragraph" w:customStyle="1" w:styleId="CoverTextDate">
    <w:name w:val="Cover Text Date"/>
    <w:basedOn w:val="CoverText"/>
    <w:link w:val="CoverTextDateChar"/>
    <w:qFormat/>
    <w:rsid w:val="003B0A39"/>
    <w:pPr>
      <w:spacing w:after="4100"/>
    </w:pPr>
  </w:style>
  <w:style w:type="character" w:customStyle="1" w:styleId="CoverTextChar">
    <w:name w:val="Cover Text Char"/>
    <w:basedOn w:val="Fuentedeprrafopredeter"/>
    <w:link w:val="CoverText"/>
    <w:rsid w:val="003B0A39"/>
    <w:rPr>
      <w:rFonts w:ascii="Arial Narrow" w:eastAsia="Times New Roman" w:hAnsi="Arial Narrow" w:cs="Times New Roman"/>
      <w:b/>
      <w:bCs/>
      <w:sz w:val="32"/>
      <w:szCs w:val="20"/>
    </w:rPr>
  </w:style>
  <w:style w:type="character" w:customStyle="1" w:styleId="CoverTextDateChar">
    <w:name w:val="Cover Text Date Char"/>
    <w:basedOn w:val="CoverTextChar"/>
    <w:link w:val="CoverTextDate"/>
    <w:rsid w:val="003B0A39"/>
    <w:rPr>
      <w:rFonts w:ascii="Arial Narrow" w:eastAsia="Times New Roman" w:hAnsi="Arial Narrow" w:cs="Times New Roman"/>
      <w:b/>
      <w:bCs/>
      <w:sz w:val="32"/>
      <w:szCs w:val="20"/>
    </w:rPr>
  </w:style>
  <w:style w:type="paragraph" w:styleId="Textodeglobo">
    <w:name w:val="Balloon Text"/>
    <w:basedOn w:val="Normal"/>
    <w:link w:val="TextodegloboCar"/>
    <w:uiPriority w:val="99"/>
    <w:semiHidden/>
    <w:unhideWhenUsed/>
    <w:rsid w:val="003B0A39"/>
    <w:pPr>
      <w:spacing w:before="0"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B0A39"/>
    <w:rPr>
      <w:rFonts w:ascii="Tahoma" w:eastAsia="Times New Roman" w:hAnsi="Tahoma" w:cs="Tahoma"/>
      <w:sz w:val="16"/>
      <w:szCs w:val="16"/>
    </w:rPr>
  </w:style>
  <w:style w:type="paragraph" w:customStyle="1" w:styleId="Appendix">
    <w:name w:val="Appendix"/>
    <w:next w:val="Textoindependiente"/>
    <w:uiPriority w:val="99"/>
    <w:rsid w:val="003B0A39"/>
    <w:pPr>
      <w:keepNext/>
      <w:pageBreakBefore/>
      <w:tabs>
        <w:tab w:val="num" w:pos="1800"/>
      </w:tabs>
      <w:spacing w:before="120" w:after="240" w:line="240" w:lineRule="auto"/>
      <w:outlineLvl w:val="0"/>
    </w:pPr>
    <w:rPr>
      <w:rFonts w:ascii="Arial Narrow" w:eastAsia="Times New Roman" w:hAnsi="Arial Narrow" w:cs="Times New Roman"/>
      <w:b/>
      <w:color w:val="003366"/>
      <w:kern w:val="28"/>
      <w:sz w:val="32"/>
      <w:szCs w:val="24"/>
    </w:rPr>
  </w:style>
  <w:style w:type="paragraph" w:customStyle="1" w:styleId="AppendixA">
    <w:name w:val="Appendix A"/>
    <w:next w:val="Textoindependiente"/>
    <w:uiPriority w:val="99"/>
    <w:rsid w:val="003B0A39"/>
    <w:pPr>
      <w:keepNext/>
      <w:numPr>
        <w:numId w:val="1"/>
      </w:numPr>
      <w:tabs>
        <w:tab w:val="left" w:pos="864"/>
      </w:tabs>
      <w:spacing w:before="240" w:after="120" w:line="240" w:lineRule="auto"/>
    </w:pPr>
    <w:rPr>
      <w:rFonts w:ascii="Arial Narrow" w:eastAsia="Times New Roman" w:hAnsi="Arial Narrow" w:cs="Arial"/>
      <w:b/>
      <w:bCs/>
      <w:iCs/>
      <w:color w:val="003366"/>
      <w:sz w:val="28"/>
      <w:szCs w:val="28"/>
    </w:rPr>
  </w:style>
  <w:style w:type="paragraph" w:customStyle="1" w:styleId="AppendixB">
    <w:name w:val="Appendix B"/>
    <w:next w:val="Textoindependiente"/>
    <w:uiPriority w:val="99"/>
    <w:rsid w:val="003B0A39"/>
    <w:pPr>
      <w:keepNext/>
      <w:numPr>
        <w:numId w:val="2"/>
      </w:numPr>
      <w:spacing w:before="240" w:after="120" w:line="240" w:lineRule="auto"/>
    </w:pPr>
    <w:rPr>
      <w:rFonts w:ascii="Arial Narrow" w:eastAsia="Times New Roman" w:hAnsi="Arial Narrow" w:cs="Arial"/>
      <w:b/>
      <w:bCs/>
      <w:iCs/>
      <w:color w:val="003366"/>
      <w:sz w:val="28"/>
      <w:szCs w:val="28"/>
    </w:rPr>
  </w:style>
  <w:style w:type="paragraph" w:customStyle="1" w:styleId="AppendixC">
    <w:name w:val="Appendix C"/>
    <w:next w:val="Textoindependiente"/>
    <w:uiPriority w:val="99"/>
    <w:rsid w:val="00372C6A"/>
    <w:pPr>
      <w:keepNext/>
      <w:numPr>
        <w:numId w:val="3"/>
      </w:numPr>
      <w:tabs>
        <w:tab w:val="left" w:pos="864"/>
      </w:tabs>
      <w:spacing w:before="240" w:after="120" w:line="240" w:lineRule="auto"/>
      <w:ind w:left="360"/>
    </w:pPr>
    <w:rPr>
      <w:rFonts w:ascii="Arial Narrow" w:eastAsia="Times New Roman" w:hAnsi="Arial Narrow" w:cs="Arial"/>
      <w:b/>
      <w:bCs/>
      <w:iCs/>
      <w:color w:val="003366"/>
      <w:sz w:val="28"/>
      <w:szCs w:val="28"/>
    </w:rPr>
  </w:style>
  <w:style w:type="paragraph" w:customStyle="1" w:styleId="AppendixD">
    <w:name w:val="Appendix D"/>
    <w:next w:val="Textoindependiente"/>
    <w:uiPriority w:val="99"/>
    <w:rsid w:val="003B0A39"/>
    <w:pPr>
      <w:keepNext/>
      <w:numPr>
        <w:numId w:val="4"/>
      </w:numPr>
      <w:spacing w:before="240" w:after="120" w:line="240" w:lineRule="auto"/>
    </w:pPr>
    <w:rPr>
      <w:rFonts w:ascii="Arial Narrow" w:eastAsia="Times New Roman" w:hAnsi="Arial Narrow" w:cs="Arial"/>
      <w:b/>
      <w:bCs/>
      <w:iCs/>
      <w:color w:val="003366"/>
      <w:sz w:val="28"/>
      <w:szCs w:val="28"/>
    </w:rPr>
  </w:style>
  <w:style w:type="paragraph" w:customStyle="1" w:styleId="AppendixE">
    <w:name w:val="Appendix E"/>
    <w:next w:val="Textoindependiente"/>
    <w:uiPriority w:val="99"/>
    <w:rsid w:val="003B0A39"/>
    <w:pPr>
      <w:keepNext/>
      <w:numPr>
        <w:numId w:val="5"/>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AppendixF">
    <w:name w:val="Appendix F"/>
    <w:next w:val="Textoindependiente"/>
    <w:uiPriority w:val="99"/>
    <w:rsid w:val="00372C6A"/>
    <w:pPr>
      <w:keepNext/>
      <w:numPr>
        <w:numId w:val="6"/>
      </w:numPr>
      <w:tabs>
        <w:tab w:val="left" w:pos="1440"/>
      </w:tabs>
      <w:spacing w:before="240" w:after="120" w:line="240" w:lineRule="auto"/>
    </w:pPr>
    <w:rPr>
      <w:rFonts w:ascii="Arial Narrow" w:eastAsia="Times New Roman" w:hAnsi="Arial Narrow" w:cs="Times New Roman"/>
      <w:b/>
      <w:bCs/>
      <w:iCs/>
      <w:color w:val="1F497D"/>
      <w:sz w:val="28"/>
      <w:szCs w:val="28"/>
      <w:lang w:eastAsia="ar-SA"/>
    </w:rPr>
  </w:style>
  <w:style w:type="paragraph" w:customStyle="1" w:styleId="AppendixG">
    <w:name w:val="Appendix G"/>
    <w:next w:val="Textoindependiente"/>
    <w:uiPriority w:val="99"/>
    <w:rsid w:val="003B0A39"/>
    <w:pPr>
      <w:keepNext/>
      <w:numPr>
        <w:numId w:val="7"/>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AppendixH">
    <w:name w:val="Appendix H"/>
    <w:next w:val="Textoindependiente"/>
    <w:uiPriority w:val="99"/>
    <w:rsid w:val="003B0A39"/>
    <w:pPr>
      <w:keepNext/>
      <w:numPr>
        <w:numId w:val="8"/>
      </w:numPr>
      <w:tabs>
        <w:tab w:val="left" w:pos="864"/>
      </w:tabs>
      <w:spacing w:before="240" w:after="120" w:line="240" w:lineRule="auto"/>
    </w:pPr>
    <w:rPr>
      <w:rFonts w:ascii="Arial Narrow" w:eastAsia="Times New Roman" w:hAnsi="Arial Narrow" w:cs="Arial"/>
      <w:b/>
      <w:bCs/>
      <w:iCs/>
      <w:color w:val="003366"/>
      <w:sz w:val="28"/>
      <w:szCs w:val="28"/>
      <w:lang w:eastAsia="ar-SA"/>
    </w:rPr>
  </w:style>
  <w:style w:type="paragraph" w:customStyle="1" w:styleId="AppendixI">
    <w:name w:val="Appendix I"/>
    <w:next w:val="Textoindependiente"/>
    <w:uiPriority w:val="99"/>
    <w:rsid w:val="003B0A39"/>
    <w:pPr>
      <w:keepNext/>
      <w:numPr>
        <w:numId w:val="9"/>
      </w:numPr>
      <w:tabs>
        <w:tab w:val="left" w:pos="864"/>
      </w:tabs>
      <w:spacing w:before="240" w:after="120" w:line="240" w:lineRule="auto"/>
    </w:pPr>
    <w:rPr>
      <w:rFonts w:ascii="Arial Narrow" w:eastAsia="Times New Roman" w:hAnsi="Arial Narrow" w:cs="Times New Roman"/>
      <w:b/>
      <w:bCs/>
      <w:iCs/>
      <w:color w:val="003366"/>
      <w:sz w:val="28"/>
      <w:szCs w:val="28"/>
      <w:lang w:eastAsia="ar-SA"/>
    </w:rPr>
  </w:style>
  <w:style w:type="paragraph" w:customStyle="1" w:styleId="BodyText10">
    <w:name w:val="Body Text 10"/>
    <w:link w:val="BodyText10Char"/>
    <w:uiPriority w:val="99"/>
    <w:rsid w:val="003B0A39"/>
    <w:pPr>
      <w:spacing w:after="120" w:line="240" w:lineRule="auto"/>
    </w:pPr>
    <w:rPr>
      <w:rFonts w:ascii="Arial" w:eastAsia="Times New Roman" w:hAnsi="Arial" w:cs="Times New Roman"/>
      <w:sz w:val="20"/>
      <w:szCs w:val="24"/>
    </w:rPr>
  </w:style>
  <w:style w:type="character" w:customStyle="1" w:styleId="BodyText10Char">
    <w:name w:val="Body Text 10 Char"/>
    <w:basedOn w:val="Fuentedeprrafopredeter"/>
    <w:link w:val="BodyText10"/>
    <w:uiPriority w:val="99"/>
    <w:locked/>
    <w:rsid w:val="003B0A39"/>
    <w:rPr>
      <w:rFonts w:ascii="Arial" w:eastAsia="Times New Roman" w:hAnsi="Arial" w:cs="Times New Roman"/>
      <w:sz w:val="20"/>
      <w:szCs w:val="24"/>
    </w:rPr>
  </w:style>
  <w:style w:type="paragraph" w:customStyle="1" w:styleId="BodyText10Bold">
    <w:name w:val="Body Text 10 Bold"/>
    <w:basedOn w:val="BodyText10"/>
    <w:next w:val="BodyText10"/>
    <w:link w:val="BodyText10BoldCharChar"/>
    <w:uiPriority w:val="99"/>
    <w:rsid w:val="003B0A39"/>
    <w:rPr>
      <w:b/>
      <w:bCs/>
    </w:rPr>
  </w:style>
  <w:style w:type="character" w:customStyle="1" w:styleId="BodyText10BoldCharChar">
    <w:name w:val="Body Text 10 Bold Char Char"/>
    <w:basedOn w:val="Fuentedeprrafopredeter"/>
    <w:link w:val="BodyText10Bold"/>
    <w:uiPriority w:val="99"/>
    <w:locked/>
    <w:rsid w:val="003B0A39"/>
    <w:rPr>
      <w:rFonts w:ascii="Arial" w:eastAsia="Times New Roman" w:hAnsi="Arial" w:cs="Times New Roman"/>
      <w:b/>
      <w:bCs/>
      <w:sz w:val="20"/>
      <w:szCs w:val="24"/>
    </w:rPr>
  </w:style>
  <w:style w:type="paragraph" w:customStyle="1" w:styleId="BodyText10BoldCenter">
    <w:name w:val="Body Text 10 Bold Center"/>
    <w:basedOn w:val="BodyText10"/>
    <w:next w:val="BodyText10"/>
    <w:link w:val="BodyText10BoldCenterChar"/>
    <w:uiPriority w:val="99"/>
    <w:rsid w:val="003B0A39"/>
    <w:pPr>
      <w:jc w:val="center"/>
    </w:pPr>
    <w:rPr>
      <w:b/>
      <w:bCs/>
      <w:sz w:val="22"/>
    </w:rPr>
  </w:style>
  <w:style w:type="character" w:customStyle="1" w:styleId="BodyText10BoldCenterChar">
    <w:name w:val="Body Text 10 Bold Center Char"/>
    <w:basedOn w:val="TextoindependienteCar"/>
    <w:link w:val="BodyText10BoldCenter"/>
    <w:uiPriority w:val="99"/>
    <w:rsid w:val="003B0A39"/>
    <w:rPr>
      <w:rFonts w:ascii="Arial" w:eastAsia="Times New Roman" w:hAnsi="Arial" w:cs="Times New Roman"/>
      <w:b/>
      <w:bCs/>
      <w:szCs w:val="24"/>
    </w:rPr>
  </w:style>
  <w:style w:type="paragraph" w:customStyle="1" w:styleId="BodyText10Bullet">
    <w:name w:val="Body Text 10 Bullet"/>
    <w:basedOn w:val="BodyText10"/>
    <w:link w:val="BodyText10BulletChar"/>
    <w:uiPriority w:val="99"/>
    <w:rsid w:val="003B0A39"/>
    <w:pPr>
      <w:numPr>
        <w:numId w:val="10"/>
      </w:numPr>
    </w:pPr>
  </w:style>
  <w:style w:type="character" w:customStyle="1" w:styleId="BodyText10BulletChar">
    <w:name w:val="Body Text 10 Bullet Char"/>
    <w:basedOn w:val="Fuentedeprrafopredeter"/>
    <w:link w:val="BodyText10Bullet"/>
    <w:uiPriority w:val="99"/>
    <w:locked/>
    <w:rsid w:val="003B0A39"/>
    <w:rPr>
      <w:rFonts w:ascii="Arial" w:eastAsia="Times New Roman" w:hAnsi="Arial" w:cs="Times New Roman"/>
      <w:sz w:val="20"/>
      <w:szCs w:val="24"/>
    </w:rPr>
  </w:style>
  <w:style w:type="paragraph" w:customStyle="1" w:styleId="BodyText10Caps">
    <w:name w:val="Body Text 10 Caps"/>
    <w:basedOn w:val="BodyText10"/>
    <w:link w:val="BodyText10CapsChar"/>
    <w:qFormat/>
    <w:rsid w:val="003B0A39"/>
    <w:rPr>
      <w:caps/>
    </w:rPr>
  </w:style>
  <w:style w:type="character" w:customStyle="1" w:styleId="BodyText10CapsChar">
    <w:name w:val="Body Text 10 Caps Char"/>
    <w:basedOn w:val="BodyText10Char"/>
    <w:link w:val="BodyText10Caps"/>
    <w:rsid w:val="003B0A39"/>
    <w:rPr>
      <w:rFonts w:ascii="Arial" w:eastAsia="Times New Roman" w:hAnsi="Arial" w:cs="Times New Roman"/>
      <w:caps/>
      <w:sz w:val="20"/>
      <w:szCs w:val="24"/>
    </w:rPr>
  </w:style>
  <w:style w:type="paragraph" w:customStyle="1" w:styleId="BodyText10Center">
    <w:name w:val="Body Text 10 Center"/>
    <w:basedOn w:val="BodyText10"/>
    <w:next w:val="BodyText10"/>
    <w:link w:val="BodyText10CenterChar"/>
    <w:uiPriority w:val="99"/>
    <w:rsid w:val="003B0A39"/>
    <w:pPr>
      <w:jc w:val="center"/>
    </w:pPr>
  </w:style>
  <w:style w:type="character" w:customStyle="1" w:styleId="BodyText10CenterChar">
    <w:name w:val="Body Text 10 Center Char"/>
    <w:basedOn w:val="Fuentedeprrafopredeter"/>
    <w:link w:val="BodyText10Center"/>
    <w:uiPriority w:val="99"/>
    <w:locked/>
    <w:rsid w:val="003B0A39"/>
    <w:rPr>
      <w:rFonts w:ascii="Arial" w:eastAsia="Times New Roman" w:hAnsi="Arial" w:cs="Times New Roman"/>
      <w:sz w:val="20"/>
      <w:szCs w:val="24"/>
    </w:rPr>
  </w:style>
  <w:style w:type="paragraph" w:customStyle="1" w:styleId="BodyText10Glossary">
    <w:name w:val="Body Text 10 Glossary"/>
    <w:basedOn w:val="BodyText10"/>
    <w:next w:val="BodyText10"/>
    <w:link w:val="BodyText10GlossaryChar"/>
    <w:qFormat/>
    <w:rsid w:val="003B0A39"/>
  </w:style>
  <w:style w:type="character" w:customStyle="1" w:styleId="BodyText10GlossaryChar">
    <w:name w:val="Body Text 10 Glossary Char"/>
    <w:basedOn w:val="BodyText10Char"/>
    <w:link w:val="BodyText10Glossary"/>
    <w:rsid w:val="003B0A39"/>
    <w:rPr>
      <w:rFonts w:ascii="Arial" w:eastAsia="Times New Roman" w:hAnsi="Arial" w:cs="Times New Roman"/>
      <w:sz w:val="20"/>
      <w:szCs w:val="24"/>
    </w:rPr>
  </w:style>
  <w:style w:type="paragraph" w:customStyle="1" w:styleId="BodyText10Italic">
    <w:name w:val="Body Text 10 Italic"/>
    <w:basedOn w:val="BodyText10"/>
    <w:next w:val="BodyText10"/>
    <w:link w:val="BodyText10ItalicChar"/>
    <w:qFormat/>
    <w:rsid w:val="003B0A39"/>
    <w:rPr>
      <w:i/>
    </w:rPr>
  </w:style>
  <w:style w:type="character" w:customStyle="1" w:styleId="BodyText10ItalicChar">
    <w:name w:val="Body Text 10 Italic Char"/>
    <w:basedOn w:val="BodyText10Char"/>
    <w:link w:val="BodyText10Italic"/>
    <w:rsid w:val="003B0A39"/>
    <w:rPr>
      <w:rFonts w:ascii="Arial" w:eastAsia="Times New Roman" w:hAnsi="Arial" w:cs="Times New Roman"/>
      <w:i/>
      <w:sz w:val="20"/>
      <w:szCs w:val="24"/>
    </w:rPr>
  </w:style>
  <w:style w:type="paragraph" w:customStyle="1" w:styleId="BodyText10Number">
    <w:name w:val="Body Text 10 Number"/>
    <w:basedOn w:val="BodyText10"/>
    <w:link w:val="BodyText10NumberCharChar"/>
    <w:uiPriority w:val="99"/>
    <w:rsid w:val="00DE5592"/>
    <w:pPr>
      <w:numPr>
        <w:numId w:val="11"/>
      </w:numPr>
    </w:pPr>
  </w:style>
  <w:style w:type="character" w:customStyle="1" w:styleId="BodyText10NumberCharChar">
    <w:name w:val="Body Text 10 Number Char Char"/>
    <w:basedOn w:val="TextoindependienteCar"/>
    <w:link w:val="BodyText10Number"/>
    <w:uiPriority w:val="99"/>
    <w:locked/>
    <w:rsid w:val="00DE5592"/>
    <w:rPr>
      <w:rFonts w:ascii="Arial" w:eastAsia="Times New Roman" w:hAnsi="Arial" w:cs="Times New Roman"/>
      <w:sz w:val="20"/>
      <w:szCs w:val="24"/>
    </w:rPr>
  </w:style>
  <w:style w:type="paragraph" w:customStyle="1" w:styleId="BodyText10Underline">
    <w:name w:val="Body Text 10 Underline"/>
    <w:basedOn w:val="BodyText10"/>
    <w:next w:val="BodyText10"/>
    <w:link w:val="BodyText10UnderlineChar"/>
    <w:uiPriority w:val="99"/>
    <w:rsid w:val="003B0A39"/>
    <w:rPr>
      <w:u w:val="single"/>
    </w:rPr>
  </w:style>
  <w:style w:type="character" w:customStyle="1" w:styleId="BodyText10UnderlineChar">
    <w:name w:val="Body Text 10 Underline Char"/>
    <w:basedOn w:val="Fuentedeprrafopredeter"/>
    <w:link w:val="BodyText10Underline"/>
    <w:uiPriority w:val="99"/>
    <w:locked/>
    <w:rsid w:val="003B0A39"/>
    <w:rPr>
      <w:rFonts w:ascii="Arial" w:eastAsia="Times New Roman" w:hAnsi="Arial" w:cs="Times New Roman"/>
      <w:sz w:val="20"/>
      <w:szCs w:val="24"/>
      <w:u w:val="single"/>
    </w:rPr>
  </w:style>
  <w:style w:type="paragraph" w:customStyle="1" w:styleId="BodyTextBullet">
    <w:name w:val="Body Text Bullet"/>
    <w:basedOn w:val="Textoindependiente"/>
    <w:link w:val="BodyTextBulletChar"/>
    <w:uiPriority w:val="99"/>
    <w:rsid w:val="003B0A39"/>
    <w:pPr>
      <w:numPr>
        <w:numId w:val="12"/>
      </w:numPr>
      <w:spacing w:before="0" w:after="0"/>
    </w:pPr>
  </w:style>
  <w:style w:type="character" w:customStyle="1" w:styleId="BodyTextBulletChar">
    <w:name w:val="Body Text Bullet Char"/>
    <w:basedOn w:val="Fuentedeprrafopredeter"/>
    <w:link w:val="BodyTextBullet"/>
    <w:uiPriority w:val="99"/>
    <w:locked/>
    <w:rsid w:val="003B0A39"/>
    <w:rPr>
      <w:rFonts w:ascii="Arial" w:eastAsia="Times New Roman" w:hAnsi="Arial" w:cs="Times New Roman"/>
      <w:szCs w:val="20"/>
    </w:rPr>
  </w:style>
  <w:style w:type="paragraph" w:customStyle="1" w:styleId="BodyTextBulletLevel2">
    <w:name w:val="Body Text Bullet Level 2"/>
    <w:basedOn w:val="BodyTextBullet"/>
    <w:link w:val="BodyTextBulletLevel2Char"/>
    <w:uiPriority w:val="99"/>
    <w:rsid w:val="003B0A39"/>
    <w:pPr>
      <w:numPr>
        <w:numId w:val="13"/>
      </w:numPr>
    </w:pPr>
    <w:rPr>
      <w:lang w:eastAsia="ar-SA"/>
    </w:rPr>
  </w:style>
  <w:style w:type="character" w:customStyle="1" w:styleId="BodyTextBulletLevel2Char">
    <w:name w:val="Body Text Bullet Level 2 Char"/>
    <w:basedOn w:val="BodyTextBulletChar"/>
    <w:link w:val="BodyTextBulletLevel2"/>
    <w:uiPriority w:val="99"/>
    <w:locked/>
    <w:rsid w:val="003B0A39"/>
    <w:rPr>
      <w:rFonts w:ascii="Arial" w:eastAsia="Times New Roman" w:hAnsi="Arial" w:cs="Times New Roman"/>
      <w:szCs w:val="20"/>
      <w:lang w:eastAsia="ar-SA"/>
    </w:rPr>
  </w:style>
  <w:style w:type="paragraph" w:customStyle="1" w:styleId="BODYTEXTCAPS">
    <w:name w:val="BODY TEXT CAPS"/>
    <w:basedOn w:val="Textoindependiente"/>
    <w:link w:val="BODYTEXTCAPSChar"/>
    <w:uiPriority w:val="99"/>
    <w:rsid w:val="003B0A39"/>
    <w:rPr>
      <w:caps/>
    </w:rPr>
  </w:style>
  <w:style w:type="character" w:customStyle="1" w:styleId="BODYTEXTCAPSChar">
    <w:name w:val="BODY TEXT CAPS Char"/>
    <w:basedOn w:val="TextoindependienteCar"/>
    <w:link w:val="BODYTEXTCAPS"/>
    <w:uiPriority w:val="99"/>
    <w:locked/>
    <w:rsid w:val="003B0A39"/>
    <w:rPr>
      <w:rFonts w:ascii="Arial" w:eastAsia="Times New Roman" w:hAnsi="Arial" w:cs="Times New Roman"/>
      <w:caps/>
      <w:szCs w:val="20"/>
    </w:rPr>
  </w:style>
  <w:style w:type="paragraph" w:customStyle="1" w:styleId="BodyTextCenter">
    <w:name w:val="Body Text Center"/>
    <w:basedOn w:val="Textoindependiente"/>
    <w:link w:val="BodyTextCenterChar"/>
    <w:uiPriority w:val="99"/>
    <w:rsid w:val="004B7E95"/>
    <w:pPr>
      <w:jc w:val="center"/>
    </w:pPr>
  </w:style>
  <w:style w:type="character" w:customStyle="1" w:styleId="BodyTextCenterChar">
    <w:name w:val="Body Text Center Char"/>
    <w:basedOn w:val="Fuentedeprrafopredeter"/>
    <w:link w:val="BodyTextCenter"/>
    <w:uiPriority w:val="99"/>
    <w:locked/>
    <w:rsid w:val="004B7E95"/>
    <w:rPr>
      <w:rFonts w:ascii="Arial" w:eastAsia="Times New Roman" w:hAnsi="Arial" w:cs="Times New Roman"/>
      <w:szCs w:val="20"/>
    </w:rPr>
  </w:style>
  <w:style w:type="paragraph" w:customStyle="1" w:styleId="BodyTextCenterNoSpace">
    <w:name w:val="Body Text Center No Space"/>
    <w:basedOn w:val="Textoindependiente"/>
    <w:link w:val="BodyTextCenterNoSpaceChar"/>
    <w:uiPriority w:val="99"/>
    <w:rsid w:val="004B7E95"/>
    <w:pPr>
      <w:spacing w:before="0" w:after="0"/>
      <w:jc w:val="center"/>
    </w:pPr>
    <w:rPr>
      <w:bCs/>
    </w:rPr>
  </w:style>
  <w:style w:type="character" w:customStyle="1" w:styleId="BodyTextCenterNoSpaceChar">
    <w:name w:val="Body Text Center No Space Char"/>
    <w:basedOn w:val="Fuentedeprrafopredeter"/>
    <w:link w:val="BodyTextCenterNoSpace"/>
    <w:uiPriority w:val="99"/>
    <w:locked/>
    <w:rsid w:val="004B7E95"/>
    <w:rPr>
      <w:rFonts w:ascii="Arial" w:eastAsia="Times New Roman" w:hAnsi="Arial" w:cs="Times New Roman"/>
      <w:bCs/>
      <w:szCs w:val="20"/>
    </w:rPr>
  </w:style>
  <w:style w:type="paragraph" w:customStyle="1" w:styleId="BodyTextGlossary">
    <w:name w:val="Body Text Glossary"/>
    <w:basedOn w:val="Textoindependiente"/>
    <w:next w:val="Textoindependiente"/>
    <w:link w:val="BodyTextGlossaryChar"/>
    <w:qFormat/>
    <w:rsid w:val="003B0A39"/>
  </w:style>
  <w:style w:type="character" w:customStyle="1" w:styleId="BodyTextGlossaryChar">
    <w:name w:val="Body Text Glossary Char"/>
    <w:basedOn w:val="TextoindependienteCar"/>
    <w:link w:val="BodyTextGlossary"/>
    <w:rsid w:val="003B0A39"/>
    <w:rPr>
      <w:rFonts w:ascii="Arial" w:eastAsia="Times New Roman" w:hAnsi="Arial" w:cs="Times New Roman"/>
      <w:szCs w:val="20"/>
    </w:rPr>
  </w:style>
  <w:style w:type="paragraph" w:styleId="Sangradetextonormal">
    <w:name w:val="Body Text Indent"/>
    <w:basedOn w:val="Normal"/>
    <w:link w:val="SangradetextonormalCar"/>
    <w:unhideWhenUsed/>
    <w:rsid w:val="003B0A39"/>
    <w:pPr>
      <w:ind w:left="360"/>
    </w:pPr>
  </w:style>
  <w:style w:type="character" w:customStyle="1" w:styleId="SangradetextonormalCar">
    <w:name w:val="Sangría de texto normal Car"/>
    <w:basedOn w:val="Fuentedeprrafopredeter"/>
    <w:link w:val="Sangradetextonormal"/>
    <w:rsid w:val="003B0A39"/>
    <w:rPr>
      <w:rFonts w:ascii="Arial" w:eastAsia="Times New Roman" w:hAnsi="Arial" w:cs="Times New Roman"/>
      <w:szCs w:val="20"/>
    </w:rPr>
  </w:style>
  <w:style w:type="paragraph" w:customStyle="1" w:styleId="BodyTextItalic">
    <w:name w:val="Body Text Italic"/>
    <w:basedOn w:val="Textoindependiente"/>
    <w:next w:val="Textoindependiente"/>
    <w:link w:val="BodyTextItalicChar"/>
    <w:uiPriority w:val="99"/>
    <w:rsid w:val="003B0A39"/>
    <w:rPr>
      <w:i/>
    </w:rPr>
  </w:style>
  <w:style w:type="character" w:customStyle="1" w:styleId="BodyTextItalicChar">
    <w:name w:val="Body Text Italic Char"/>
    <w:basedOn w:val="Fuentedeprrafopredeter"/>
    <w:link w:val="BodyTextItalic"/>
    <w:uiPriority w:val="99"/>
    <w:locked/>
    <w:rsid w:val="003B0A39"/>
    <w:rPr>
      <w:rFonts w:ascii="Arial" w:eastAsia="Times New Roman" w:hAnsi="Arial" w:cs="Times New Roman"/>
      <w:i/>
      <w:szCs w:val="20"/>
    </w:rPr>
  </w:style>
  <w:style w:type="paragraph" w:customStyle="1" w:styleId="BodyTextNoSpace">
    <w:name w:val="Body Text No Space"/>
    <w:basedOn w:val="BodyTextCenterNoSpace"/>
    <w:link w:val="BodyTextNoSpaceChar"/>
    <w:qFormat/>
    <w:rsid w:val="00672331"/>
    <w:pPr>
      <w:jc w:val="left"/>
    </w:pPr>
  </w:style>
  <w:style w:type="character" w:customStyle="1" w:styleId="BodyTextNoSpaceChar">
    <w:name w:val="Body Text No Space Char"/>
    <w:basedOn w:val="BodyTextCenterNoSpaceChar"/>
    <w:link w:val="BodyTextNoSpace"/>
    <w:rsid w:val="00672331"/>
    <w:rPr>
      <w:rFonts w:ascii="Arial" w:eastAsia="Times New Roman" w:hAnsi="Arial" w:cs="Times New Roman"/>
      <w:bCs/>
      <w:szCs w:val="20"/>
    </w:rPr>
  </w:style>
  <w:style w:type="paragraph" w:customStyle="1" w:styleId="BodyTextNumber">
    <w:name w:val="Body Text Number"/>
    <w:link w:val="BodyTextNumberChar"/>
    <w:uiPriority w:val="99"/>
    <w:rsid w:val="003B0A39"/>
    <w:pPr>
      <w:numPr>
        <w:numId w:val="14"/>
      </w:numPr>
      <w:spacing w:after="0" w:line="240" w:lineRule="auto"/>
    </w:pPr>
    <w:rPr>
      <w:rFonts w:ascii="Arial" w:eastAsia="Times New Roman" w:hAnsi="Arial" w:cs="Times New Roman"/>
      <w:szCs w:val="24"/>
    </w:rPr>
  </w:style>
  <w:style w:type="character" w:customStyle="1" w:styleId="BodyTextNumberChar">
    <w:name w:val="Body Text Number Char"/>
    <w:basedOn w:val="Fuentedeprrafopredeter"/>
    <w:link w:val="BodyTextNumber"/>
    <w:uiPriority w:val="99"/>
    <w:locked/>
    <w:rsid w:val="003B0A39"/>
    <w:rPr>
      <w:rFonts w:ascii="Arial" w:eastAsia="Times New Roman" w:hAnsi="Arial" w:cs="Times New Roman"/>
      <w:szCs w:val="24"/>
    </w:rPr>
  </w:style>
  <w:style w:type="paragraph" w:customStyle="1" w:styleId="BodyTextNumberLetterLevel2">
    <w:name w:val="Body Text Number Letter Level 2"/>
    <w:basedOn w:val="BodyTextNumber"/>
    <w:link w:val="BodyTextNumberLetterLevel2Char"/>
    <w:uiPriority w:val="99"/>
    <w:rsid w:val="003B0A39"/>
    <w:pPr>
      <w:numPr>
        <w:numId w:val="15"/>
      </w:numPr>
    </w:pPr>
  </w:style>
  <w:style w:type="character" w:customStyle="1" w:styleId="BodyTextNumberLetterLevel2Char">
    <w:name w:val="Body Text Number Letter Level 2 Char"/>
    <w:basedOn w:val="BodyTextNumberChar"/>
    <w:link w:val="BodyTextNumberLetterLevel2"/>
    <w:uiPriority w:val="99"/>
    <w:locked/>
    <w:rsid w:val="003B0A39"/>
    <w:rPr>
      <w:rFonts w:ascii="Arial" w:eastAsia="Times New Roman" w:hAnsi="Arial" w:cs="Times New Roman"/>
      <w:szCs w:val="24"/>
    </w:rPr>
  </w:style>
  <w:style w:type="paragraph" w:customStyle="1" w:styleId="BodyTextNumberStepResultsNotes">
    <w:name w:val="Body Text Number Step Results/Notes"/>
    <w:basedOn w:val="Normal"/>
    <w:next w:val="BodyTextNumber"/>
    <w:link w:val="BodyTextNumberStepResultsNotesChar"/>
    <w:uiPriority w:val="99"/>
    <w:rsid w:val="003B0A39"/>
    <w:pPr>
      <w:ind w:left="720"/>
    </w:pPr>
  </w:style>
  <w:style w:type="character" w:customStyle="1" w:styleId="BodyTextNumberStepResultsNotesChar">
    <w:name w:val="Body Text Number Step Results/Notes Char"/>
    <w:basedOn w:val="Fuentedeprrafopredeter"/>
    <w:link w:val="BodyTextNumberStepResultsNotes"/>
    <w:uiPriority w:val="99"/>
    <w:locked/>
    <w:rsid w:val="003B0A39"/>
    <w:rPr>
      <w:rFonts w:ascii="Arial" w:eastAsia="Times New Roman" w:hAnsi="Arial" w:cs="Times New Roman"/>
      <w:szCs w:val="20"/>
    </w:rPr>
  </w:style>
  <w:style w:type="paragraph" w:customStyle="1" w:styleId="BodyTextNumberLetterLevel2StepResultsNotes">
    <w:name w:val="Body Text Number Letter Level 2 Step Results/Notes"/>
    <w:basedOn w:val="BodyTextNumberStepResultsNotes"/>
    <w:link w:val="BodyTextNumberLetterLevel2StepResultsNotesChar"/>
    <w:qFormat/>
    <w:rsid w:val="003B0A39"/>
    <w:pPr>
      <w:ind w:left="1008"/>
    </w:pPr>
  </w:style>
  <w:style w:type="character" w:customStyle="1" w:styleId="BodyTextNumberLetterLevel2StepResultsNotesChar">
    <w:name w:val="Body Text Number Letter Level 2 Step Results/Notes Char"/>
    <w:basedOn w:val="BodyTextNumberStepResultsNotesChar"/>
    <w:link w:val="BodyTextNumberLetterLevel2StepResultsNotes"/>
    <w:rsid w:val="003B0A39"/>
    <w:rPr>
      <w:rFonts w:ascii="Arial" w:eastAsia="Times New Roman" w:hAnsi="Arial" w:cs="Times New Roman"/>
      <w:szCs w:val="20"/>
    </w:rPr>
  </w:style>
  <w:style w:type="paragraph" w:customStyle="1" w:styleId="BodyTextNumberStepResultsNotesBullet">
    <w:name w:val="Body Text Number Step Results/Notes Bullet"/>
    <w:basedOn w:val="BodyTextNumberStepResultsNotes"/>
    <w:link w:val="BodyTextNumberStepResultsNotesBulletChar"/>
    <w:qFormat/>
    <w:rsid w:val="003B0A39"/>
    <w:pPr>
      <w:numPr>
        <w:numId w:val="16"/>
      </w:numPr>
    </w:pPr>
  </w:style>
  <w:style w:type="character" w:customStyle="1" w:styleId="BodyTextNumberStepResultsNotesBulletChar">
    <w:name w:val="Body Text Number Step Results/Notes Bullet Char"/>
    <w:basedOn w:val="BodyTextNumberStepResultsNotesChar"/>
    <w:link w:val="BodyTextNumberStepResultsNotesBullet"/>
    <w:rsid w:val="003B0A39"/>
    <w:rPr>
      <w:rFonts w:ascii="Arial" w:eastAsia="Times New Roman" w:hAnsi="Arial" w:cs="Times New Roman"/>
      <w:szCs w:val="20"/>
    </w:rPr>
  </w:style>
  <w:style w:type="paragraph" w:customStyle="1" w:styleId="BodyTextRight">
    <w:name w:val="Body Text Right"/>
    <w:basedOn w:val="Textoindependiente"/>
    <w:link w:val="BodyTextRightChar"/>
    <w:qFormat/>
    <w:rsid w:val="003B0A39"/>
    <w:pPr>
      <w:jc w:val="right"/>
    </w:pPr>
    <w:rPr>
      <w:szCs w:val="24"/>
    </w:rPr>
  </w:style>
  <w:style w:type="character" w:customStyle="1" w:styleId="BodyTextRightChar">
    <w:name w:val="Body Text Right Char"/>
    <w:basedOn w:val="TextoindependienteCar"/>
    <w:link w:val="BodyTextRight"/>
    <w:rsid w:val="003B0A39"/>
    <w:rPr>
      <w:rFonts w:ascii="Arial" w:eastAsia="Times New Roman" w:hAnsi="Arial" w:cs="Times New Roman"/>
      <w:szCs w:val="24"/>
    </w:rPr>
  </w:style>
  <w:style w:type="paragraph" w:customStyle="1" w:styleId="BodyTextUnderline">
    <w:name w:val="Body Text Underline"/>
    <w:basedOn w:val="Textoindependiente"/>
    <w:next w:val="Textoindependiente"/>
    <w:link w:val="BodyTextUnderlineChar"/>
    <w:uiPriority w:val="99"/>
    <w:rsid w:val="003B0A39"/>
    <w:rPr>
      <w:u w:val="single"/>
    </w:rPr>
  </w:style>
  <w:style w:type="character" w:customStyle="1" w:styleId="BodyTextUnderlineChar">
    <w:name w:val="Body Text Underline Char"/>
    <w:basedOn w:val="TextoindependienteCar"/>
    <w:link w:val="BodyTextUnderline"/>
    <w:uiPriority w:val="99"/>
    <w:locked/>
    <w:rsid w:val="003B0A39"/>
    <w:rPr>
      <w:rFonts w:ascii="Arial" w:eastAsia="Times New Roman" w:hAnsi="Arial" w:cs="Times New Roman"/>
      <w:szCs w:val="20"/>
      <w:u w:val="single"/>
    </w:rPr>
  </w:style>
  <w:style w:type="character" w:styleId="Refdecomentario">
    <w:name w:val="annotation reference"/>
    <w:basedOn w:val="Fuentedeprrafopredeter"/>
    <w:uiPriority w:val="99"/>
    <w:rsid w:val="003B0A39"/>
    <w:rPr>
      <w:sz w:val="16"/>
      <w:szCs w:val="16"/>
    </w:rPr>
  </w:style>
  <w:style w:type="paragraph" w:styleId="Textocomentario">
    <w:name w:val="annotation text"/>
    <w:basedOn w:val="Normal"/>
    <w:link w:val="TextocomentarioCar"/>
    <w:uiPriority w:val="99"/>
    <w:rsid w:val="003B0A39"/>
    <w:rPr>
      <w:sz w:val="20"/>
    </w:rPr>
  </w:style>
  <w:style w:type="character" w:customStyle="1" w:styleId="TextocomentarioCar">
    <w:name w:val="Texto comentario Car"/>
    <w:basedOn w:val="Fuentedeprrafopredeter"/>
    <w:link w:val="Textocomentario"/>
    <w:uiPriority w:val="99"/>
    <w:rsid w:val="003B0A39"/>
    <w:rPr>
      <w:rFonts w:ascii="Arial" w:eastAsia="Times New Roman" w:hAnsi="Arial" w:cs="Times New Roman"/>
      <w:sz w:val="20"/>
      <w:szCs w:val="20"/>
    </w:rPr>
  </w:style>
  <w:style w:type="paragraph" w:styleId="Asuntodelcomentario">
    <w:name w:val="annotation subject"/>
    <w:basedOn w:val="Textocomentario"/>
    <w:next w:val="Textocomentario"/>
    <w:link w:val="AsuntodelcomentarioCar"/>
    <w:rsid w:val="003B0A39"/>
    <w:rPr>
      <w:b/>
      <w:bCs/>
    </w:rPr>
  </w:style>
  <w:style w:type="character" w:customStyle="1" w:styleId="AsuntodelcomentarioCar">
    <w:name w:val="Asunto del comentario Car"/>
    <w:basedOn w:val="TextocomentarioCar"/>
    <w:link w:val="Asuntodelcomentario"/>
    <w:rsid w:val="003B0A39"/>
    <w:rPr>
      <w:rFonts w:ascii="Arial" w:eastAsia="Times New Roman" w:hAnsi="Arial" w:cs="Times New Roman"/>
      <w:b/>
      <w:bCs/>
      <w:sz w:val="20"/>
      <w:szCs w:val="20"/>
    </w:rPr>
  </w:style>
  <w:style w:type="paragraph" w:customStyle="1" w:styleId="CoverProgramName">
    <w:name w:val="Cover Program Name"/>
    <w:link w:val="CoverProgramNameChar"/>
    <w:rsid w:val="003B0A39"/>
    <w:pPr>
      <w:spacing w:before="400" w:after="0" w:line="240" w:lineRule="auto"/>
      <w:jc w:val="right"/>
    </w:pPr>
    <w:rPr>
      <w:rFonts w:ascii="Arial Narrow" w:eastAsia="Times New Roman" w:hAnsi="Arial Narrow" w:cs="Times New Roman"/>
      <w:b/>
      <w:color w:val="000000" w:themeColor="text1"/>
      <w:sz w:val="40"/>
      <w:szCs w:val="20"/>
    </w:rPr>
  </w:style>
  <w:style w:type="character" w:customStyle="1" w:styleId="CoverProgramNameChar">
    <w:name w:val="Cover Program Name Char"/>
    <w:basedOn w:val="Fuentedeprrafopredeter"/>
    <w:link w:val="CoverProgramName"/>
    <w:rsid w:val="003B0A39"/>
    <w:rPr>
      <w:rFonts w:ascii="Arial Narrow" w:eastAsia="Times New Roman" w:hAnsi="Arial Narrow" w:cs="Times New Roman"/>
      <w:b/>
      <w:color w:val="000000" w:themeColor="text1"/>
      <w:sz w:val="40"/>
      <w:szCs w:val="20"/>
    </w:rPr>
  </w:style>
  <w:style w:type="paragraph" w:customStyle="1" w:styleId="CoverClassification">
    <w:name w:val="Cover Classification"/>
    <w:basedOn w:val="CoverProgramName"/>
    <w:link w:val="CoverClassificationChar"/>
    <w:rsid w:val="003B0A39"/>
    <w:pPr>
      <w:spacing w:before="0"/>
    </w:pPr>
    <w:rPr>
      <w:sz w:val="32"/>
    </w:rPr>
  </w:style>
  <w:style w:type="character" w:customStyle="1" w:styleId="CoverClassificationChar">
    <w:name w:val="Cover Classification Char"/>
    <w:basedOn w:val="CoverProgramNameChar"/>
    <w:link w:val="CoverClassification"/>
    <w:rsid w:val="003B0A39"/>
    <w:rPr>
      <w:rFonts w:ascii="Arial Narrow" w:eastAsia="Times New Roman" w:hAnsi="Arial Narrow" w:cs="Times New Roman"/>
      <w:b/>
      <w:color w:val="000000" w:themeColor="text1"/>
      <w:sz w:val="32"/>
      <w:szCs w:val="20"/>
    </w:rPr>
  </w:style>
  <w:style w:type="paragraph" w:customStyle="1" w:styleId="CoverDocumentName">
    <w:name w:val="Cover Document Name"/>
    <w:basedOn w:val="Normal"/>
    <w:rsid w:val="003B0A39"/>
    <w:pPr>
      <w:pBdr>
        <w:bottom w:val="single" w:sz="4" w:space="1" w:color="auto"/>
      </w:pBdr>
      <w:spacing w:before="100" w:after="0"/>
      <w:jc w:val="right"/>
    </w:pPr>
    <w:rPr>
      <w:rFonts w:ascii="Arial Narrow" w:hAnsi="Arial Narrow"/>
      <w:b/>
      <w:bCs/>
      <w:sz w:val="48"/>
    </w:rPr>
  </w:style>
  <w:style w:type="character" w:styleId="Refdenotaalfinal">
    <w:name w:val="endnote reference"/>
    <w:basedOn w:val="Fuentedeprrafopredeter"/>
    <w:rsid w:val="003B0A39"/>
    <w:rPr>
      <w:vertAlign w:val="superscript"/>
    </w:rPr>
  </w:style>
  <w:style w:type="paragraph" w:styleId="Textonotaalfinal">
    <w:name w:val="endnote text"/>
    <w:basedOn w:val="Normal"/>
    <w:link w:val="TextonotaalfinalCar"/>
    <w:rsid w:val="003B0A39"/>
    <w:rPr>
      <w:sz w:val="20"/>
    </w:rPr>
  </w:style>
  <w:style w:type="character" w:customStyle="1" w:styleId="TextonotaalfinalCar">
    <w:name w:val="Texto nota al final Car"/>
    <w:basedOn w:val="Fuentedeprrafopredeter"/>
    <w:link w:val="Textonotaalfinal"/>
    <w:rsid w:val="003B0A39"/>
    <w:rPr>
      <w:rFonts w:ascii="Arial" w:eastAsia="Times New Roman" w:hAnsi="Arial" w:cs="Times New Roman"/>
      <w:sz w:val="20"/>
      <w:szCs w:val="20"/>
    </w:rPr>
  </w:style>
  <w:style w:type="paragraph" w:customStyle="1" w:styleId="FigureCaption">
    <w:name w:val="Figure Caption"/>
    <w:basedOn w:val="Descripcin"/>
    <w:next w:val="Textoindependiente"/>
    <w:uiPriority w:val="99"/>
    <w:rsid w:val="003B0A39"/>
    <w:pPr>
      <w:keepNext w:val="0"/>
      <w:spacing w:before="0" w:after="300"/>
    </w:pPr>
    <w:rPr>
      <w:rFonts w:eastAsia="Batang"/>
      <w:szCs w:val="24"/>
    </w:rPr>
  </w:style>
  <w:style w:type="character" w:styleId="Hipervnculovisitado">
    <w:name w:val="FollowedHyperlink"/>
    <w:basedOn w:val="Fuentedeprrafopredeter"/>
    <w:uiPriority w:val="99"/>
    <w:rsid w:val="003B0A39"/>
    <w:rPr>
      <w:color w:val="800080" w:themeColor="followedHyperlink"/>
      <w:u w:val="single"/>
    </w:rPr>
  </w:style>
  <w:style w:type="paragraph" w:customStyle="1" w:styleId="FooterCenter">
    <w:name w:val="Footer Center"/>
    <w:basedOn w:val="Piedepgina"/>
    <w:qFormat/>
    <w:rsid w:val="003B0A39"/>
    <w:pPr>
      <w:tabs>
        <w:tab w:val="clear" w:pos="4680"/>
        <w:tab w:val="clear" w:pos="9360"/>
        <w:tab w:val="center" w:pos="4320"/>
        <w:tab w:val="right" w:pos="8640"/>
      </w:tabs>
      <w:jc w:val="center"/>
    </w:pPr>
    <w:rPr>
      <w:rFonts w:ascii="Arial" w:hAnsi="Arial"/>
    </w:rPr>
  </w:style>
  <w:style w:type="paragraph" w:customStyle="1" w:styleId="FooterRight">
    <w:name w:val="Footer Right"/>
    <w:basedOn w:val="Piedepgina"/>
    <w:link w:val="FooterRightChar"/>
    <w:qFormat/>
    <w:rsid w:val="003B0A39"/>
    <w:pPr>
      <w:tabs>
        <w:tab w:val="clear" w:pos="4680"/>
        <w:tab w:val="clear" w:pos="9360"/>
        <w:tab w:val="center" w:pos="4320"/>
        <w:tab w:val="right" w:pos="8640"/>
      </w:tabs>
      <w:jc w:val="right"/>
    </w:pPr>
    <w:rPr>
      <w:rFonts w:ascii="Arial" w:hAnsi="Arial"/>
    </w:rPr>
  </w:style>
  <w:style w:type="character" w:customStyle="1" w:styleId="FooterRightChar">
    <w:name w:val="Footer Right Char"/>
    <w:basedOn w:val="Fuentedeprrafopredeter"/>
    <w:link w:val="FooterRight"/>
    <w:rsid w:val="003B0A39"/>
    <w:rPr>
      <w:rFonts w:ascii="Arial" w:eastAsia="Times New Roman" w:hAnsi="Arial" w:cs="Times New Roman"/>
      <w:sz w:val="18"/>
      <w:szCs w:val="20"/>
    </w:rPr>
  </w:style>
  <w:style w:type="character" w:styleId="Refdenotaalpie">
    <w:name w:val="footnote reference"/>
    <w:basedOn w:val="Fuentedeprrafopredeter"/>
    <w:rsid w:val="003B0A39"/>
    <w:rPr>
      <w:vertAlign w:val="superscript"/>
    </w:rPr>
  </w:style>
  <w:style w:type="paragraph" w:styleId="Textonotapie">
    <w:name w:val="footnote text"/>
    <w:link w:val="TextonotapieCar"/>
    <w:rsid w:val="003B0A39"/>
    <w:pPr>
      <w:spacing w:before="40" w:after="40" w:line="240" w:lineRule="auto"/>
      <w:ind w:left="360" w:hanging="360"/>
    </w:pPr>
    <w:rPr>
      <w:rFonts w:ascii="Arial" w:eastAsia="Times New Roman" w:hAnsi="Arial" w:cs="Times New Roman"/>
      <w:sz w:val="18"/>
      <w:szCs w:val="20"/>
    </w:rPr>
  </w:style>
  <w:style w:type="character" w:customStyle="1" w:styleId="TextonotapieCar">
    <w:name w:val="Texto nota pie Car"/>
    <w:basedOn w:val="Fuentedeprrafopredeter"/>
    <w:link w:val="Textonotapie"/>
    <w:rsid w:val="003B0A39"/>
    <w:rPr>
      <w:rFonts w:ascii="Arial" w:eastAsia="Times New Roman" w:hAnsi="Arial" w:cs="Times New Roman"/>
      <w:sz w:val="18"/>
      <w:szCs w:val="20"/>
    </w:rPr>
  </w:style>
  <w:style w:type="paragraph" w:customStyle="1" w:styleId="HeaderRightBold">
    <w:name w:val="Header Right Bold"/>
    <w:basedOn w:val="HeaderRight"/>
    <w:link w:val="HeaderRightBoldChar"/>
    <w:qFormat/>
    <w:rsid w:val="003B0A39"/>
    <w:rPr>
      <w:b/>
    </w:rPr>
  </w:style>
  <w:style w:type="character" w:customStyle="1" w:styleId="HeaderRightBoldChar">
    <w:name w:val="Header Right Bold Char"/>
    <w:basedOn w:val="HeaderRightChar"/>
    <w:link w:val="HeaderRightBold"/>
    <w:rsid w:val="003B0A39"/>
    <w:rPr>
      <w:rFonts w:ascii="Arial Narrow" w:eastAsia="Times New Roman" w:hAnsi="Arial Narrow" w:cs="Times New Roman"/>
      <w:b/>
      <w:color w:val="000000" w:themeColor="text1"/>
      <w:sz w:val="18"/>
      <w:szCs w:val="24"/>
    </w:rPr>
  </w:style>
  <w:style w:type="paragraph" w:customStyle="1" w:styleId="Instruction">
    <w:name w:val="Instruction"/>
    <w:basedOn w:val="Normal"/>
    <w:rsid w:val="003B0A39"/>
    <w:rPr>
      <w:rFonts w:ascii="Times New Roman" w:hAnsi="Times New Roman"/>
      <w:i/>
      <w:color w:val="0000FF"/>
      <w:sz w:val="24"/>
    </w:rPr>
  </w:style>
  <w:style w:type="paragraph" w:customStyle="1" w:styleId="InstructionalTextBulletLevel2">
    <w:name w:val="Instructional Text Bullet Level 2"/>
    <w:basedOn w:val="InstructionalTextBullet"/>
    <w:qFormat/>
    <w:rsid w:val="000E4337"/>
    <w:pPr>
      <w:numPr>
        <w:numId w:val="19"/>
      </w:numPr>
      <w:ind w:left="1080"/>
    </w:pPr>
  </w:style>
  <w:style w:type="paragraph" w:customStyle="1" w:styleId="InstructionalTextUnderline">
    <w:name w:val="Instructional Text Underline"/>
    <w:basedOn w:val="InstructionalText"/>
    <w:link w:val="InstructionalTextUnderlineChar"/>
    <w:rsid w:val="003B0A39"/>
    <w:rPr>
      <w:iCs/>
      <w:u w:val="single"/>
    </w:rPr>
  </w:style>
  <w:style w:type="character" w:customStyle="1" w:styleId="InstructionalTextUnderlineChar">
    <w:name w:val="Instructional Text Underline Char"/>
    <w:basedOn w:val="InstructionalTextChar"/>
    <w:link w:val="InstructionalTextUnderline"/>
    <w:rsid w:val="003B0A39"/>
    <w:rPr>
      <w:rFonts w:ascii="Arial" w:eastAsia="Times New Roman" w:hAnsi="Arial" w:cs="Times New Roman"/>
      <w:i/>
      <w:iCs/>
      <w:color w:val="0000FF"/>
      <w:sz w:val="24"/>
      <w:szCs w:val="20"/>
      <w:u w:val="single"/>
      <w:lang w:eastAsia="ar-SA"/>
    </w:rPr>
  </w:style>
  <w:style w:type="paragraph" w:customStyle="1" w:styleId="ParagraphSpacer6">
    <w:name w:val="Paragraph Spacer 6"/>
    <w:uiPriority w:val="99"/>
    <w:rsid w:val="003B0A39"/>
    <w:pPr>
      <w:spacing w:after="0" w:line="240" w:lineRule="auto"/>
    </w:pPr>
    <w:rPr>
      <w:rFonts w:ascii="Arial" w:eastAsia="Times New Roman" w:hAnsi="Arial" w:cs="Times New Roman"/>
      <w:sz w:val="12"/>
      <w:szCs w:val="24"/>
    </w:rPr>
  </w:style>
  <w:style w:type="paragraph" w:customStyle="1" w:styleId="SystemTitleinsideLines">
    <w:name w:val="System Title inside Lines"/>
    <w:next w:val="BodyText10Center"/>
    <w:uiPriority w:val="99"/>
    <w:rsid w:val="003B0A39"/>
    <w:pPr>
      <w:pBdr>
        <w:top w:val="single" w:sz="18" w:space="1" w:color="auto"/>
        <w:bottom w:val="single" w:sz="18" w:space="1" w:color="auto"/>
      </w:pBdr>
      <w:spacing w:after="120" w:line="240" w:lineRule="auto"/>
      <w:jc w:val="center"/>
    </w:pPr>
    <w:rPr>
      <w:rFonts w:ascii="Arial" w:eastAsia="Times New Roman" w:hAnsi="Arial" w:cs="Times New Roman"/>
      <w:b/>
      <w:bCs/>
      <w:sz w:val="40"/>
      <w:szCs w:val="20"/>
    </w:rPr>
  </w:style>
  <w:style w:type="paragraph" w:customStyle="1" w:styleId="TableText10Bold">
    <w:name w:val="Table Text 10 Bold"/>
    <w:basedOn w:val="TableText10"/>
    <w:next w:val="TableText10"/>
    <w:link w:val="TableText10BoldChar"/>
    <w:uiPriority w:val="99"/>
    <w:rsid w:val="003B0A39"/>
    <w:rPr>
      <w:b/>
    </w:rPr>
  </w:style>
  <w:style w:type="character" w:customStyle="1" w:styleId="TableText10BoldChar">
    <w:name w:val="Table Text 10 Bold Char"/>
    <w:basedOn w:val="TableText10Char"/>
    <w:link w:val="TableText10Bold"/>
    <w:uiPriority w:val="99"/>
    <w:locked/>
    <w:rsid w:val="003B0A39"/>
    <w:rPr>
      <w:rFonts w:ascii="Arial" w:eastAsia="Times New Roman" w:hAnsi="Arial" w:cs="Times New Roman"/>
      <w:b/>
      <w:sz w:val="20"/>
      <w:szCs w:val="20"/>
    </w:rPr>
  </w:style>
  <w:style w:type="paragraph" w:customStyle="1" w:styleId="TableText10Bullet">
    <w:name w:val="Table Text 10 Bullet"/>
    <w:basedOn w:val="TableText10"/>
    <w:link w:val="TableText10BulletChar"/>
    <w:uiPriority w:val="99"/>
    <w:rsid w:val="003B0A39"/>
    <w:pPr>
      <w:numPr>
        <w:numId w:val="21"/>
      </w:numPr>
    </w:pPr>
  </w:style>
  <w:style w:type="character" w:customStyle="1" w:styleId="TableText10BulletChar">
    <w:name w:val="Table Text 10 Bullet Char"/>
    <w:basedOn w:val="Fuentedeprrafopredeter"/>
    <w:link w:val="TableText10Bullet"/>
    <w:uiPriority w:val="99"/>
    <w:locked/>
    <w:rsid w:val="003B0A39"/>
    <w:rPr>
      <w:rFonts w:ascii="Arial" w:eastAsia="Times New Roman" w:hAnsi="Arial" w:cs="Times New Roman"/>
      <w:sz w:val="20"/>
      <w:szCs w:val="20"/>
    </w:rPr>
  </w:style>
  <w:style w:type="paragraph" w:customStyle="1" w:styleId="TableText10Center">
    <w:name w:val="Table Text 10 Center"/>
    <w:basedOn w:val="TableText10"/>
    <w:link w:val="TableText10CenterChar"/>
    <w:uiPriority w:val="99"/>
    <w:rsid w:val="003B0A39"/>
    <w:pPr>
      <w:jc w:val="center"/>
    </w:pPr>
  </w:style>
  <w:style w:type="character" w:customStyle="1" w:styleId="TableText10CenterChar">
    <w:name w:val="Table Text 10 Center Char"/>
    <w:basedOn w:val="TableText10Char"/>
    <w:link w:val="TableText10Center"/>
    <w:uiPriority w:val="99"/>
    <w:locked/>
    <w:rsid w:val="003B0A39"/>
    <w:rPr>
      <w:rFonts w:ascii="Arial" w:eastAsia="Times New Roman" w:hAnsi="Arial" w:cs="Times New Roman"/>
      <w:sz w:val="20"/>
      <w:szCs w:val="20"/>
    </w:rPr>
  </w:style>
  <w:style w:type="paragraph" w:customStyle="1" w:styleId="TableText10Glossary">
    <w:name w:val="Table Text 10 Glossary"/>
    <w:basedOn w:val="TableText10"/>
    <w:next w:val="TableText10"/>
    <w:link w:val="TableText10GlossaryChar"/>
    <w:qFormat/>
    <w:rsid w:val="003B0A39"/>
  </w:style>
  <w:style w:type="character" w:customStyle="1" w:styleId="TableText10GlossaryChar">
    <w:name w:val="Table Text 10 Glossary Char"/>
    <w:basedOn w:val="TableText10Char"/>
    <w:link w:val="TableText10Glossary"/>
    <w:rsid w:val="003B0A39"/>
    <w:rPr>
      <w:rFonts w:ascii="Arial" w:eastAsia="Times New Roman" w:hAnsi="Arial" w:cs="Times New Roman"/>
      <w:sz w:val="20"/>
      <w:szCs w:val="20"/>
    </w:rPr>
  </w:style>
  <w:style w:type="paragraph" w:customStyle="1" w:styleId="TableText10HeaderLeft">
    <w:name w:val="Table Text 10 Header Left"/>
    <w:basedOn w:val="Normal"/>
    <w:link w:val="TableText10HeaderLeftChar"/>
    <w:uiPriority w:val="99"/>
    <w:rsid w:val="003B0A39"/>
    <w:pPr>
      <w:keepNext/>
    </w:pPr>
    <w:rPr>
      <w:b/>
      <w:sz w:val="20"/>
    </w:rPr>
  </w:style>
  <w:style w:type="character" w:customStyle="1" w:styleId="TableText10HeaderLeftChar">
    <w:name w:val="Table Text 10 Header Left Char"/>
    <w:basedOn w:val="Fuentedeprrafopredeter"/>
    <w:link w:val="TableText10HeaderLeft"/>
    <w:uiPriority w:val="99"/>
    <w:rsid w:val="003B0A39"/>
    <w:rPr>
      <w:rFonts w:ascii="Arial" w:eastAsia="Times New Roman" w:hAnsi="Arial" w:cs="Times New Roman"/>
      <w:b/>
      <w:sz w:val="20"/>
      <w:szCs w:val="20"/>
    </w:rPr>
  </w:style>
  <w:style w:type="paragraph" w:customStyle="1" w:styleId="TableText10Indent">
    <w:name w:val="Table Text 10 Indent"/>
    <w:basedOn w:val="TableText10"/>
    <w:link w:val="TableText10IndentChar"/>
    <w:uiPriority w:val="99"/>
    <w:rsid w:val="003B0A39"/>
    <w:pPr>
      <w:ind w:left="144"/>
    </w:pPr>
  </w:style>
  <w:style w:type="character" w:customStyle="1" w:styleId="TableText10IndentChar">
    <w:name w:val="Table Text 10 Indent Char"/>
    <w:basedOn w:val="TableText10Char"/>
    <w:link w:val="TableText10Indent"/>
    <w:uiPriority w:val="99"/>
    <w:locked/>
    <w:rsid w:val="003B0A39"/>
    <w:rPr>
      <w:rFonts w:ascii="Arial" w:eastAsia="Times New Roman" w:hAnsi="Arial" w:cs="Times New Roman"/>
      <w:sz w:val="20"/>
      <w:szCs w:val="20"/>
    </w:rPr>
  </w:style>
  <w:style w:type="paragraph" w:customStyle="1" w:styleId="TableText10NoSpace">
    <w:name w:val="Table Text 10 No Space"/>
    <w:link w:val="TableText10NoSpaceChar"/>
    <w:uiPriority w:val="99"/>
    <w:rsid w:val="003B0A39"/>
    <w:pPr>
      <w:spacing w:after="0" w:line="240" w:lineRule="auto"/>
    </w:pPr>
    <w:rPr>
      <w:rFonts w:ascii="Arial" w:eastAsia="Times New Roman" w:hAnsi="Arial" w:cs="Times New Roman"/>
      <w:sz w:val="20"/>
      <w:szCs w:val="24"/>
    </w:rPr>
  </w:style>
  <w:style w:type="character" w:customStyle="1" w:styleId="TableText10NoSpaceChar">
    <w:name w:val="Table Text 10 No Space Char"/>
    <w:basedOn w:val="Fuentedeprrafopredeter"/>
    <w:link w:val="TableText10NoSpace"/>
    <w:uiPriority w:val="99"/>
    <w:locked/>
    <w:rsid w:val="003B0A39"/>
    <w:rPr>
      <w:rFonts w:ascii="Arial" w:eastAsia="Times New Roman" w:hAnsi="Arial" w:cs="Times New Roman"/>
      <w:sz w:val="20"/>
      <w:szCs w:val="24"/>
    </w:rPr>
  </w:style>
  <w:style w:type="paragraph" w:customStyle="1" w:styleId="TableText10Number">
    <w:name w:val="Table Text 10 Number"/>
    <w:basedOn w:val="TableText10"/>
    <w:link w:val="TableText10NumberChar"/>
    <w:uiPriority w:val="99"/>
    <w:rsid w:val="003B0A39"/>
    <w:pPr>
      <w:numPr>
        <w:numId w:val="22"/>
      </w:numPr>
      <w:tabs>
        <w:tab w:val="left" w:pos="432"/>
      </w:tabs>
    </w:pPr>
    <w:rPr>
      <w:szCs w:val="24"/>
    </w:rPr>
  </w:style>
  <w:style w:type="character" w:customStyle="1" w:styleId="TableText10NumberChar">
    <w:name w:val="Table Text 10 Number Char"/>
    <w:basedOn w:val="Fuentedeprrafopredeter"/>
    <w:link w:val="TableText10Number"/>
    <w:uiPriority w:val="99"/>
    <w:locked/>
    <w:rsid w:val="003B0A39"/>
    <w:rPr>
      <w:rFonts w:ascii="Arial" w:eastAsia="Times New Roman" w:hAnsi="Arial" w:cs="Times New Roman"/>
      <w:sz w:val="20"/>
      <w:szCs w:val="24"/>
    </w:rPr>
  </w:style>
  <w:style w:type="paragraph" w:customStyle="1" w:styleId="TableText10NumberLetter">
    <w:name w:val="Table Text 10 Number Letter"/>
    <w:basedOn w:val="TableText10Number"/>
    <w:qFormat/>
    <w:rsid w:val="003B0A39"/>
    <w:pPr>
      <w:keepNext/>
      <w:numPr>
        <w:numId w:val="23"/>
      </w:numPr>
    </w:pPr>
    <w:rPr>
      <w:lang w:eastAsia="ar-SA"/>
    </w:rPr>
  </w:style>
  <w:style w:type="paragraph" w:customStyle="1" w:styleId="TableText10NumberStepResultsNotes">
    <w:name w:val="Table Text 10 Number Step Results/Notes"/>
    <w:basedOn w:val="TableText10"/>
    <w:next w:val="Normal"/>
    <w:link w:val="TableText10NumberStepResultsNotesChar"/>
    <w:uiPriority w:val="99"/>
    <w:rsid w:val="003B0A39"/>
    <w:pPr>
      <w:ind w:left="432"/>
    </w:pPr>
  </w:style>
  <w:style w:type="character" w:customStyle="1" w:styleId="TableText10NumberStepResultsNotesChar">
    <w:name w:val="Table Text 10 Number Step Results/Notes Char"/>
    <w:basedOn w:val="Fuentedeprrafopredeter"/>
    <w:link w:val="TableText10NumberStepResultsNotes"/>
    <w:uiPriority w:val="99"/>
    <w:locked/>
    <w:rsid w:val="003B0A39"/>
    <w:rPr>
      <w:rFonts w:ascii="Arial" w:eastAsia="Times New Roman" w:hAnsi="Arial" w:cs="Times New Roman"/>
      <w:sz w:val="20"/>
      <w:szCs w:val="20"/>
    </w:rPr>
  </w:style>
  <w:style w:type="paragraph" w:customStyle="1" w:styleId="TableText10Right">
    <w:name w:val="Table Text 10 Right"/>
    <w:basedOn w:val="TableText10"/>
    <w:link w:val="TableText10RightChar"/>
    <w:uiPriority w:val="99"/>
    <w:rsid w:val="003B0A39"/>
    <w:pPr>
      <w:jc w:val="right"/>
    </w:pPr>
  </w:style>
  <w:style w:type="character" w:customStyle="1" w:styleId="TableText10RightChar">
    <w:name w:val="Table Text 10 Right Char"/>
    <w:basedOn w:val="TableText10Char"/>
    <w:link w:val="TableText10Right"/>
    <w:uiPriority w:val="99"/>
    <w:locked/>
    <w:rsid w:val="003B0A39"/>
    <w:rPr>
      <w:rFonts w:ascii="Arial" w:eastAsia="Times New Roman" w:hAnsi="Arial" w:cs="Times New Roman"/>
      <w:sz w:val="20"/>
      <w:szCs w:val="20"/>
    </w:rPr>
  </w:style>
  <w:style w:type="paragraph" w:customStyle="1" w:styleId="TableText8">
    <w:name w:val="Table Text 8"/>
    <w:link w:val="TableText8Char"/>
    <w:uiPriority w:val="99"/>
    <w:rsid w:val="003B0A39"/>
    <w:pPr>
      <w:spacing w:after="0" w:line="240" w:lineRule="auto"/>
    </w:pPr>
    <w:rPr>
      <w:rFonts w:ascii="Arial" w:eastAsia="Times New Roman" w:hAnsi="Arial" w:cs="Times New Roman"/>
      <w:sz w:val="16"/>
      <w:szCs w:val="24"/>
    </w:rPr>
  </w:style>
  <w:style w:type="character" w:customStyle="1" w:styleId="TableText8Char">
    <w:name w:val="Table Text 8 Char"/>
    <w:basedOn w:val="Fuentedeprrafopredeter"/>
    <w:link w:val="TableText8"/>
    <w:uiPriority w:val="99"/>
    <w:locked/>
    <w:rsid w:val="003B0A39"/>
    <w:rPr>
      <w:rFonts w:ascii="Arial" w:eastAsia="Times New Roman" w:hAnsi="Arial" w:cs="Times New Roman"/>
      <w:sz w:val="16"/>
      <w:szCs w:val="24"/>
    </w:rPr>
  </w:style>
  <w:style w:type="paragraph" w:customStyle="1" w:styleId="TableText8Bold">
    <w:name w:val="Table Text 8 Bold"/>
    <w:basedOn w:val="TableText8"/>
    <w:next w:val="TableText8"/>
    <w:link w:val="TableText8BoldChar"/>
    <w:uiPriority w:val="99"/>
    <w:rsid w:val="003B0A39"/>
    <w:rPr>
      <w:b/>
    </w:rPr>
  </w:style>
  <w:style w:type="character" w:customStyle="1" w:styleId="TableText8BoldChar">
    <w:name w:val="Table Text 8 Bold Char"/>
    <w:basedOn w:val="Fuentedeprrafopredeter"/>
    <w:link w:val="TableText8Bold"/>
    <w:uiPriority w:val="99"/>
    <w:locked/>
    <w:rsid w:val="003B0A39"/>
    <w:rPr>
      <w:rFonts w:ascii="Arial" w:eastAsia="Times New Roman" w:hAnsi="Arial" w:cs="Times New Roman"/>
      <w:b/>
      <w:sz w:val="16"/>
      <w:szCs w:val="24"/>
    </w:rPr>
  </w:style>
  <w:style w:type="paragraph" w:customStyle="1" w:styleId="TableText8Bullet">
    <w:name w:val="Table Text 8 Bullet"/>
    <w:basedOn w:val="TableText8"/>
    <w:link w:val="TableText8BulletChar"/>
    <w:uiPriority w:val="99"/>
    <w:rsid w:val="003B0A39"/>
    <w:pPr>
      <w:numPr>
        <w:numId w:val="24"/>
      </w:numPr>
    </w:pPr>
  </w:style>
  <w:style w:type="character" w:customStyle="1" w:styleId="TableText8BulletChar">
    <w:name w:val="Table Text 8 Bullet Char"/>
    <w:basedOn w:val="Fuentedeprrafopredeter"/>
    <w:link w:val="TableText8Bullet"/>
    <w:uiPriority w:val="99"/>
    <w:locked/>
    <w:rsid w:val="003B0A39"/>
    <w:rPr>
      <w:rFonts w:ascii="Arial" w:eastAsia="Times New Roman" w:hAnsi="Arial" w:cs="Times New Roman"/>
      <w:sz w:val="16"/>
      <w:szCs w:val="24"/>
    </w:rPr>
  </w:style>
  <w:style w:type="paragraph" w:customStyle="1" w:styleId="TableText8Glossary">
    <w:name w:val="Table Text 8 Glossary"/>
    <w:basedOn w:val="TableText8"/>
    <w:next w:val="TableText8"/>
    <w:link w:val="TableText8GlossaryChar"/>
    <w:qFormat/>
    <w:rsid w:val="003B0A39"/>
  </w:style>
  <w:style w:type="character" w:customStyle="1" w:styleId="TableText8GlossaryChar">
    <w:name w:val="Table Text 8 Glossary Char"/>
    <w:basedOn w:val="TableText10Char"/>
    <w:link w:val="TableText8Glossary"/>
    <w:rsid w:val="003B0A39"/>
    <w:rPr>
      <w:rFonts w:ascii="Arial" w:eastAsia="Times New Roman" w:hAnsi="Arial" w:cs="Times New Roman"/>
      <w:sz w:val="16"/>
      <w:szCs w:val="24"/>
    </w:rPr>
  </w:style>
  <w:style w:type="paragraph" w:customStyle="1" w:styleId="TableText8Italic">
    <w:name w:val="Table Text 8 Italic"/>
    <w:basedOn w:val="TableText8"/>
    <w:next w:val="TableText8"/>
    <w:link w:val="TableText8ItalicChar"/>
    <w:uiPriority w:val="99"/>
    <w:rsid w:val="003B0A39"/>
    <w:rPr>
      <w:i/>
    </w:rPr>
  </w:style>
  <w:style w:type="character" w:customStyle="1" w:styleId="TableText8ItalicChar">
    <w:name w:val="Table Text 8 Italic Char"/>
    <w:basedOn w:val="TableText8Char"/>
    <w:link w:val="TableText8Italic"/>
    <w:uiPriority w:val="99"/>
    <w:locked/>
    <w:rsid w:val="003B0A39"/>
    <w:rPr>
      <w:rFonts w:ascii="Arial" w:eastAsia="Times New Roman" w:hAnsi="Arial" w:cs="Times New Roman"/>
      <w:i/>
      <w:sz w:val="16"/>
      <w:szCs w:val="24"/>
    </w:rPr>
  </w:style>
  <w:style w:type="paragraph" w:customStyle="1" w:styleId="TableText8Number">
    <w:name w:val="Table Text 8 Number"/>
    <w:basedOn w:val="TableText8"/>
    <w:link w:val="TableText8NumberChar"/>
    <w:uiPriority w:val="99"/>
    <w:rsid w:val="003B0A39"/>
    <w:pPr>
      <w:numPr>
        <w:numId w:val="25"/>
      </w:numPr>
    </w:pPr>
  </w:style>
  <w:style w:type="character" w:customStyle="1" w:styleId="TableText8NumberChar">
    <w:name w:val="Table Text 8 Number Char"/>
    <w:basedOn w:val="Fuentedeprrafopredeter"/>
    <w:link w:val="TableText8Number"/>
    <w:uiPriority w:val="99"/>
    <w:locked/>
    <w:rsid w:val="003B0A39"/>
    <w:rPr>
      <w:rFonts w:ascii="Arial" w:eastAsia="Times New Roman" w:hAnsi="Arial" w:cs="Times New Roman"/>
      <w:sz w:val="16"/>
      <w:szCs w:val="24"/>
    </w:rPr>
  </w:style>
  <w:style w:type="paragraph" w:customStyle="1" w:styleId="TitleMedium">
    <w:name w:val="Title Medium"/>
    <w:next w:val="Textoindependiente"/>
    <w:uiPriority w:val="99"/>
    <w:rsid w:val="003B0A39"/>
    <w:pPr>
      <w:keepNext/>
      <w:spacing w:before="240" w:after="120" w:line="240" w:lineRule="auto"/>
      <w:jc w:val="center"/>
    </w:pPr>
    <w:rPr>
      <w:rFonts w:ascii="Arial Narrow" w:eastAsia="Times New Roman" w:hAnsi="Arial Narrow" w:cs="Arial"/>
      <w:b/>
      <w:bCs/>
      <w:sz w:val="40"/>
      <w:szCs w:val="24"/>
    </w:rPr>
  </w:style>
  <w:style w:type="paragraph" w:customStyle="1" w:styleId="TitleSmall">
    <w:name w:val="Title Small"/>
    <w:basedOn w:val="Normal"/>
    <w:next w:val="Textoindependiente"/>
    <w:uiPriority w:val="99"/>
    <w:rsid w:val="003B0A39"/>
    <w:pPr>
      <w:keepNext/>
      <w:spacing w:before="0" w:after="360"/>
      <w:jc w:val="center"/>
    </w:pPr>
    <w:rPr>
      <w:rFonts w:ascii="Arial Narrow" w:hAnsi="Arial Narrow" w:cs="Arial"/>
      <w:b/>
      <w:bCs/>
      <w:sz w:val="36"/>
    </w:rPr>
  </w:style>
  <w:style w:type="paragraph" w:styleId="TDC4">
    <w:name w:val="toc 4"/>
    <w:next w:val="Normal"/>
    <w:uiPriority w:val="39"/>
    <w:rsid w:val="003B0A39"/>
    <w:pPr>
      <w:spacing w:after="0" w:line="240" w:lineRule="auto"/>
      <w:ind w:left="778"/>
    </w:pPr>
    <w:rPr>
      <w:rFonts w:ascii="Arial" w:eastAsia="Times New Roman" w:hAnsi="Arial" w:cs="Times New Roman"/>
      <w:sz w:val="24"/>
      <w:szCs w:val="20"/>
    </w:rPr>
  </w:style>
  <w:style w:type="paragraph" w:styleId="TDC5">
    <w:name w:val="toc 5"/>
    <w:next w:val="Normal"/>
    <w:uiPriority w:val="39"/>
    <w:rsid w:val="003B0A39"/>
    <w:pPr>
      <w:spacing w:after="0" w:line="240" w:lineRule="auto"/>
      <w:ind w:left="1080"/>
    </w:pPr>
    <w:rPr>
      <w:rFonts w:ascii="Arial" w:eastAsia="Times New Roman" w:hAnsi="Arial" w:cs="Times New Roman"/>
      <w:sz w:val="24"/>
      <w:szCs w:val="20"/>
    </w:rPr>
  </w:style>
  <w:style w:type="paragraph" w:styleId="TDC6">
    <w:name w:val="toc 6"/>
    <w:next w:val="Normal"/>
    <w:rsid w:val="003B0A39"/>
    <w:pPr>
      <w:spacing w:after="0" w:line="240" w:lineRule="auto"/>
      <w:ind w:left="1200"/>
    </w:pPr>
    <w:rPr>
      <w:rFonts w:ascii="Arial" w:eastAsia="Times New Roman" w:hAnsi="Arial" w:cs="Times New Roman"/>
      <w:sz w:val="24"/>
      <w:szCs w:val="20"/>
    </w:rPr>
  </w:style>
  <w:style w:type="paragraph" w:styleId="TDC7">
    <w:name w:val="toc 7"/>
    <w:next w:val="Normal"/>
    <w:rsid w:val="003B0A39"/>
    <w:pPr>
      <w:spacing w:after="0" w:line="240" w:lineRule="auto"/>
      <w:ind w:left="1440"/>
    </w:pPr>
    <w:rPr>
      <w:rFonts w:ascii="Arial" w:eastAsia="Times New Roman" w:hAnsi="Arial" w:cs="Times New Roman"/>
      <w:sz w:val="24"/>
      <w:szCs w:val="20"/>
    </w:rPr>
  </w:style>
  <w:style w:type="paragraph" w:styleId="TDC8">
    <w:name w:val="toc 8"/>
    <w:next w:val="Normal"/>
    <w:rsid w:val="003B0A39"/>
    <w:pPr>
      <w:spacing w:after="0" w:line="240" w:lineRule="auto"/>
      <w:ind w:left="1680"/>
    </w:pPr>
    <w:rPr>
      <w:rFonts w:ascii="Arial" w:eastAsia="Times New Roman" w:hAnsi="Arial" w:cs="Times New Roman"/>
      <w:sz w:val="24"/>
      <w:szCs w:val="20"/>
    </w:rPr>
  </w:style>
  <w:style w:type="paragraph" w:styleId="TDC9">
    <w:name w:val="toc 9"/>
    <w:next w:val="Normal"/>
    <w:rsid w:val="003B0A39"/>
    <w:pPr>
      <w:spacing w:after="0" w:line="240" w:lineRule="auto"/>
      <w:ind w:left="1920"/>
    </w:pPr>
    <w:rPr>
      <w:rFonts w:ascii="Arial" w:eastAsia="Times New Roman" w:hAnsi="Arial" w:cs="Times New Roman"/>
      <w:sz w:val="24"/>
      <w:szCs w:val="20"/>
    </w:rPr>
  </w:style>
  <w:style w:type="paragraph" w:styleId="TtuloTDC">
    <w:name w:val="TOC Heading"/>
    <w:basedOn w:val="Ttulo1"/>
    <w:next w:val="Normal"/>
    <w:uiPriority w:val="39"/>
    <w:unhideWhenUsed/>
    <w:qFormat/>
    <w:rsid w:val="003B0A39"/>
    <w:pPr>
      <w:keepLines/>
      <w:numPr>
        <w:numId w:val="0"/>
      </w:numPr>
      <w:tabs>
        <w:tab w:val="clear" w:pos="540"/>
      </w:tabs>
      <w:outlineLvl w:val="9"/>
    </w:pPr>
    <w:rPr>
      <w:bCs/>
      <w:color w:val="365F91" w:themeColor="accent1" w:themeShade="BF"/>
      <w:kern w:val="0"/>
      <w:sz w:val="28"/>
      <w:szCs w:val="28"/>
    </w:rPr>
  </w:style>
  <w:style w:type="paragraph" w:customStyle="1" w:styleId="msonormal0">
    <w:name w:val="msonormal"/>
    <w:basedOn w:val="Normal"/>
    <w:rsid w:val="0080742B"/>
    <w:pPr>
      <w:spacing w:before="100" w:beforeAutospacing="1" w:after="100" w:afterAutospacing="1"/>
    </w:pPr>
    <w:rPr>
      <w:rFonts w:ascii="Times New Roman" w:hAnsi="Times New Roman"/>
      <w:sz w:val="24"/>
      <w:szCs w:val="24"/>
      <w:lang w:val="es-AR" w:eastAsia="es-AR"/>
    </w:rPr>
  </w:style>
  <w:style w:type="paragraph" w:styleId="NormalWeb">
    <w:name w:val="Normal (Web)"/>
    <w:basedOn w:val="Normal"/>
    <w:uiPriority w:val="99"/>
    <w:unhideWhenUsed/>
    <w:rsid w:val="0080742B"/>
    <w:pPr>
      <w:spacing w:before="100" w:beforeAutospacing="1" w:after="100" w:afterAutospacing="1"/>
    </w:pPr>
    <w:rPr>
      <w:rFonts w:ascii="Times New Roman" w:hAnsi="Times New Roman"/>
      <w:sz w:val="24"/>
      <w:szCs w:val="24"/>
      <w:lang w:val="es-AR" w:eastAsia="es-AR"/>
    </w:rPr>
  </w:style>
  <w:style w:type="character" w:customStyle="1" w:styleId="notranslate">
    <w:name w:val="notranslate"/>
    <w:basedOn w:val="Fuentedeprrafopredeter"/>
    <w:rsid w:val="0080742B"/>
  </w:style>
  <w:style w:type="paragraph" w:styleId="Prrafodelista">
    <w:name w:val="List Paragraph"/>
    <w:basedOn w:val="Normal"/>
    <w:uiPriority w:val="34"/>
    <w:qFormat/>
    <w:rsid w:val="00D42A71"/>
    <w:pPr>
      <w:ind w:left="720"/>
      <w:contextualSpacing/>
    </w:pPr>
  </w:style>
  <w:style w:type="paragraph" w:styleId="Revisin">
    <w:name w:val="Revision"/>
    <w:hidden/>
    <w:uiPriority w:val="99"/>
    <w:semiHidden/>
    <w:rsid w:val="00BF22FD"/>
    <w:pPr>
      <w:spacing w:after="0" w:line="240" w:lineRule="auto"/>
    </w:pPr>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382549">
      <w:bodyDiv w:val="1"/>
      <w:marLeft w:val="0"/>
      <w:marRight w:val="0"/>
      <w:marTop w:val="0"/>
      <w:marBottom w:val="0"/>
      <w:divBdr>
        <w:top w:val="none" w:sz="0" w:space="0" w:color="auto"/>
        <w:left w:val="none" w:sz="0" w:space="0" w:color="auto"/>
        <w:bottom w:val="none" w:sz="0" w:space="0" w:color="auto"/>
        <w:right w:val="none" w:sz="0" w:space="0" w:color="auto"/>
      </w:divBdr>
    </w:div>
    <w:div w:id="296448791">
      <w:bodyDiv w:val="1"/>
      <w:marLeft w:val="0"/>
      <w:marRight w:val="0"/>
      <w:marTop w:val="0"/>
      <w:marBottom w:val="0"/>
      <w:divBdr>
        <w:top w:val="none" w:sz="0" w:space="0" w:color="auto"/>
        <w:left w:val="none" w:sz="0" w:space="0" w:color="auto"/>
        <w:bottom w:val="none" w:sz="0" w:space="0" w:color="auto"/>
        <w:right w:val="none" w:sz="0" w:space="0" w:color="auto"/>
      </w:divBdr>
    </w:div>
    <w:div w:id="1024674567">
      <w:bodyDiv w:val="1"/>
      <w:marLeft w:val="0"/>
      <w:marRight w:val="0"/>
      <w:marTop w:val="0"/>
      <w:marBottom w:val="0"/>
      <w:divBdr>
        <w:top w:val="none" w:sz="0" w:space="0" w:color="auto"/>
        <w:left w:val="none" w:sz="0" w:space="0" w:color="auto"/>
        <w:bottom w:val="none" w:sz="0" w:space="0" w:color="auto"/>
        <w:right w:val="none" w:sz="0" w:space="0" w:color="auto"/>
      </w:divBdr>
      <w:divsChild>
        <w:div w:id="396975848">
          <w:marLeft w:val="0"/>
          <w:marRight w:val="0"/>
          <w:marTop w:val="0"/>
          <w:marBottom w:val="0"/>
          <w:divBdr>
            <w:top w:val="none" w:sz="0" w:space="0" w:color="auto"/>
            <w:left w:val="none" w:sz="0" w:space="0" w:color="auto"/>
            <w:bottom w:val="none" w:sz="0" w:space="0" w:color="auto"/>
            <w:right w:val="none" w:sz="0" w:space="0" w:color="auto"/>
          </w:divBdr>
          <w:divsChild>
            <w:div w:id="1313021334">
              <w:marLeft w:val="0"/>
              <w:marRight w:val="0"/>
              <w:marTop w:val="2000"/>
              <w:marBottom w:val="0"/>
              <w:divBdr>
                <w:top w:val="none" w:sz="0" w:space="0" w:color="auto"/>
                <w:left w:val="none" w:sz="0" w:space="0" w:color="auto"/>
                <w:bottom w:val="single" w:sz="6" w:space="0" w:color="000000"/>
                <w:right w:val="none" w:sz="0" w:space="0" w:color="auto"/>
              </w:divBdr>
            </w:div>
          </w:divsChild>
        </w:div>
        <w:div w:id="1742483720">
          <w:marLeft w:val="0"/>
          <w:marRight w:val="0"/>
          <w:marTop w:val="0"/>
          <w:marBottom w:val="0"/>
          <w:divBdr>
            <w:top w:val="none" w:sz="0" w:space="0" w:color="auto"/>
            <w:left w:val="none" w:sz="0" w:space="0" w:color="auto"/>
            <w:bottom w:val="none" w:sz="0" w:space="0" w:color="auto"/>
            <w:right w:val="none" w:sz="0" w:space="0" w:color="auto"/>
          </w:divBdr>
        </w:div>
        <w:div w:id="95903495">
          <w:marLeft w:val="0"/>
          <w:marRight w:val="0"/>
          <w:marTop w:val="0"/>
          <w:marBottom w:val="0"/>
          <w:divBdr>
            <w:top w:val="none" w:sz="0" w:space="0" w:color="auto"/>
            <w:left w:val="none" w:sz="0" w:space="0" w:color="auto"/>
            <w:bottom w:val="none" w:sz="0" w:space="0" w:color="auto"/>
            <w:right w:val="none" w:sz="0" w:space="0" w:color="auto"/>
          </w:divBdr>
        </w:div>
      </w:divsChild>
    </w:div>
    <w:div w:id="1083335181">
      <w:bodyDiv w:val="1"/>
      <w:marLeft w:val="0"/>
      <w:marRight w:val="0"/>
      <w:marTop w:val="0"/>
      <w:marBottom w:val="0"/>
      <w:divBdr>
        <w:top w:val="none" w:sz="0" w:space="0" w:color="auto"/>
        <w:left w:val="none" w:sz="0" w:space="0" w:color="auto"/>
        <w:bottom w:val="none" w:sz="0" w:space="0" w:color="auto"/>
        <w:right w:val="none" w:sz="0" w:space="0" w:color="auto"/>
      </w:divBdr>
    </w:div>
    <w:div w:id="173292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ranslate.googleusercontent.com/translate_f" TargetMode="External"/><Relationship Id="rId18" Type="http://schemas.openxmlformats.org/officeDocument/2006/relationships/hyperlink" Target="https://translate.googleusercontent.com/translate_f" TargetMode="External"/><Relationship Id="rId26" Type="http://schemas.openxmlformats.org/officeDocument/2006/relationships/hyperlink" Target="https://translate.googleusercontent.com/translate_f" TargetMode="External"/><Relationship Id="rId39" Type="http://schemas.openxmlformats.org/officeDocument/2006/relationships/hyperlink" Target="https://translate.googleusercontent.com/translate_f" TargetMode="External"/><Relationship Id="rId21" Type="http://schemas.openxmlformats.org/officeDocument/2006/relationships/hyperlink" Target="https://translate.googleusercontent.com/translate_f" TargetMode="External"/><Relationship Id="rId34" Type="http://schemas.openxmlformats.org/officeDocument/2006/relationships/hyperlink" Target="https://translate.googleusercontent.com/translate_f" TargetMode="External"/><Relationship Id="rId42" Type="http://schemas.openxmlformats.org/officeDocument/2006/relationships/image" Target="media/image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translate.googleusercontent.com/translate_f" TargetMode="External"/><Relationship Id="rId29" Type="http://schemas.openxmlformats.org/officeDocument/2006/relationships/hyperlink" Target="https://translate.googleusercontent.com/translate_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ranslate.googleusercontent.com/translate_f" TargetMode="External"/><Relationship Id="rId24" Type="http://schemas.openxmlformats.org/officeDocument/2006/relationships/hyperlink" Target="https://translate.googleusercontent.com/translate_f" TargetMode="External"/><Relationship Id="rId32" Type="http://schemas.openxmlformats.org/officeDocument/2006/relationships/hyperlink" Target="https://translate.googleusercontent.com/translate_f" TargetMode="External"/><Relationship Id="rId37" Type="http://schemas.openxmlformats.org/officeDocument/2006/relationships/hyperlink" Target="https://translate.googleusercontent.com/translate_f" TargetMode="External"/><Relationship Id="rId40" Type="http://schemas.openxmlformats.org/officeDocument/2006/relationships/hyperlink" Target="https://translate.googleusercontent.com/translate_f"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ranslate.googleusercontent.com/translate_f" TargetMode="External"/><Relationship Id="rId23" Type="http://schemas.openxmlformats.org/officeDocument/2006/relationships/hyperlink" Target="https://translate.googleusercontent.com/translate_f" TargetMode="External"/><Relationship Id="rId28" Type="http://schemas.openxmlformats.org/officeDocument/2006/relationships/hyperlink" Target="https://translate.googleusercontent.com/translate_f" TargetMode="External"/><Relationship Id="rId36" Type="http://schemas.openxmlformats.org/officeDocument/2006/relationships/hyperlink" Target="https://translate.googleusercontent.com/translate_f" TargetMode="External"/><Relationship Id="rId10" Type="http://schemas.openxmlformats.org/officeDocument/2006/relationships/hyperlink" Target="https://translate.googleusercontent.com/translate_f" TargetMode="External"/><Relationship Id="rId19" Type="http://schemas.openxmlformats.org/officeDocument/2006/relationships/hyperlink" Target="https://translate.googleusercontent.com/translate_f" TargetMode="External"/><Relationship Id="rId31" Type="http://schemas.openxmlformats.org/officeDocument/2006/relationships/hyperlink" Target="https://translate.googleusercontent.com/translate_f" TargetMode="External"/><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translate.googleusercontent.com/translate_f" TargetMode="External"/><Relationship Id="rId14" Type="http://schemas.openxmlformats.org/officeDocument/2006/relationships/hyperlink" Target="https://translate.googleusercontent.com/translate_f" TargetMode="External"/><Relationship Id="rId22" Type="http://schemas.openxmlformats.org/officeDocument/2006/relationships/hyperlink" Target="https://translate.googleusercontent.com/translate_f" TargetMode="External"/><Relationship Id="rId27" Type="http://schemas.openxmlformats.org/officeDocument/2006/relationships/hyperlink" Target="https://translate.googleusercontent.com/translate_f" TargetMode="External"/><Relationship Id="rId30" Type="http://schemas.openxmlformats.org/officeDocument/2006/relationships/hyperlink" Target="https://translate.googleusercontent.com/translate_f" TargetMode="External"/><Relationship Id="rId35" Type="http://schemas.openxmlformats.org/officeDocument/2006/relationships/hyperlink" Target="https://translate.googleusercontent.com/translate_f" TargetMode="External"/><Relationship Id="rId43" Type="http://schemas.openxmlformats.org/officeDocument/2006/relationships/fontTable" Target="fontTable.xml"/><Relationship Id="rId8" Type="http://schemas.openxmlformats.org/officeDocument/2006/relationships/hyperlink" Target="https://translate.googleusercontent.com/translate_f" TargetMode="External"/><Relationship Id="rId3" Type="http://schemas.openxmlformats.org/officeDocument/2006/relationships/styles" Target="styles.xml"/><Relationship Id="rId12" Type="http://schemas.openxmlformats.org/officeDocument/2006/relationships/hyperlink" Target="https://translate.googleusercontent.com/translate_f" TargetMode="External"/><Relationship Id="rId17" Type="http://schemas.openxmlformats.org/officeDocument/2006/relationships/hyperlink" Target="https://translate.googleusercontent.com/translate_f" TargetMode="External"/><Relationship Id="rId25" Type="http://schemas.openxmlformats.org/officeDocument/2006/relationships/hyperlink" Target="https://translate.googleusercontent.com/translate_f" TargetMode="External"/><Relationship Id="rId33" Type="http://schemas.openxmlformats.org/officeDocument/2006/relationships/hyperlink" Target="https://translate.googleusercontent.com/translate_f" TargetMode="External"/><Relationship Id="rId38" Type="http://schemas.openxmlformats.org/officeDocument/2006/relationships/hyperlink" Target="https://translate.googleusercontent.com/translate_f" TargetMode="External"/><Relationship Id="rId20" Type="http://schemas.openxmlformats.org/officeDocument/2006/relationships/hyperlink" Target="https://translate.googleusercontent.com/translate_f" TargetMode="External"/><Relationship Id="rId4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552AC7-5751-4CB1-A1CC-CB78246DC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15</Pages>
  <Words>3914</Words>
  <Characters>21527</Characters>
  <Application>Microsoft Office Word</Application>
  <DocSecurity>0</DocSecurity>
  <Lines>179</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Database Design Document Template</vt:lpstr>
      <vt:lpstr>Database Design Document Template</vt:lpstr>
    </vt:vector>
  </TitlesOfParts>
  <Company>CMS</Company>
  <LinksUpToDate>false</LinksUpToDate>
  <CharactersWithSpaces>25391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Database Design Document Template</dc:title>
  <dc:subject>DDD Template</dc:subject>
  <dc:creator>CMS</dc:creator>
  <cp:keywords>CMS, XLC, Database Design Document, DDD, Template</cp:keywords>
  <cp:lastModifiedBy>Elena Monutti</cp:lastModifiedBy>
  <cp:revision>4</cp:revision>
  <dcterms:created xsi:type="dcterms:W3CDTF">2026-04-14T00:42:00Z</dcterms:created>
  <dcterms:modified xsi:type="dcterms:W3CDTF">2026-04-14T00:48:00Z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_AdHocReviewCycleID">
    <vt:i4>1366608037</vt:i4>
  </property>
  <property fmtid="{D5CDD505-2E9C-101B-9397-08002B2CF9AE}" pid="4" name="_NewReviewCycle">
    <vt:lpwstr/>
  </property>
  <property fmtid="{D5CDD505-2E9C-101B-9397-08002B2CF9AE}" pid="5" name="_EmailSubject">
    <vt:lpwstr>My Percussion Still Doesn't Work</vt:lpwstr>
  </property>
  <property fmtid="{D5CDD505-2E9C-101B-9397-08002B2CF9AE}" pid="6" name="_AuthorEmail">
    <vt:lpwstr>Rick.Buske@cms.hhs.gov</vt:lpwstr>
  </property>
  <property fmtid="{D5CDD505-2E9C-101B-9397-08002B2CF9AE}" pid="7" name="_AuthorEmailDisplayName">
    <vt:lpwstr>Buske, Rick E. (CMS/OEI)</vt:lpwstr>
  </property>
  <property fmtid="{D5CDD505-2E9C-101B-9397-08002B2CF9AE}" pid="8" name="_PreviousAdHocReviewCycleID">
    <vt:i4>577404526</vt:i4>
  </property>
  <property fmtid="{D5CDD505-2E9C-101B-9397-08002B2CF9AE}" pid="9" name="_ReviewingToolsShownOnce">
    <vt:lpwstr/>
  </property>
</Properties>
</file>