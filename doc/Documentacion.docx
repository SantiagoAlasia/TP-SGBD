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Autospacing="0" w:before="0" w:afterAutospacing="0" w:after="0"/>
        <w:rPr>
          <w:color w:val="000000"/>
          <w:sz w:val="27"/>
          <w:szCs w:val="27"/>
          <w:lang w:val="en-US"/>
        </w:rPr>
      </w:pPr>
      <w:r>
        <w:rPr>
          <w:rFonts w:cs="Arial" w:ascii="Arial" w:hAnsi="Arial"/>
          <w:color w:val="000000"/>
          <w:sz w:val="20"/>
          <w:szCs w:val="20"/>
          <w:lang w:val="en-US"/>
        </w:rPr>
        <w:t> </w:t>
      </w:r>
    </w:p>
    <w:p>
      <w:pPr>
        <w:pStyle w:val="NormalWeb"/>
        <w:spacing w:beforeAutospacing="0" w:before="120" w:afterAutospacing="0" w:after="0"/>
        <w:rPr>
          <w:color w:val="000000"/>
          <w:sz w:val="27"/>
          <w:szCs w:val="27"/>
        </w:rPr>
      </w:pPr>
      <w:r>
        <w:rPr/>
        <mc:AlternateContent>
          <mc:Choice Requires="wps">
            <w:drawing>
              <wp:inline distT="0" distB="0" distL="0" distR="0" wp14:anchorId="550C521C">
                <wp:extent cx="5943600" cy="866775"/>
                <wp:effectExtent l="0" t="0" r="0" b="0"/>
                <wp:docPr id="1" name="Rectángulo 1" descr="El logotipo de CMS se encuentra a la izquierda del siguiente texto: Centros para servicios de Medicare y Medicaid Ciclo de vida eXpedited de CMS (XLC)"/>
                <a:graphic xmlns:a="http://schemas.openxmlformats.org/drawingml/2006/main">
                  <a:graphicData uri="http://schemas.microsoft.com/office/word/2010/wordprocessingShape">
                    <wps:wsp>
                      <wps:cNvSpPr/>
                      <wps:spPr>
                        <a:xfrm>
                          <a:off x="0" y="0"/>
                          <a:ext cx="5943600" cy="866880"/>
                        </a:xfrm>
                        <a:prstGeom prst="rect">
                          <a:avLst/>
                        </a:prstGeom>
                        <a:noFill/>
                        <a:ln w="0">
                          <a:noFill/>
                        </a:ln>
                      </wps:spPr>
                      <wps:style>
                        <a:lnRef idx="0"/>
                        <a:fillRef idx="0"/>
                        <a:effectRef idx="0"/>
                        <a:fontRef idx="minor"/>
                      </wps:style>
                      <wps:bodyPr/>
                    </wps:wsp>
                  </a:graphicData>
                </a:graphic>
              </wp:inline>
            </w:drawing>
          </mc:Choice>
          <mc:Fallback>
            <w:pict>
              <v:rect id="shape_0" ID="Rectángulo 1" path="m0,0l-2147483645,0l-2147483645,-2147483646l0,-2147483646xe" stroked="f" o:allowincell="f" style="position:absolute;margin-left:0pt;margin-top:-68.3pt;width:467.95pt;height:68.2pt;mso-wrap-style:none;v-text-anchor:middle;mso-position-vertical:top" wp14:anchorId="550C521C">
                <v:fill o:detectmouseclick="t" on="false"/>
                <v:stroke color="#3465a4" joinstyle="round" endcap="flat"/>
                <w10:wrap type="square"/>
              </v:rect>
            </w:pict>
          </mc:Fallback>
        </mc:AlternateContent>
      </w:r>
    </w:p>
    <w:p>
      <w:pPr>
        <w:pStyle w:val="NormalWeb"/>
        <w:spacing w:beforeAutospacing="0" w:before="0" w:afterAutospacing="0" w:after="0"/>
        <w:jc w:val="right"/>
        <w:rPr>
          <w:color w:val="000000"/>
          <w:sz w:val="27"/>
          <w:szCs w:val="27"/>
        </w:rPr>
      </w:pPr>
      <w:r>
        <w:rPr>
          <w:rStyle w:val="notranslate"/>
          <w:rFonts w:eastAsia="" w:eastAsiaTheme="majorEastAsia"/>
          <w:b/>
          <w:bCs/>
          <w:color w:val="0070C0"/>
          <w:sz w:val="48"/>
          <w:szCs w:val="48"/>
        </w:rPr>
        <w:t>Sistema de Gestión de Internación Hospitalaria / SGIH</w:t>
      </w:r>
    </w:p>
    <w:p>
      <w:pPr>
        <w:pStyle w:val="Heading1"/>
        <w:numPr>
          <w:ilvl w:val="0"/>
          <w:numId w:val="0"/>
        </w:numPr>
        <w:spacing w:before="0" w:after="0"/>
        <w:ind w:hanging="0" w:left="360"/>
        <w:rPr>
          <w:color w:val="000000"/>
          <w:szCs w:val="48"/>
          <w:lang w:val="es-AR"/>
        </w:rPr>
      </w:pPr>
      <w:r>
        <w:rPr>
          <w:color w:val="000000"/>
          <w:szCs w:val="48"/>
          <w:lang w:val="es-AR"/>
        </w:rPr>
      </w:r>
    </w:p>
    <w:p>
      <w:pPr>
        <w:pStyle w:val="Heading1"/>
        <w:spacing w:before="0" w:after="0"/>
        <w:rPr>
          <w:color w:val="000000"/>
          <w:szCs w:val="48"/>
          <w:lang w:val="es-AR"/>
        </w:rPr>
      </w:pPr>
      <w:r>
        <w:rPr>
          <w:b w:val="false"/>
          <w:bCs/>
          <w:color w:val="000000"/>
          <w:sz w:val="14"/>
          <w:szCs w:val="14"/>
          <w:lang w:val="es-AR"/>
        </w:rPr>
        <w:t>                 </w:t>
      </w:r>
      <w:r>
        <w:rPr>
          <w:rStyle w:val="notranslate"/>
          <w:color w:val="000000"/>
          <w:lang w:val="es-AR"/>
        </w:rPr>
        <w:t>Documento de diseño de base de datos</w:t>
      </w:r>
    </w:p>
    <w:p>
      <w:pPr>
        <w:pStyle w:val="NormalWeb"/>
        <w:spacing w:beforeAutospacing="0" w:before="120" w:afterAutospacing="0" w:after="120"/>
        <w:jc w:val="right"/>
        <w:rPr>
          <w:rStyle w:val="notranslate"/>
          <w:rFonts w:eastAsia="" w:eastAsiaTheme="majorEastAsia"/>
          <w:b/>
          <w:bCs/>
          <w:color w:val="000000"/>
        </w:rPr>
      </w:pPr>
      <w:r>
        <w:rPr>
          <w:rFonts w:eastAsia="" w:eastAsiaTheme="majorEastAsia"/>
          <w:b/>
          <w:bCs/>
          <w:color w:val="000000"/>
        </w:rPr>
      </w:r>
    </w:p>
    <w:p>
      <w:pPr>
        <w:pStyle w:val="NormalWeb"/>
        <w:spacing w:beforeAutospacing="0" w:before="120" w:afterAutospacing="0" w:after="120"/>
        <w:jc w:val="right"/>
        <w:rPr>
          <w:rStyle w:val="notranslate"/>
          <w:rFonts w:eastAsia="" w:eastAsiaTheme="majorEastAsia"/>
          <w:b/>
          <w:bCs/>
          <w:color w:val="000000"/>
        </w:rPr>
      </w:pPr>
      <w:r>
        <w:rPr>
          <w:rStyle w:val="notranslate"/>
          <w:rFonts w:eastAsia="" w:eastAsiaTheme="majorEastAsia"/>
          <w:b/>
          <w:bCs/>
          <w:color w:val="000000"/>
        </w:rPr>
        <w:t>Versión 1</w:t>
      </w:r>
    </w:p>
    <w:p>
      <w:pPr>
        <w:pStyle w:val="NormalWeb"/>
        <w:spacing w:beforeAutospacing="0" w:before="120" w:afterAutospacing="0" w:after="120"/>
        <w:jc w:val="right"/>
        <w:rPr>
          <w:rStyle w:val="notranslate"/>
          <w:rFonts w:eastAsia="" w:eastAsiaTheme="majorEastAsia"/>
          <w:b/>
          <w:bCs/>
          <w:color w:val="000000"/>
        </w:rPr>
      </w:pPr>
      <w:r>
        <w:rPr>
          <w:rStyle w:val="notranslate"/>
          <w:rFonts w:eastAsia="" w:eastAsiaTheme="majorEastAsia"/>
          <w:b/>
          <w:bCs/>
          <w:color w:val="000000"/>
        </w:rPr>
        <w:t>Grupo 6</w:t>
      </w:r>
    </w:p>
    <w:p>
      <w:pPr>
        <w:pStyle w:val="NormalWeb"/>
        <w:spacing w:beforeAutospacing="0" w:before="120" w:afterAutospacing="0" w:after="120"/>
        <w:jc w:val="right"/>
        <w:rPr>
          <w:rStyle w:val="notranslate"/>
          <w:rFonts w:eastAsia="" w:eastAsiaTheme="majorEastAsia"/>
          <w:b/>
          <w:bCs/>
          <w:color w:val="000000"/>
        </w:rPr>
      </w:pPr>
      <w:r>
        <w:rPr>
          <w:rStyle w:val="notranslate"/>
          <w:rFonts w:eastAsia="" w:eastAsiaTheme="majorEastAsia"/>
          <w:b/>
          <w:bCs/>
          <w:color w:val="000000"/>
        </w:rPr>
        <w:t>Alasia Santiago</w:t>
      </w:r>
    </w:p>
    <w:p>
      <w:pPr>
        <w:pStyle w:val="NormalWeb"/>
        <w:spacing w:beforeAutospacing="0" w:before="120" w:afterAutospacing="0" w:after="120"/>
        <w:jc w:val="right"/>
        <w:rPr>
          <w:rStyle w:val="notranslate"/>
          <w:rFonts w:eastAsia="" w:eastAsiaTheme="majorEastAsia"/>
          <w:b/>
          <w:bCs/>
          <w:color w:val="000000"/>
        </w:rPr>
      </w:pPr>
      <w:r>
        <w:rPr>
          <w:rStyle w:val="notranslate"/>
          <w:rFonts w:eastAsia="" w:eastAsiaTheme="majorEastAsia"/>
          <w:b/>
          <w:bCs/>
          <w:color w:val="000000"/>
        </w:rPr>
        <w:t>Feiguin Malkoni Lucía</w:t>
      </w:r>
    </w:p>
    <w:p>
      <w:pPr>
        <w:pStyle w:val="NormalWeb"/>
        <w:spacing w:beforeAutospacing="0" w:before="120" w:afterAutospacing="0" w:after="120"/>
        <w:jc w:val="right"/>
        <w:rPr>
          <w:color w:val="000000"/>
          <w:sz w:val="27"/>
          <w:szCs w:val="27"/>
        </w:rPr>
      </w:pPr>
      <w:r>
        <w:rPr>
          <w:rStyle w:val="notranslate"/>
          <w:rFonts w:eastAsia="" w:eastAsiaTheme="majorEastAsia"/>
          <w:b/>
          <w:bCs/>
          <w:color w:val="000000"/>
        </w:rPr>
        <w:t>Monutti Elena</w:t>
      </w:r>
      <w:bookmarkStart w:id="0" w:name="_GoBack"/>
      <w:bookmarkEnd w:id="0"/>
    </w:p>
    <w:p>
      <w:pPr>
        <w:pStyle w:val="NormalWeb"/>
        <w:spacing w:beforeAutospacing="0" w:before="120" w:afterAutospacing="0" w:after="4100"/>
        <w:jc w:val="right"/>
        <w:rPr>
          <w:color w:val="000000"/>
          <w:sz w:val="27"/>
          <w:szCs w:val="27"/>
        </w:rPr>
      </w:pPr>
      <w:r>
        <w:rPr>
          <w:rStyle w:val="notranslate"/>
          <w:rFonts w:eastAsia="" w:eastAsiaTheme="majorEastAsia"/>
          <w:b/>
          <w:bCs/>
          <w:color w:val="000000"/>
        </w:rPr>
        <w:t xml:space="preserve"> </w:t>
      </w:r>
      <w:r>
        <w:rPr>
          <w:rStyle w:val="notranslate"/>
          <w:rFonts w:eastAsia="" w:eastAsiaTheme="majorEastAsia"/>
          <w:b/>
          <w:bCs/>
          <w:color w:val="000000"/>
        </w:rPr>
        <w:t>04 / 14 / 2026</w:t>
      </w:r>
    </w:p>
    <w:p>
      <w:pPr>
        <w:pStyle w:val="NormalWeb"/>
        <w:spacing w:beforeAutospacing="0" w:before="120" w:afterAutospacing="0" w:after="120"/>
        <w:rPr>
          <w:color w:val="000000"/>
          <w:sz w:val="27"/>
          <w:szCs w:val="27"/>
        </w:rPr>
      </w:pPr>
      <w:r>
        <w:rPr/>
        <w:br w:type="textWrapping" w:clear="all"/>
      </w:r>
    </w:p>
    <w:p>
      <w:pPr>
        <w:pStyle w:val="Normal"/>
        <w:spacing w:lineRule="auto" w:line="276" w:before="0" w:after="200"/>
        <w:rPr>
          <w:rStyle w:val="notranslate"/>
          <w:rFonts w:ascii="Times New Roman" w:hAnsi="Times New Roman" w:eastAsia="" w:eastAsiaTheme="majorEastAsia"/>
          <w:b/>
          <w:bCs/>
          <w:color w:val="000000"/>
          <w:sz w:val="36"/>
          <w:szCs w:val="36"/>
          <w:lang w:val="es-AR" w:eastAsia="es-AR"/>
        </w:rPr>
      </w:pPr>
      <w:r>
        <w:rPr>
          <w:rFonts w:eastAsia="" w:eastAsiaTheme="majorEastAsia" w:ascii="Times New Roman" w:hAnsi="Times New Roman"/>
          <w:b/>
          <w:bCs/>
          <w:color w:val="000000"/>
          <w:sz w:val="36"/>
          <w:szCs w:val="36"/>
          <w:lang w:val="es-AR" w:eastAsia="es-AR"/>
        </w:rPr>
      </w:r>
      <w:r>
        <w:br w:type="page"/>
      </w:r>
    </w:p>
    <w:p>
      <w:pPr>
        <w:pStyle w:val="NormalWeb"/>
        <w:spacing w:beforeAutospacing="0" w:before="0" w:afterAutospacing="0" w:after="360"/>
        <w:jc w:val="center"/>
        <w:rPr>
          <w:color w:val="000000"/>
          <w:sz w:val="27"/>
          <w:szCs w:val="27"/>
        </w:rPr>
      </w:pPr>
      <w:r>
        <w:rPr>
          <w:rStyle w:val="notranslate"/>
          <w:rFonts w:eastAsia="" w:eastAsiaTheme="majorEastAsia"/>
          <w:b/>
          <w:bCs/>
          <w:color w:val="000000"/>
          <w:sz w:val="36"/>
          <w:szCs w:val="36"/>
        </w:rPr>
        <w:t>Tabla de contenido</w:t>
      </w:r>
    </w:p>
    <w:p>
      <w:pPr>
        <w:pStyle w:val="NormalWeb"/>
        <w:spacing w:beforeAutospacing="0" w:before="200" w:afterAutospacing="0" w:after="120"/>
        <w:ind w:hanging="360"/>
        <w:rPr>
          <w:color w:val="000000"/>
          <w:sz w:val="27"/>
          <w:szCs w:val="27"/>
        </w:rPr>
      </w:pPr>
      <w:r>
        <w:fldChar w:fldCharType="begin"/>
      </w:r>
      <w:r>
        <w:rPr>
          <w:rStyle w:val="Hyperlink"/>
          <w:b/>
          <w:bCs/>
          <w:rFonts w:eastAsia="" w:cs="Arial"/>
        </w:rPr>
        <w:instrText xml:space="preserve"> HYPERLINK "https://translate.googleusercontent.com/translate_f" \l "_Toc432497654"</w:instrText>
      </w:r>
      <w:r>
        <w:rPr>
          <w:rStyle w:val="Hyperlink"/>
          <w:b/>
          <w:bCs/>
          <w:rFonts w:eastAsia="" w:cs="Arial"/>
        </w:rPr>
        <w:fldChar w:fldCharType="separate"/>
      </w:r>
      <w:r>
        <w:rPr>
          <w:rStyle w:val="Hyperlink"/>
          <w:rFonts w:eastAsia="" w:cs="Arial" w:eastAsiaTheme="majorEastAsia"/>
          <w:b/>
          <w:bCs/>
        </w:rPr>
        <w:t>1.</w:t>
      </w:r>
      <w:r>
        <w:rPr>
          <w:rStyle w:val="Hyperlink"/>
          <w:b/>
          <w:bCs/>
          <w:rFonts w:eastAsia="" w:cs="Arial"/>
        </w:rPr>
        <w:fldChar w:fldCharType="end"/>
      </w:r>
      <w:r>
        <w:rPr>
          <w:color w:val="000000"/>
          <w:sz w:val="27"/>
          <w:szCs w:val="27"/>
        </w:rPr>
        <w:t> </w:t>
      </w:r>
      <w:r>
        <w:rPr>
          <w:rStyle w:val="Hyperlink"/>
          <w:rFonts w:eastAsia="" w:cs="Calibri" w:ascii="Calibri" w:hAnsi="Calibri" w:eastAsiaTheme="majorEastAsia"/>
          <w:sz w:val="22"/>
          <w:szCs w:val="22"/>
        </w:rPr>
        <w:tab/>
        <w:tab/>
      </w:r>
      <w:r>
        <w:fldChar w:fldCharType="begin"/>
      </w:r>
      <w:r>
        <w:rPr>
          <w:rStyle w:val="Hyperlink"/>
          <w:b/>
          <w:bCs/>
          <w:rFonts w:eastAsia="" w:cs="Arial"/>
        </w:rPr>
        <w:instrText xml:space="preserve"> HYPERLINK "https://translate.googleusercontent.com/translate_f" \l "_Toc432497654"</w:instrText>
      </w:r>
      <w:r>
        <w:rPr>
          <w:rStyle w:val="Hyperlink"/>
          <w:b/>
          <w:bCs/>
          <w:rFonts w:eastAsia="" w:cs="Arial"/>
        </w:rPr>
        <w:fldChar w:fldCharType="separate"/>
      </w:r>
      <w:r>
        <w:rPr>
          <w:rStyle w:val="Hyperlink"/>
          <w:rFonts w:eastAsia="" w:cs="Arial" w:eastAsiaTheme="majorEastAsia"/>
          <w:b/>
          <w:bCs/>
        </w:rPr>
        <w:t>Introducción</w:t>
      </w:r>
      <w:r>
        <w:rPr>
          <w:rStyle w:val="Hyperlink"/>
          <w:b/>
          <w:bCs/>
          <w:rFonts w:eastAsia="" w:cs="Arial"/>
        </w:rPr>
        <w:fldChar w:fldCharType="end"/>
      </w:r>
    </w:p>
    <w:p>
      <w:pPr>
        <w:pStyle w:val="NormalWeb"/>
        <w:spacing w:beforeAutospacing="0" w:before="200" w:afterAutospacing="0" w:after="120"/>
        <w:ind w:hanging="360"/>
        <w:rPr>
          <w:color w:val="000000"/>
          <w:sz w:val="27"/>
          <w:szCs w:val="27"/>
        </w:rPr>
      </w:pPr>
      <w:r>
        <w:fldChar w:fldCharType="begin"/>
      </w:r>
      <w:r>
        <w:rPr>
          <w:rStyle w:val="Hyperlink"/>
          <w:b/>
          <w:bCs/>
          <w:rFonts w:eastAsia="" w:cs="Arial"/>
        </w:rPr>
        <w:instrText xml:space="preserve"> HYPERLINK "https://translate.googleusercontent.com/translate_f" \l "_Toc432497655"</w:instrText>
      </w:r>
      <w:r>
        <w:rPr>
          <w:rStyle w:val="Hyperlink"/>
          <w:b/>
          <w:bCs/>
          <w:rFonts w:eastAsia="" w:cs="Arial"/>
        </w:rPr>
        <w:fldChar w:fldCharType="separate"/>
      </w:r>
      <w:r>
        <w:rPr>
          <w:rStyle w:val="Hyperlink"/>
          <w:rFonts w:eastAsia="" w:cs="Arial" w:eastAsiaTheme="majorEastAsia"/>
          <w:b/>
          <w:bCs/>
        </w:rPr>
        <w:t>2.</w:t>
      </w:r>
      <w:r>
        <w:rPr>
          <w:rStyle w:val="Hyperlink"/>
          <w:b/>
          <w:bCs/>
          <w:rFonts w:eastAsia="" w:cs="Arial"/>
        </w:rPr>
        <w:fldChar w:fldCharType="end"/>
      </w:r>
      <w:r>
        <w:rPr>
          <w:color w:val="000000"/>
          <w:sz w:val="27"/>
          <w:szCs w:val="27"/>
        </w:rPr>
        <w:t> </w:t>
      </w:r>
      <w:r>
        <w:fldChar w:fldCharType="begin"/>
      </w:r>
      <w:r>
        <w:rPr>
          <w:rStyle w:val="Hyperlink"/>
          <w:sz w:val="22"/>
          <w:szCs w:val="22"/>
          <w:rFonts w:eastAsia="" w:cs="Calibri" w:ascii="Calibri" w:hAnsi="Calibri"/>
        </w:rPr>
        <w:instrText xml:space="preserve"> HYPERLINK "https://translate.googleusercontent.com/translate_f" \l "_Toc432497655"</w:instrText>
      </w:r>
      <w:r>
        <w:rPr>
          <w:rStyle w:val="Hyperlink"/>
          <w:sz w:val="22"/>
          <w:szCs w:val="22"/>
          <w:rFonts w:eastAsia="" w:cs="Calibri" w:ascii="Calibri" w:hAnsi="Calibri"/>
        </w:rPr>
        <w:fldChar w:fldCharType="separate"/>
      </w:r>
      <w:r>
        <w:rPr>
          <w:rStyle w:val="Hyperlink"/>
          <w:rFonts w:eastAsia="" w:cs="Calibri" w:ascii="Calibri" w:hAnsi="Calibri" w:eastAsiaTheme="majorEastAsia"/>
          <w:sz w:val="22"/>
          <w:szCs w:val="22"/>
        </w:rPr>
        <w:t>              </w:t>
      </w:r>
      <w:r>
        <w:rPr>
          <w:rStyle w:val="Hyperlink"/>
          <w:sz w:val="22"/>
          <w:szCs w:val="22"/>
          <w:rFonts w:eastAsia="" w:cs="Calibri" w:ascii="Calibri" w:hAnsi="Calibri"/>
        </w:rPr>
        <w:fldChar w:fldCharType="end"/>
      </w:r>
      <w:r>
        <w:fldChar w:fldCharType="begin"/>
      </w:r>
      <w:r>
        <w:rPr>
          <w:rStyle w:val="Hyperlink"/>
          <w:b/>
          <w:bCs/>
          <w:rFonts w:eastAsia="" w:cs="Arial"/>
        </w:rPr>
        <w:instrText xml:space="preserve"> HYPERLINK "https://translate.googleusercontent.com/translate_f" \l "_Toc432497655"</w:instrText>
      </w:r>
      <w:r>
        <w:rPr>
          <w:rStyle w:val="Hyperlink"/>
          <w:b/>
          <w:bCs/>
          <w:rFonts w:eastAsia="" w:cs="Arial"/>
        </w:rPr>
        <w:fldChar w:fldCharType="separate"/>
      </w:r>
      <w:r>
        <w:rPr>
          <w:rStyle w:val="Hyperlink"/>
          <w:rFonts w:eastAsia="" w:cs="Arial" w:eastAsiaTheme="majorEastAsia"/>
          <w:b/>
          <w:bCs/>
        </w:rPr>
        <w:t>Visión de conjunto</w:t>
      </w:r>
      <w:r>
        <w:rPr>
          <w:rStyle w:val="Hyperlink"/>
          <w:b/>
          <w:bCs/>
          <w:rFonts w:eastAsia="" w:cs="Arial"/>
        </w:rPr>
        <w:fldChar w:fldCharType="end"/>
      </w:r>
    </w:p>
    <w:p>
      <w:pPr>
        <w:pStyle w:val="NormalWeb"/>
        <w:spacing w:beforeAutospacing="0" w:before="200" w:afterAutospacing="0" w:after="120"/>
        <w:ind w:hanging="360"/>
        <w:rPr>
          <w:color w:val="000000"/>
          <w:sz w:val="27"/>
          <w:szCs w:val="27"/>
        </w:rPr>
      </w:pPr>
      <w:r>
        <w:fldChar w:fldCharType="begin"/>
      </w:r>
      <w:r>
        <w:rPr>
          <w:rStyle w:val="Hyperlink"/>
          <w:b/>
          <w:bCs/>
          <w:rFonts w:eastAsia="" w:cs="Arial"/>
        </w:rPr>
        <w:instrText xml:space="preserve"> HYPERLINK "https://translate.googleusercontent.com/translate_f" \l "_Toc432497656"</w:instrText>
      </w:r>
      <w:r>
        <w:rPr>
          <w:rStyle w:val="Hyperlink"/>
          <w:b/>
          <w:bCs/>
          <w:rFonts w:eastAsia="" w:cs="Arial"/>
        </w:rPr>
        <w:fldChar w:fldCharType="separate"/>
      </w:r>
      <w:r>
        <w:rPr>
          <w:rStyle w:val="Hyperlink"/>
          <w:rFonts w:eastAsia="" w:cs="Arial" w:eastAsiaTheme="majorEastAsia"/>
          <w:b/>
          <w:bCs/>
        </w:rPr>
        <w:t>3.</w:t>
      </w:r>
      <w:r>
        <w:rPr>
          <w:rStyle w:val="Hyperlink"/>
          <w:b/>
          <w:bCs/>
          <w:rFonts w:eastAsia="" w:cs="Arial"/>
        </w:rPr>
        <w:fldChar w:fldCharType="end"/>
      </w:r>
      <w:r>
        <w:rPr>
          <w:color w:val="000000"/>
          <w:sz w:val="27"/>
          <w:szCs w:val="27"/>
        </w:rPr>
        <w:t> </w:t>
      </w:r>
      <w:r>
        <w:fldChar w:fldCharType="begin"/>
      </w:r>
      <w:r>
        <w:rPr>
          <w:rStyle w:val="Hyperlink"/>
          <w:sz w:val="22"/>
          <w:szCs w:val="22"/>
          <w:rFonts w:eastAsia="" w:cs="Calibri" w:ascii="Calibri" w:hAnsi="Calibri"/>
        </w:rPr>
        <w:instrText xml:space="preserve"> HYPERLINK "https://translate.googleusercontent.com/translate_f" \l "_Toc432497656"</w:instrText>
      </w:r>
      <w:r>
        <w:rPr>
          <w:rStyle w:val="Hyperlink"/>
          <w:sz w:val="22"/>
          <w:szCs w:val="22"/>
          <w:rFonts w:eastAsia="" w:cs="Calibri" w:ascii="Calibri" w:hAnsi="Calibri"/>
        </w:rPr>
        <w:fldChar w:fldCharType="separate"/>
      </w:r>
      <w:r>
        <w:rPr>
          <w:rStyle w:val="Hyperlink"/>
          <w:rFonts w:eastAsia="" w:cs="Calibri" w:ascii="Calibri" w:hAnsi="Calibri" w:eastAsiaTheme="majorEastAsia"/>
          <w:sz w:val="22"/>
          <w:szCs w:val="22"/>
        </w:rPr>
        <w:t>              </w:t>
      </w:r>
      <w:r>
        <w:rPr>
          <w:rStyle w:val="Hyperlink"/>
          <w:sz w:val="22"/>
          <w:szCs w:val="22"/>
          <w:rFonts w:eastAsia="" w:cs="Calibri" w:ascii="Calibri" w:hAnsi="Calibri"/>
        </w:rPr>
        <w:fldChar w:fldCharType="end"/>
      </w:r>
      <w:r>
        <w:fldChar w:fldCharType="begin"/>
      </w:r>
      <w:r>
        <w:rPr>
          <w:rStyle w:val="Hyperlink"/>
          <w:b/>
          <w:bCs/>
          <w:rFonts w:eastAsia="" w:cs="Arial"/>
        </w:rPr>
        <w:instrText xml:space="preserve"> HYPERLINK "https://translate.googleusercontent.com/translate_f" \l "_Toc432497656"</w:instrText>
      </w:r>
      <w:r>
        <w:rPr>
          <w:rStyle w:val="Hyperlink"/>
          <w:b/>
          <w:bCs/>
          <w:rFonts w:eastAsia="" w:cs="Arial"/>
        </w:rPr>
        <w:fldChar w:fldCharType="separate"/>
      </w:r>
      <w:r>
        <w:rPr>
          <w:rStyle w:val="Hyperlink"/>
          <w:rFonts w:eastAsia="" w:cs="Arial" w:eastAsiaTheme="majorEastAsia"/>
          <w:b/>
          <w:bCs/>
        </w:rPr>
        <w:t>Suposiciones / Restricciones / Riesgos</w:t>
      </w:r>
      <w:r>
        <w:rPr>
          <w:rStyle w:val="Hyperlink"/>
          <w:b/>
          <w:bCs/>
          <w:rFonts w:eastAsia="" w:cs="Arial"/>
        </w:rPr>
        <w:fldChar w:fldCharType="end"/>
      </w:r>
    </w:p>
    <w:p>
      <w:pPr>
        <w:pStyle w:val="NormalWeb"/>
        <w:spacing w:beforeAutospacing="0" w:before="0" w:afterAutospacing="0" w:after="0"/>
        <w:ind w:hanging="720" w:left="245"/>
        <w:rPr>
          <w:color w:val="000000"/>
          <w:sz w:val="27"/>
          <w:szCs w:val="27"/>
        </w:rPr>
      </w:pPr>
      <w:r>
        <w:fldChar w:fldCharType="begin"/>
      </w:r>
      <w:r>
        <w:rPr>
          <w:rStyle w:val="Hyperlink"/>
          <w:rFonts w:eastAsia="" w:cs="Arial"/>
        </w:rPr>
        <w:instrText xml:space="preserve"> HYPERLINK "https://translate.googleusercontent.com/translate_f" \l "_Toc432497657"</w:instrText>
      </w:r>
      <w:r>
        <w:rPr>
          <w:rStyle w:val="Hyperlink"/>
          <w:rFonts w:eastAsia="" w:cs="Arial"/>
        </w:rPr>
        <w:fldChar w:fldCharType="separate"/>
      </w:r>
      <w:r>
        <w:rPr>
          <w:rStyle w:val="Hyperlink"/>
          <w:rFonts w:eastAsia="" w:cs="Arial" w:eastAsiaTheme="majorEastAsia"/>
        </w:rPr>
        <w:t>3.1</w:t>
      </w:r>
      <w:r>
        <w:rPr>
          <w:rStyle w:val="Hyperlink"/>
          <w:rFonts w:eastAsia="" w:cs="Arial"/>
        </w:rPr>
        <w:fldChar w:fldCharType="end"/>
      </w:r>
      <w:r>
        <w:rPr>
          <w:rStyle w:val="Hyperlink"/>
          <w:rFonts w:eastAsia="" w:cs="Calibri" w:ascii="Calibri" w:hAnsi="Calibri" w:eastAsiaTheme="majorEastAsia"/>
          <w:sz w:val="22"/>
          <w:szCs w:val="22"/>
        </w:rPr>
        <w:tab/>
        <w:tab/>
      </w:r>
      <w:r>
        <w:fldChar w:fldCharType="begin"/>
      </w:r>
      <w:r>
        <w:rPr>
          <w:rStyle w:val="Hyperlink"/>
          <w:rFonts w:eastAsia="" w:cs="Arial"/>
        </w:rPr>
        <w:instrText xml:space="preserve"> HYPERLINK "https://translate.googleusercontent.com/translate_f" \l "_Toc432497657"</w:instrText>
      </w:r>
      <w:r>
        <w:rPr>
          <w:rStyle w:val="Hyperlink"/>
          <w:rFonts w:eastAsia="" w:cs="Arial"/>
        </w:rPr>
        <w:fldChar w:fldCharType="separate"/>
      </w:r>
      <w:r>
        <w:rPr>
          <w:rStyle w:val="Hyperlink"/>
          <w:rFonts w:eastAsia="" w:cs="Arial" w:eastAsiaTheme="majorEastAsia"/>
        </w:rPr>
        <w:t>Suposiciones</w:t>
      </w:r>
      <w:r>
        <w:rPr>
          <w:rStyle w:val="Hyperlink"/>
          <w:rFonts w:eastAsia="" w:cs="Arial"/>
        </w:rPr>
        <w:fldChar w:fldCharType="end"/>
      </w:r>
    </w:p>
    <w:p>
      <w:pPr>
        <w:pStyle w:val="NormalWeb"/>
        <w:spacing w:beforeAutospacing="0" w:before="0" w:afterAutospacing="0" w:after="0"/>
        <w:ind w:hanging="720" w:left="245"/>
        <w:rPr>
          <w:color w:val="000000"/>
          <w:sz w:val="27"/>
          <w:szCs w:val="27"/>
        </w:rPr>
      </w:pPr>
      <w:r>
        <w:fldChar w:fldCharType="begin"/>
      </w:r>
      <w:r>
        <w:rPr>
          <w:rStyle w:val="Hyperlink"/>
          <w:rFonts w:eastAsia="" w:cs="Arial"/>
        </w:rPr>
        <w:instrText xml:space="preserve"> HYPERLINK "https://translate.googleusercontent.com/translate_f" \l "_Toc432497658"</w:instrText>
      </w:r>
      <w:r>
        <w:rPr>
          <w:rStyle w:val="Hyperlink"/>
          <w:rFonts w:eastAsia="" w:cs="Arial"/>
        </w:rPr>
        <w:fldChar w:fldCharType="separate"/>
      </w:r>
      <w:r>
        <w:rPr>
          <w:rStyle w:val="Hyperlink"/>
          <w:rFonts w:eastAsia="" w:cs="Arial" w:eastAsiaTheme="majorEastAsia"/>
        </w:rPr>
        <w:t>3.</w:t>
      </w:r>
      <w:r>
        <w:rPr>
          <w:rStyle w:val="Hyperlink"/>
          <w:rFonts w:eastAsia="" w:cs="Arial"/>
        </w:rPr>
        <w:fldChar w:fldCharType="end"/>
      </w:r>
      <w:r>
        <w:rPr>
          <w:rStyle w:val="Hyperlink"/>
          <w:rFonts w:eastAsia="" w:cs="Arial" w:eastAsiaTheme="majorEastAsia"/>
        </w:rPr>
        <w:t>2</w:t>
        <w:tab/>
        <w:tab/>
      </w:r>
      <w:r>
        <w:fldChar w:fldCharType="begin"/>
      </w:r>
      <w:r>
        <w:rPr>
          <w:rStyle w:val="Hyperlink"/>
          <w:rFonts w:eastAsia="" w:cs="Arial"/>
        </w:rPr>
        <w:instrText xml:space="preserve"> HYPERLINK "https://translate.googleusercontent.com/translate_f" \l "_Toc432497658"</w:instrText>
      </w:r>
      <w:r>
        <w:rPr>
          <w:rStyle w:val="Hyperlink"/>
          <w:rFonts w:eastAsia="" w:cs="Arial"/>
        </w:rPr>
        <w:fldChar w:fldCharType="separate"/>
      </w:r>
      <w:r>
        <w:rPr>
          <w:rStyle w:val="Hyperlink"/>
          <w:rFonts w:eastAsia="" w:cs="Arial" w:eastAsiaTheme="majorEastAsia"/>
        </w:rPr>
        <w:t>Restricciones</w:t>
      </w:r>
      <w:r>
        <w:rPr>
          <w:rStyle w:val="Hyperlink"/>
          <w:rFonts w:eastAsia="" w:cs="Arial"/>
        </w:rPr>
        <w:fldChar w:fldCharType="end"/>
      </w:r>
    </w:p>
    <w:p>
      <w:pPr>
        <w:pStyle w:val="NormalWeb"/>
        <w:spacing w:beforeAutospacing="0" w:before="200" w:afterAutospacing="0" w:after="120"/>
        <w:ind w:hanging="360"/>
        <w:rPr>
          <w:color w:val="000000"/>
          <w:sz w:val="27"/>
          <w:szCs w:val="27"/>
        </w:rPr>
      </w:pPr>
      <w:r>
        <w:fldChar w:fldCharType="begin"/>
      </w:r>
      <w:r>
        <w:rPr>
          <w:rStyle w:val="Hyperlink"/>
          <w:b/>
          <w:bCs/>
          <w:rFonts w:eastAsia="" w:cs="Arial"/>
        </w:rPr>
        <w:instrText xml:space="preserve"> HYPERLINK "https://translate.googleusercontent.com/translate_f" \l "_Toc432497660"</w:instrText>
      </w:r>
      <w:r>
        <w:rPr>
          <w:rStyle w:val="Hyperlink"/>
          <w:b/>
          <w:bCs/>
          <w:rFonts w:eastAsia="" w:cs="Arial"/>
        </w:rPr>
        <w:fldChar w:fldCharType="separate"/>
      </w:r>
      <w:r>
        <w:rPr>
          <w:rStyle w:val="Hyperlink"/>
          <w:rFonts w:eastAsia="" w:cs="Arial" w:eastAsiaTheme="majorEastAsia"/>
          <w:b/>
          <w:bCs/>
        </w:rPr>
        <w:t>4.</w:t>
      </w:r>
      <w:r>
        <w:rPr>
          <w:rStyle w:val="Hyperlink"/>
          <w:b/>
          <w:bCs/>
          <w:rFonts w:eastAsia="" w:cs="Arial"/>
        </w:rPr>
        <w:fldChar w:fldCharType="end"/>
      </w:r>
      <w:r>
        <w:rPr>
          <w:color w:val="000000"/>
          <w:sz w:val="27"/>
          <w:szCs w:val="27"/>
        </w:rPr>
        <w:t> </w:t>
      </w:r>
      <w:r>
        <w:fldChar w:fldCharType="begin"/>
      </w:r>
      <w:r>
        <w:rPr>
          <w:rStyle w:val="Hyperlink"/>
          <w:sz w:val="22"/>
          <w:szCs w:val="22"/>
          <w:rFonts w:eastAsia="" w:cs="Calibri" w:ascii="Calibri" w:hAnsi="Calibri"/>
        </w:rPr>
        <w:instrText xml:space="preserve"> HYPERLINK "https://translate.googleusercontent.com/translate_f" \l "_Toc432497660"</w:instrText>
      </w:r>
      <w:r>
        <w:rPr>
          <w:rStyle w:val="Hyperlink"/>
          <w:sz w:val="22"/>
          <w:szCs w:val="22"/>
          <w:rFonts w:eastAsia="" w:cs="Calibri" w:ascii="Calibri" w:hAnsi="Calibri"/>
        </w:rPr>
        <w:fldChar w:fldCharType="separate"/>
      </w:r>
      <w:r>
        <w:rPr>
          <w:rStyle w:val="Hyperlink"/>
          <w:rFonts w:eastAsia="" w:cs="Calibri" w:ascii="Calibri" w:hAnsi="Calibri" w:eastAsiaTheme="majorEastAsia"/>
          <w:sz w:val="22"/>
          <w:szCs w:val="22"/>
        </w:rPr>
        <w:t>              </w:t>
      </w:r>
      <w:r>
        <w:rPr>
          <w:rStyle w:val="Hyperlink"/>
          <w:sz w:val="22"/>
          <w:szCs w:val="22"/>
          <w:rFonts w:eastAsia="" w:cs="Calibri" w:ascii="Calibri" w:hAnsi="Calibri"/>
        </w:rPr>
        <w:fldChar w:fldCharType="end"/>
      </w:r>
      <w:r>
        <w:fldChar w:fldCharType="begin"/>
      </w:r>
      <w:r>
        <w:rPr>
          <w:rStyle w:val="Hyperlink"/>
          <w:b/>
          <w:bCs/>
          <w:rFonts w:eastAsia="" w:cs="Arial"/>
        </w:rPr>
        <w:instrText xml:space="preserve"> HYPERLINK "https://translate.googleusercontent.com/translate_f" \l "_Toc432497660"</w:instrText>
      </w:r>
      <w:r>
        <w:rPr>
          <w:rStyle w:val="Hyperlink"/>
          <w:b/>
          <w:bCs/>
          <w:rFonts w:eastAsia="" w:cs="Arial"/>
        </w:rPr>
        <w:fldChar w:fldCharType="separate"/>
      </w:r>
      <w:r>
        <w:rPr>
          <w:rStyle w:val="Hyperlink"/>
          <w:rFonts w:eastAsia="" w:cs="Arial" w:eastAsiaTheme="majorEastAsia"/>
          <w:b/>
          <w:bCs/>
        </w:rPr>
        <w:t>Decisiones de diseño</w:t>
      </w:r>
      <w:r>
        <w:rPr>
          <w:rStyle w:val="Hyperlink"/>
          <w:b/>
          <w:bCs/>
          <w:rFonts w:eastAsia="" w:cs="Arial"/>
        </w:rPr>
        <w:fldChar w:fldCharType="end"/>
      </w:r>
    </w:p>
    <w:p>
      <w:pPr>
        <w:pStyle w:val="NormalWeb"/>
        <w:spacing w:beforeAutospacing="0" w:before="0" w:afterAutospacing="0" w:after="0"/>
        <w:ind w:hanging="720" w:left="245"/>
        <w:rPr>
          <w:color w:val="000000"/>
          <w:sz w:val="27"/>
          <w:szCs w:val="27"/>
        </w:rPr>
      </w:pPr>
      <w:r>
        <w:fldChar w:fldCharType="begin"/>
      </w:r>
      <w:r>
        <w:rPr>
          <w:rStyle w:val="Hyperlink"/>
          <w:rFonts w:eastAsia="" w:cs="Arial"/>
        </w:rPr>
        <w:instrText xml:space="preserve"> HYPERLINK "https://translate.googleusercontent.com/translate_f" \l "_Toc432497661"</w:instrText>
      </w:r>
      <w:r>
        <w:rPr>
          <w:rStyle w:val="Hyperlink"/>
          <w:rFonts w:eastAsia="" w:cs="Arial"/>
        </w:rPr>
        <w:fldChar w:fldCharType="separate"/>
      </w:r>
      <w:r>
        <w:rPr>
          <w:rStyle w:val="Hyperlink"/>
          <w:rFonts w:eastAsia="" w:cs="Arial" w:eastAsiaTheme="majorEastAsia"/>
        </w:rPr>
        <w:t>4.1</w:t>
      </w:r>
      <w:r>
        <w:rPr>
          <w:rStyle w:val="Hyperlink"/>
          <w:rFonts w:eastAsia="" w:cs="Arial"/>
        </w:rPr>
        <w:fldChar w:fldCharType="end"/>
      </w:r>
      <w:r>
        <w:rPr>
          <w:color w:val="000000"/>
          <w:sz w:val="27"/>
          <w:szCs w:val="27"/>
        </w:rPr>
        <w:t> </w:t>
      </w:r>
      <w:r>
        <w:fldChar w:fldCharType="begin"/>
      </w:r>
      <w:r>
        <w:rPr>
          <w:rStyle w:val="Hyperlink"/>
          <w:sz w:val="22"/>
          <w:szCs w:val="22"/>
          <w:rFonts w:eastAsia="" w:cs="Calibri" w:ascii="Calibri" w:hAnsi="Calibri"/>
        </w:rPr>
        <w:instrText xml:space="preserve"> HYPERLINK "https://translate.googleusercontent.com/translate_f" \l "_Toc432497661"</w:instrText>
      </w:r>
      <w:r>
        <w:rPr>
          <w:rStyle w:val="Hyperlink"/>
          <w:sz w:val="22"/>
          <w:szCs w:val="22"/>
          <w:rFonts w:eastAsia="" w:cs="Calibri" w:ascii="Calibri" w:hAnsi="Calibri"/>
        </w:rPr>
        <w:fldChar w:fldCharType="separate"/>
      </w:r>
      <w:r>
        <w:rPr>
          <w:rStyle w:val="Hyperlink"/>
          <w:rFonts w:eastAsia="" w:cs="Calibri" w:ascii="Calibri" w:hAnsi="Calibri" w:eastAsiaTheme="majorEastAsia"/>
          <w:sz w:val="22"/>
          <w:szCs w:val="22"/>
        </w:rPr>
        <w:t>              </w:t>
      </w:r>
      <w:r>
        <w:rPr>
          <w:rStyle w:val="Hyperlink"/>
          <w:sz w:val="22"/>
          <w:szCs w:val="22"/>
          <w:rFonts w:eastAsia="" w:cs="Calibri" w:ascii="Calibri" w:hAnsi="Calibri"/>
        </w:rPr>
        <w:fldChar w:fldCharType="end"/>
      </w:r>
      <w:r>
        <w:fldChar w:fldCharType="begin"/>
      </w:r>
      <w:r>
        <w:rPr>
          <w:rStyle w:val="Hyperlink"/>
          <w:rFonts w:eastAsia="" w:cs="Arial"/>
        </w:rPr>
        <w:instrText xml:space="preserve"> HYPERLINK "https://translate.googleusercontent.com/translate_f" \l "_Toc432497661"</w:instrText>
      </w:r>
      <w:r>
        <w:rPr>
          <w:rStyle w:val="Hyperlink"/>
          <w:rFonts w:eastAsia="" w:cs="Arial"/>
        </w:rPr>
        <w:fldChar w:fldCharType="separate"/>
      </w:r>
      <w:r>
        <w:rPr>
          <w:rStyle w:val="Hyperlink"/>
          <w:rFonts w:eastAsia="" w:cs="Arial" w:eastAsiaTheme="majorEastAsia"/>
        </w:rPr>
        <w:t>Factores clave que influyen en el diseño</w:t>
      </w:r>
      <w:r>
        <w:rPr>
          <w:rStyle w:val="Hyperlink"/>
          <w:rFonts w:eastAsia="" w:cs="Arial"/>
        </w:rPr>
        <w:fldChar w:fldCharType="end"/>
      </w:r>
    </w:p>
    <w:p>
      <w:pPr>
        <w:pStyle w:val="NormalWeb"/>
        <w:spacing w:beforeAutospacing="0" w:before="200" w:afterAutospacing="0" w:after="120"/>
        <w:ind w:hanging="360"/>
        <w:rPr>
          <w:color w:val="000000"/>
          <w:sz w:val="27"/>
          <w:szCs w:val="27"/>
        </w:rPr>
      </w:pPr>
      <w:r>
        <w:fldChar w:fldCharType="begin"/>
      </w:r>
      <w:r>
        <w:rPr>
          <w:rStyle w:val="Hyperlink"/>
          <w:b/>
          <w:bCs/>
          <w:rFonts w:eastAsia="" w:cs="Arial"/>
        </w:rPr>
        <w:instrText xml:space="preserve"> HYPERLINK "https://translate.googleusercontent.com/translate_f" \l "_Toc432497666"</w:instrText>
      </w:r>
      <w:r>
        <w:rPr>
          <w:rStyle w:val="Hyperlink"/>
          <w:b/>
          <w:bCs/>
          <w:rFonts w:eastAsia="" w:cs="Arial"/>
        </w:rPr>
        <w:fldChar w:fldCharType="separate"/>
      </w:r>
      <w:r>
        <w:rPr>
          <w:rStyle w:val="Hyperlink"/>
          <w:rFonts w:eastAsia="" w:cs="Arial" w:eastAsiaTheme="majorEastAsia"/>
          <w:b/>
          <w:bCs/>
        </w:rPr>
        <w:t>5.</w:t>
      </w:r>
      <w:r>
        <w:rPr>
          <w:rStyle w:val="Hyperlink"/>
          <w:b/>
          <w:bCs/>
          <w:rFonts w:eastAsia="" w:cs="Arial"/>
        </w:rPr>
        <w:fldChar w:fldCharType="end"/>
      </w:r>
      <w:r>
        <w:rPr>
          <w:color w:val="000000"/>
          <w:sz w:val="27"/>
          <w:szCs w:val="27"/>
        </w:rPr>
        <w:t> </w:t>
      </w:r>
      <w:r>
        <w:fldChar w:fldCharType="begin"/>
      </w:r>
      <w:r>
        <w:rPr>
          <w:rStyle w:val="Hyperlink"/>
          <w:sz w:val="22"/>
          <w:szCs w:val="22"/>
          <w:rFonts w:eastAsia="" w:cs="Calibri" w:ascii="Calibri" w:hAnsi="Calibri"/>
        </w:rPr>
        <w:instrText xml:space="preserve"> HYPERLINK "https://translate.googleusercontent.com/translate_f" \l "_Toc432497666"</w:instrText>
      </w:r>
      <w:r>
        <w:rPr>
          <w:rStyle w:val="Hyperlink"/>
          <w:sz w:val="22"/>
          <w:szCs w:val="22"/>
          <w:rFonts w:eastAsia="" w:cs="Calibri" w:ascii="Calibri" w:hAnsi="Calibri"/>
        </w:rPr>
        <w:fldChar w:fldCharType="separate"/>
      </w:r>
      <w:r>
        <w:rPr>
          <w:rStyle w:val="Hyperlink"/>
          <w:rFonts w:eastAsia="" w:cs="Calibri" w:ascii="Calibri" w:hAnsi="Calibri" w:eastAsiaTheme="majorEastAsia"/>
          <w:sz w:val="22"/>
          <w:szCs w:val="22"/>
        </w:rPr>
        <w:t>              </w:t>
      </w:r>
      <w:r>
        <w:rPr>
          <w:rStyle w:val="Hyperlink"/>
          <w:sz w:val="22"/>
          <w:szCs w:val="22"/>
          <w:rFonts w:eastAsia="" w:cs="Calibri" w:ascii="Calibri" w:hAnsi="Calibri"/>
        </w:rPr>
        <w:fldChar w:fldCharType="end"/>
      </w:r>
      <w:r>
        <w:fldChar w:fldCharType="begin"/>
      </w:r>
      <w:r>
        <w:rPr>
          <w:rStyle w:val="Hyperlink"/>
          <w:b/>
          <w:bCs/>
          <w:rFonts w:eastAsia="" w:cs="Arial"/>
        </w:rPr>
        <w:instrText xml:space="preserve"> HYPERLINK "https://translate.googleusercontent.com/translate_f" \l "_Toc432497666"</w:instrText>
      </w:r>
      <w:r>
        <w:rPr>
          <w:rStyle w:val="Hyperlink"/>
          <w:b/>
          <w:bCs/>
          <w:rFonts w:eastAsia="" w:cs="Arial"/>
        </w:rPr>
        <w:fldChar w:fldCharType="separate"/>
      </w:r>
      <w:r>
        <w:rPr>
          <w:rStyle w:val="Hyperlink"/>
          <w:rFonts w:eastAsia="" w:cs="Arial" w:eastAsiaTheme="majorEastAsia"/>
          <w:b/>
          <w:bCs/>
        </w:rPr>
        <w:t>Diseño de base de datos detallado</w:t>
      </w:r>
      <w:r>
        <w:rPr>
          <w:rStyle w:val="Hyperlink"/>
          <w:b/>
          <w:bCs/>
          <w:rFonts w:eastAsia="" w:cs="Arial"/>
        </w:rPr>
        <w:fldChar w:fldCharType="end"/>
      </w:r>
    </w:p>
    <w:p>
      <w:pPr>
        <w:pStyle w:val="NormalWeb"/>
        <w:spacing w:beforeAutospacing="0" w:before="0" w:afterAutospacing="0" w:after="0"/>
        <w:ind w:hanging="720" w:left="245"/>
        <w:rPr>
          <w:color w:val="000000"/>
          <w:sz w:val="27"/>
          <w:szCs w:val="27"/>
        </w:rPr>
      </w:pPr>
      <w:r>
        <w:fldChar w:fldCharType="begin"/>
      </w:r>
      <w:r>
        <w:rPr>
          <w:rStyle w:val="Hyperlink"/>
          <w:rFonts w:eastAsia="" w:cs="Arial"/>
        </w:rPr>
        <w:instrText xml:space="preserve"> HYPERLINK "https://translate.googleusercontent.com/translate_f" \l "_Toc432497667"</w:instrText>
      </w:r>
      <w:r>
        <w:rPr>
          <w:rStyle w:val="Hyperlink"/>
          <w:rFonts w:eastAsia="" w:cs="Arial"/>
        </w:rPr>
        <w:fldChar w:fldCharType="separate"/>
      </w:r>
      <w:r>
        <w:rPr>
          <w:rStyle w:val="Hyperlink"/>
          <w:rFonts w:eastAsia="" w:cs="Arial" w:eastAsiaTheme="majorEastAsia"/>
        </w:rPr>
        <w:t>5.1</w:t>
      </w:r>
      <w:r>
        <w:rPr>
          <w:rStyle w:val="Hyperlink"/>
          <w:rFonts w:eastAsia="" w:cs="Arial"/>
        </w:rPr>
        <w:fldChar w:fldCharType="end"/>
      </w:r>
      <w:r>
        <w:rPr>
          <w:color w:val="000000"/>
          <w:sz w:val="27"/>
          <w:szCs w:val="27"/>
        </w:rPr>
        <w:t> </w:t>
      </w:r>
      <w:r>
        <w:fldChar w:fldCharType="begin"/>
      </w:r>
      <w:r>
        <w:rPr>
          <w:rStyle w:val="Hyperlink"/>
          <w:sz w:val="22"/>
          <w:szCs w:val="22"/>
          <w:rFonts w:eastAsia="" w:cs="Calibri" w:ascii="Calibri" w:hAnsi="Calibri"/>
        </w:rPr>
        <w:instrText xml:space="preserve"> HYPERLINK "https://translate.googleusercontent.com/translate_f" \l "_Toc432497667"</w:instrText>
      </w:r>
      <w:r>
        <w:rPr>
          <w:rStyle w:val="Hyperlink"/>
          <w:sz w:val="22"/>
          <w:szCs w:val="22"/>
          <w:rFonts w:eastAsia="" w:cs="Calibri" w:ascii="Calibri" w:hAnsi="Calibri"/>
        </w:rPr>
        <w:fldChar w:fldCharType="separate"/>
      </w:r>
      <w:r>
        <w:rPr>
          <w:rStyle w:val="Hyperlink"/>
          <w:rFonts w:eastAsia="" w:cs="Calibri" w:ascii="Calibri" w:hAnsi="Calibri" w:eastAsiaTheme="majorEastAsia"/>
          <w:sz w:val="22"/>
          <w:szCs w:val="22"/>
        </w:rPr>
        <w:t>              </w:t>
      </w:r>
      <w:r>
        <w:rPr>
          <w:rStyle w:val="Hyperlink"/>
          <w:sz w:val="22"/>
          <w:szCs w:val="22"/>
          <w:rFonts w:eastAsia="" w:cs="Calibri" w:ascii="Calibri" w:hAnsi="Calibri"/>
        </w:rPr>
        <w:fldChar w:fldCharType="end"/>
      </w:r>
      <w:r>
        <w:fldChar w:fldCharType="begin"/>
      </w:r>
      <w:r>
        <w:rPr>
          <w:rStyle w:val="Hyperlink"/>
          <w:rFonts w:eastAsia="" w:cs="Arial"/>
        </w:rPr>
        <w:instrText xml:space="preserve"> HYPERLINK "https://translate.googleusercontent.com/translate_f" \l "_Toc432497667"</w:instrText>
      </w:r>
      <w:r>
        <w:rPr>
          <w:rStyle w:val="Hyperlink"/>
          <w:rFonts w:eastAsia="" w:cs="Arial"/>
        </w:rPr>
        <w:fldChar w:fldCharType="separate"/>
      </w:r>
      <w:r>
        <w:rPr>
          <w:rStyle w:val="Hyperlink"/>
          <w:rFonts w:eastAsia="" w:cs="Arial" w:eastAsiaTheme="majorEastAsia"/>
        </w:rPr>
        <w:t>Diagrama</w:t>
      </w:r>
      <w:r>
        <w:rPr>
          <w:rStyle w:val="Hyperlink"/>
          <w:rFonts w:eastAsia="" w:cs="Arial"/>
        </w:rPr>
        <w:fldChar w:fldCharType="end"/>
      </w:r>
      <w:r>
        <w:rPr>
          <w:rStyle w:val="Hyperlink"/>
          <w:rFonts w:eastAsia="" w:cs="Arial" w:eastAsiaTheme="majorEastAsia"/>
        </w:rPr>
        <w:t xml:space="preserve"> Entidad-Relación (DER)</w:t>
      </w:r>
    </w:p>
    <w:p>
      <w:pPr>
        <w:pStyle w:val="NormalWeb"/>
        <w:spacing w:beforeAutospacing="0" w:before="0" w:afterAutospacing="0" w:after="0"/>
        <w:ind w:hanging="720" w:left="245"/>
        <w:rPr>
          <w:rStyle w:val="Hyperlink"/>
          <w:rFonts w:eastAsia="" w:cs="Arial" w:eastAsiaTheme="majorEastAsia"/>
        </w:rPr>
      </w:pPr>
      <w:r>
        <w:fldChar w:fldCharType="begin"/>
      </w:r>
      <w:r>
        <w:rPr>
          <w:rStyle w:val="Hyperlink"/>
          <w:rFonts w:eastAsia="" w:cs="Arial"/>
        </w:rPr>
        <w:instrText xml:space="preserve"> HYPERLINK "https://translate.googleusercontent.com/translate_f" \l "_Toc432497668"</w:instrText>
      </w:r>
      <w:r>
        <w:rPr>
          <w:rStyle w:val="Hyperlink"/>
          <w:rFonts w:eastAsia="" w:cs="Arial"/>
        </w:rPr>
        <w:fldChar w:fldCharType="separate"/>
      </w:r>
      <w:r>
        <w:rPr>
          <w:rStyle w:val="Hyperlink"/>
          <w:rFonts w:eastAsia="" w:cs="Arial" w:eastAsiaTheme="majorEastAsia"/>
        </w:rPr>
        <w:t>5.2</w:t>
      </w:r>
      <w:r>
        <w:rPr>
          <w:rStyle w:val="Hyperlink"/>
          <w:rFonts w:eastAsia="" w:cs="Arial"/>
        </w:rPr>
        <w:fldChar w:fldCharType="end"/>
      </w:r>
      <w:r>
        <w:rPr>
          <w:color w:val="000000"/>
          <w:sz w:val="27"/>
          <w:szCs w:val="27"/>
        </w:rPr>
        <w:t> </w:t>
      </w:r>
      <w:r>
        <w:fldChar w:fldCharType="begin"/>
      </w:r>
      <w:r>
        <w:rPr>
          <w:rStyle w:val="Hyperlink"/>
          <w:sz w:val="22"/>
          <w:szCs w:val="22"/>
          <w:rFonts w:eastAsia="" w:cs="Calibri" w:ascii="Calibri" w:hAnsi="Calibri"/>
        </w:rPr>
        <w:instrText xml:space="preserve"> HYPERLINK "https://translate.googleusercontent.com/translate_f" \l "_Toc432497668"</w:instrText>
      </w:r>
      <w:r>
        <w:rPr>
          <w:rStyle w:val="Hyperlink"/>
          <w:sz w:val="22"/>
          <w:szCs w:val="22"/>
          <w:rFonts w:eastAsia="" w:cs="Calibri" w:ascii="Calibri" w:hAnsi="Calibri"/>
        </w:rPr>
        <w:fldChar w:fldCharType="separate"/>
      </w:r>
      <w:r>
        <w:rPr>
          <w:rStyle w:val="Hyperlink"/>
          <w:rFonts w:eastAsia="" w:cs="Calibri" w:ascii="Calibri" w:hAnsi="Calibri" w:eastAsiaTheme="majorEastAsia"/>
          <w:sz w:val="22"/>
          <w:szCs w:val="22"/>
        </w:rPr>
        <w:t>              </w:t>
      </w:r>
      <w:r>
        <w:rPr>
          <w:rStyle w:val="Hyperlink"/>
          <w:sz w:val="22"/>
          <w:szCs w:val="22"/>
          <w:rFonts w:eastAsia="" w:cs="Calibri" w:ascii="Calibri" w:hAnsi="Calibri"/>
        </w:rPr>
        <w:fldChar w:fldCharType="end"/>
      </w:r>
      <w:r>
        <w:fldChar w:fldCharType="begin"/>
      </w:r>
      <w:r>
        <w:rPr>
          <w:rStyle w:val="Hyperlink"/>
          <w:rFonts w:eastAsia="" w:cs="Arial"/>
        </w:rPr>
        <w:instrText xml:space="preserve"> HYPERLINK "https://translate.googleusercontent.com/translate_f" \l "_Toc432497668"</w:instrText>
      </w:r>
      <w:r>
        <w:rPr>
          <w:rStyle w:val="Hyperlink"/>
          <w:rFonts w:eastAsia="" w:cs="Arial"/>
        </w:rPr>
        <w:fldChar w:fldCharType="separate"/>
      </w:r>
      <w:r>
        <w:rPr>
          <w:rStyle w:val="Hyperlink"/>
          <w:rFonts w:eastAsia="" w:cs="Arial" w:eastAsiaTheme="majorEastAsia"/>
        </w:rPr>
        <w:t>Esquema</w:t>
      </w:r>
      <w:r>
        <w:rPr>
          <w:rStyle w:val="Hyperlink"/>
          <w:rFonts w:eastAsia="" w:cs="Arial"/>
        </w:rPr>
        <w:fldChar w:fldCharType="end"/>
      </w:r>
      <w:r>
        <w:rPr>
          <w:rStyle w:val="Hyperlink"/>
          <w:rFonts w:eastAsia="" w:cs="Arial" w:eastAsiaTheme="majorEastAsia"/>
        </w:rPr>
        <w:t xml:space="preserve"> de las relaciones resultantes</w:t>
      </w:r>
    </w:p>
    <w:p>
      <w:pPr>
        <w:pStyle w:val="NormalWeb"/>
        <w:spacing w:beforeAutospacing="0" w:before="0" w:afterAutospacing="0" w:after="0"/>
        <w:ind w:hanging="720" w:left="245"/>
        <w:rPr>
          <w:color w:val="000000"/>
          <w:sz w:val="27"/>
          <w:szCs w:val="27"/>
        </w:rPr>
      </w:pPr>
      <w:r>
        <w:fldChar w:fldCharType="begin"/>
      </w:r>
      <w:r>
        <w:rPr>
          <w:rStyle w:val="Hyperlink"/>
          <w:rFonts w:eastAsia="" w:cs="Arial"/>
        </w:rPr>
        <w:instrText xml:space="preserve"> HYPERLINK "https://translate.googleusercontent.com/translate_f" \l "_Toc432497667"</w:instrText>
      </w:r>
      <w:r>
        <w:rPr>
          <w:rStyle w:val="Hyperlink"/>
          <w:rFonts w:eastAsia="" w:cs="Arial"/>
        </w:rPr>
        <w:fldChar w:fldCharType="separate"/>
      </w:r>
      <w:r>
        <w:rPr>
          <w:rStyle w:val="Hyperlink"/>
          <w:rFonts w:eastAsia="" w:cs="Arial" w:eastAsiaTheme="majorEastAsia"/>
        </w:rPr>
        <w:t>5.</w:t>
      </w:r>
      <w:r>
        <w:rPr>
          <w:rStyle w:val="Hyperlink"/>
          <w:rFonts w:eastAsia="" w:cs="Arial"/>
        </w:rPr>
        <w:fldChar w:fldCharType="end"/>
      </w:r>
      <w:r>
        <w:rPr>
          <w:rStyle w:val="Hyperlink"/>
          <w:rFonts w:eastAsia="" w:cs="Arial" w:eastAsiaTheme="majorEastAsia"/>
        </w:rPr>
        <w:t>3</w:t>
      </w:r>
      <w:r>
        <w:rPr>
          <w:color w:val="000000"/>
          <w:sz w:val="27"/>
          <w:szCs w:val="27"/>
        </w:rPr>
        <w:t> </w:t>
      </w:r>
      <w:r>
        <w:fldChar w:fldCharType="begin"/>
      </w:r>
      <w:r>
        <w:rPr>
          <w:rStyle w:val="Hyperlink"/>
          <w:sz w:val="22"/>
          <w:szCs w:val="22"/>
          <w:rFonts w:eastAsia="" w:cs="Calibri" w:ascii="Calibri" w:hAnsi="Calibri"/>
        </w:rPr>
        <w:instrText xml:space="preserve"> HYPERLINK "https://translate.googleusercontent.com/translate_f" \l "_Toc432497667"</w:instrText>
      </w:r>
      <w:r>
        <w:rPr>
          <w:rStyle w:val="Hyperlink"/>
          <w:sz w:val="22"/>
          <w:szCs w:val="22"/>
          <w:rFonts w:eastAsia="" w:cs="Calibri" w:ascii="Calibri" w:hAnsi="Calibri"/>
        </w:rPr>
        <w:fldChar w:fldCharType="separate"/>
      </w:r>
      <w:r>
        <w:rPr>
          <w:rStyle w:val="Hyperlink"/>
          <w:rFonts w:eastAsia="" w:cs="Calibri" w:ascii="Calibri" w:hAnsi="Calibri" w:eastAsiaTheme="majorEastAsia"/>
          <w:sz w:val="22"/>
          <w:szCs w:val="22"/>
        </w:rPr>
        <w:t>              </w:t>
      </w:r>
      <w:r>
        <w:rPr>
          <w:rStyle w:val="Hyperlink"/>
          <w:sz w:val="22"/>
          <w:szCs w:val="22"/>
          <w:rFonts w:eastAsia="" w:cs="Calibri" w:ascii="Calibri" w:hAnsi="Calibri"/>
        </w:rPr>
        <w:fldChar w:fldCharType="end"/>
      </w:r>
      <w:r>
        <w:fldChar w:fldCharType="begin"/>
      </w:r>
      <w:r>
        <w:rPr>
          <w:rStyle w:val="Hyperlink"/>
          <w:rFonts w:eastAsia="" w:cs="Arial"/>
        </w:rPr>
        <w:instrText xml:space="preserve"> HYPERLINK "https://translate.googleusercontent.com/translate_f" \l "_Toc432497667"</w:instrText>
      </w:r>
      <w:r>
        <w:rPr>
          <w:rStyle w:val="Hyperlink"/>
          <w:rFonts w:eastAsia="" w:cs="Arial"/>
        </w:rPr>
        <w:fldChar w:fldCharType="separate"/>
      </w:r>
      <w:r>
        <w:rPr>
          <w:rStyle w:val="Hyperlink"/>
          <w:rFonts w:eastAsia="" w:cs="Arial" w:eastAsiaTheme="majorEastAsia"/>
        </w:rPr>
        <w:t>D</w:t>
      </w:r>
      <w:r>
        <w:rPr>
          <w:rStyle w:val="Hyperlink"/>
          <w:rFonts w:eastAsia="" w:cs="Arial"/>
        </w:rPr>
        <w:fldChar w:fldCharType="end"/>
      </w:r>
      <w:r>
        <w:rPr>
          <w:rStyle w:val="Hyperlink"/>
          <w:rFonts w:eastAsia="" w:cs="Arial" w:eastAsiaTheme="majorEastAsia"/>
        </w:rPr>
        <w:t>iccionario de Datos</w:t>
      </w:r>
    </w:p>
    <w:p>
      <w:pPr>
        <w:pStyle w:val="NormalWeb"/>
        <w:spacing w:beforeAutospacing="0" w:before="0" w:afterAutospacing="0" w:after="0"/>
        <w:ind w:hanging="720" w:left="245"/>
        <w:rPr>
          <w:color w:val="000000"/>
          <w:sz w:val="27"/>
          <w:szCs w:val="27"/>
        </w:rPr>
      </w:pPr>
      <w:r>
        <w:rPr>
          <w:color w:val="000000"/>
          <w:sz w:val="27"/>
          <w:szCs w:val="27"/>
        </w:rPr>
      </w:r>
      <w:r>
        <w:br w:type="page"/>
      </w:r>
    </w:p>
    <w:p>
      <w:pPr>
        <w:pStyle w:val="NormalWeb"/>
        <w:spacing w:beforeAutospacing="0" w:before="0" w:afterAutospacing="0" w:after="0"/>
        <w:ind w:hanging="720" w:left="245"/>
        <w:rPr>
          <w:color w:val="000000"/>
          <w:sz w:val="27"/>
          <w:szCs w:val="27"/>
        </w:rPr>
      </w:pPr>
      <w:r>
        <w:rPr>
          <w:color w:val="000000"/>
          <w:sz w:val="27"/>
          <w:szCs w:val="27"/>
        </w:rPr>
      </w:r>
    </w:p>
    <w:p>
      <w:pPr>
        <w:pStyle w:val="Heading2"/>
        <w:pBdr>
          <w:bottom w:val="single" w:sz="6" w:space="1" w:color="000000"/>
        </w:pBdr>
        <w:rPr>
          <w:rStyle w:val="notranslate"/>
          <w:color w:val="000000"/>
          <w:lang w:val="es-AR"/>
          <w:del w:id="7" w:author="Elena Monutti" w:date="2026-04-13T21:01:00Z"/>
        </w:rPr>
      </w:pPr>
      <w:del w:id="0" w:author="Elena Monutti" w:date="2026-04-13T21:01:00Z">
        <w:r>
          <w:fldChar w:fldCharType="begin"/>
        </w:r>
        <w:r>
          <w:rPr>
            <w:rStyle w:val="Hyperlink"/>
            <w:b/>
            <w:bCs/>
            <w:rFonts w:eastAsia="" w:cs="Arial"/>
            <w:lang w:val="es-PY"/>
          </w:rPr>
          <w:delInstrText xml:space="preserve"> HYPERLINK "https://translate.googleusercontent.com/translate_f" \l "_Toc432497669"</w:delInstrText>
        </w:r>
      </w:del>
      <w:r>
        <w:rPr>
          <w:rStyle w:val="Hyperlink"/>
          <w:b/>
          <w:bCs/>
          <w:rFonts w:eastAsia="" w:cs="Arial"/>
          <w:lang w:val="es-PY"/>
        </w:rPr>
        <w:fldChar w:fldCharType="separate"/>
      </w:r>
      <w:del w:id="1" w:author="Elena Monutti" w:date="2026-04-13T21:01:00Z">
        <w:r>
          <w:rPr>
            <w:rStyle w:val="Hyperlink"/>
            <w:rFonts w:eastAsia="" w:cs="Arial" w:eastAsiaTheme="majorEastAsia"/>
            <w:b/>
            <w:bCs/>
            <w:lang w:val="es-PY"/>
          </w:rPr>
          <w:delText>6.</w:delText>
        </w:r>
      </w:del>
      <w:r>
        <w:rPr>
          <w:rStyle w:val="Hyperlink"/>
          <w:b/>
          <w:bCs/>
          <w:rFonts w:eastAsia="" w:cs="Arial"/>
          <w:lang w:val="es-PY"/>
        </w:rPr>
        <w:fldChar w:fldCharType="end"/>
      </w:r>
      <w:del w:id="2" w:author="Elena Monutti" w:date="2026-04-13T21:01:00Z">
        <w:r>
          <w:rPr>
            <w:color w:val="000000"/>
            <w:sz w:val="27"/>
            <w:szCs w:val="27"/>
            <w:lang w:val="es-PY"/>
          </w:rPr>
          <w:delText> </w:delText>
        </w:r>
      </w:del>
      <w:del w:id="3" w:author="Elena Monutti" w:date="2026-04-13T21:01:00Z">
        <w:r>
          <w:fldChar w:fldCharType="begin"/>
        </w:r>
        <w:r>
          <w:rPr>
            <w:rStyle w:val="Hyperlink"/>
            <w:sz w:val="22"/>
            <w:szCs w:val="22"/>
            <w:rFonts w:eastAsia="" w:cs="Calibri" w:ascii="Calibri" w:hAnsi="Calibri"/>
            <w:lang w:val="es-PY"/>
          </w:rPr>
          <w:delInstrText xml:space="preserve"> HYPERLINK "https://translate.googleusercontent.com/translate_f" \l "_Toc432497669"</w:delInstrText>
        </w:r>
      </w:del>
      <w:r>
        <w:rPr>
          <w:rStyle w:val="Hyperlink"/>
          <w:sz w:val="22"/>
          <w:szCs w:val="22"/>
          <w:rFonts w:eastAsia="" w:cs="Calibri" w:ascii="Calibri" w:hAnsi="Calibri"/>
          <w:lang w:val="es-PY"/>
        </w:rPr>
        <w:fldChar w:fldCharType="separate"/>
      </w:r>
      <w:del w:id="4" w:author="Elena Monutti" w:date="2026-04-13T21:01:00Z">
        <w:r>
          <w:rPr>
            <w:rStyle w:val="Hyperlink"/>
            <w:rFonts w:eastAsia="" w:cs="Calibri" w:ascii="Calibri" w:hAnsi="Calibri" w:eastAsiaTheme="majorEastAsia"/>
            <w:sz w:val="22"/>
            <w:szCs w:val="22"/>
            <w:lang w:val="es-PY"/>
          </w:rPr>
          <w:delText>              </w:delText>
        </w:r>
      </w:del>
      <w:r>
        <w:rPr>
          <w:rStyle w:val="Hyperlink"/>
          <w:sz w:val="22"/>
          <w:szCs w:val="22"/>
          <w:rFonts w:eastAsia="" w:cs="Calibri" w:ascii="Calibri" w:hAnsi="Calibri"/>
          <w:lang w:val="es-PY"/>
        </w:rPr>
        <w:fldChar w:fldCharType="end"/>
      </w:r>
      <w:del w:id="5" w:author="Elena Monutti" w:date="2026-04-13T21:01:00Z">
        <w:r>
          <w:fldChar w:fldCharType="begin"/>
        </w:r>
        <w:r>
          <w:rPr>
            <w:rStyle w:val="Hyperlink"/>
            <w:b/>
            <w:bCs/>
            <w:rFonts w:eastAsia="" w:cs="Arial"/>
            <w:lang w:val="es-PY"/>
          </w:rPr>
          <w:delInstrText xml:space="preserve"> HYPERLINK "https://translate.googleusercontent.com/translate_f" \l "_Toc432497669"</w:delInstrText>
        </w:r>
      </w:del>
      <w:r>
        <w:rPr>
          <w:rStyle w:val="Hyperlink"/>
          <w:b/>
          <w:bCs/>
          <w:rFonts w:eastAsia="" w:cs="Arial"/>
          <w:lang w:val="es-PY"/>
        </w:rPr>
        <w:fldChar w:fldCharType="separate"/>
      </w:r>
      <w:del w:id="6" w:author="Elena Monutti" w:date="2026-04-13T21:01:00Z">
        <w:r>
          <w:rPr>
            <w:rStyle w:val="Hyperlink"/>
            <w:rFonts w:eastAsia="" w:cs="Arial" w:eastAsiaTheme="majorEastAsia"/>
            <w:b/>
            <w:bCs/>
            <w:lang w:val="es-PY"/>
          </w:rPr>
          <w:delText>Administración y monitoreo de bases de datos</w:delText>
        </w:r>
      </w:del>
      <w:r>
        <w:rPr>
          <w:rStyle w:val="Hyperlink"/>
          <w:b/>
          <w:bCs/>
          <w:rFonts w:eastAsia="" w:cs="Arial"/>
          <w:lang w:val="es-PY"/>
        </w:rPr>
        <w:fldChar w:fldCharType="end"/>
      </w:r>
    </w:p>
    <w:p>
      <w:pPr>
        <w:pStyle w:val="NormalWeb"/>
        <w:spacing w:beforeAutospacing="0" w:before="0" w:afterAutospacing="0" w:after="0"/>
        <w:ind w:hanging="720" w:left="245"/>
        <w:rPr>
          <w:color w:val="000000"/>
          <w:sz w:val="27"/>
          <w:szCs w:val="27"/>
          <w:lang w:val="es-PY"/>
          <w:del w:id="15" w:author="Elena Monutti" w:date="2026-04-13T21:01:00Z"/>
        </w:rPr>
      </w:pPr>
      <w:del w:id="8" w:author="Elena Monutti" w:date="2026-04-13T21:01:00Z">
        <w:r>
          <w:fldChar w:fldCharType="begin"/>
        </w:r>
        <w:r>
          <w:rPr>
            <w:rStyle w:val="Hyperlink"/>
            <w:rFonts w:eastAsia="" w:cs="Arial"/>
            <w:lang w:val="es-PY"/>
          </w:rPr>
          <w:delInstrText xml:space="preserve"> HYPERLINK "https://translate.googleusercontent.com/translate_f" \l "_Toc432497670"</w:delInstrText>
        </w:r>
      </w:del>
      <w:r>
        <w:rPr>
          <w:rStyle w:val="Hyperlink"/>
          <w:rFonts w:eastAsia="" w:cs="Arial"/>
          <w:lang w:val="es-PY"/>
        </w:rPr>
        <w:fldChar w:fldCharType="separate"/>
      </w:r>
      <w:del w:id="9" w:author="Elena Monutti" w:date="2026-04-13T21:01:00Z">
        <w:r>
          <w:rPr>
            <w:rStyle w:val="Hyperlink"/>
            <w:rFonts w:eastAsia="" w:cs="Arial" w:eastAsiaTheme="majorEastAsia"/>
            <w:lang w:val="es-PY"/>
          </w:rPr>
          <w:delText>6.1</w:delText>
        </w:r>
      </w:del>
      <w:r>
        <w:rPr>
          <w:rStyle w:val="Hyperlink"/>
          <w:rFonts w:eastAsia="" w:cs="Arial"/>
          <w:lang w:val="es-PY"/>
        </w:rPr>
        <w:fldChar w:fldCharType="end"/>
      </w:r>
      <w:del w:id="10" w:author="Elena Monutti" w:date="2026-04-13T21:01:00Z">
        <w:r>
          <w:rPr>
            <w:color w:val="000000"/>
            <w:sz w:val="27"/>
            <w:szCs w:val="27"/>
            <w:lang w:val="es-PY"/>
          </w:rPr>
          <w:delText> </w:delText>
        </w:r>
      </w:del>
      <w:del w:id="11" w:author="Elena Monutti" w:date="2026-04-13T21:01:00Z">
        <w:r>
          <w:fldChar w:fldCharType="begin"/>
        </w:r>
        <w:r>
          <w:rPr>
            <w:rStyle w:val="Hyperlink"/>
            <w:sz w:val="22"/>
            <w:szCs w:val="22"/>
            <w:rFonts w:eastAsia="" w:cs="Calibri" w:ascii="Calibri" w:hAnsi="Calibri"/>
            <w:lang w:val="es-PY"/>
          </w:rPr>
          <w:delInstrText xml:space="preserve"> HYPERLINK "https://translate.googleusercontent.com/translate_f" \l "_Toc432497670"</w:delInstrText>
        </w:r>
      </w:del>
      <w:r>
        <w:rPr>
          <w:rStyle w:val="Hyperlink"/>
          <w:sz w:val="22"/>
          <w:szCs w:val="22"/>
          <w:rFonts w:eastAsia="" w:cs="Calibri" w:ascii="Calibri" w:hAnsi="Calibri"/>
          <w:lang w:val="es-PY"/>
        </w:rPr>
        <w:fldChar w:fldCharType="separate"/>
      </w:r>
      <w:del w:id="12" w:author="Elena Monutti" w:date="2026-04-13T21:01:00Z">
        <w:r>
          <w:rPr>
            <w:rStyle w:val="Hyperlink"/>
            <w:rFonts w:eastAsia="" w:cs="Calibri" w:ascii="Calibri" w:hAnsi="Calibri" w:eastAsiaTheme="majorEastAsia"/>
            <w:sz w:val="22"/>
            <w:szCs w:val="22"/>
            <w:lang w:val="es-PY"/>
          </w:rPr>
          <w:delText>              </w:delText>
        </w:r>
      </w:del>
      <w:r>
        <w:rPr>
          <w:rStyle w:val="Hyperlink"/>
          <w:sz w:val="22"/>
          <w:szCs w:val="22"/>
          <w:rFonts w:eastAsia="" w:cs="Calibri" w:ascii="Calibri" w:hAnsi="Calibri"/>
          <w:lang w:val="es-PY"/>
        </w:rPr>
        <w:fldChar w:fldCharType="end"/>
      </w:r>
      <w:del w:id="13" w:author="Elena Monutti" w:date="2026-04-13T21:01:00Z">
        <w:r>
          <w:fldChar w:fldCharType="begin"/>
        </w:r>
        <w:r>
          <w:rPr>
            <w:rStyle w:val="Hyperlink"/>
            <w:rFonts w:eastAsia="" w:cs="Arial"/>
            <w:lang w:val="es-PY"/>
          </w:rPr>
          <w:delInstrText xml:space="preserve"> HYPERLINK "https://translate.googleusercontent.com/translate_f" \l "_Toc432497670"</w:delInstrText>
        </w:r>
      </w:del>
      <w:r>
        <w:rPr>
          <w:rStyle w:val="Hyperlink"/>
          <w:rFonts w:eastAsia="" w:cs="Arial"/>
          <w:lang w:val="es-PY"/>
        </w:rPr>
        <w:fldChar w:fldCharType="separate"/>
      </w:r>
      <w:del w:id="14" w:author="Elena Monutti" w:date="2026-04-13T21:01:00Z">
        <w:r>
          <w:rPr>
            <w:rStyle w:val="Hyperlink"/>
            <w:rFonts w:eastAsia="" w:cs="Arial" w:eastAsiaTheme="majorEastAsia"/>
            <w:lang w:val="es-PY"/>
          </w:rPr>
          <w:delText>Funciones y responsabilidades</w:delText>
        </w:r>
      </w:del>
      <w:r>
        <w:rPr>
          <w:rStyle w:val="Hyperlink"/>
          <w:rFonts w:eastAsia="" w:cs="Arial"/>
          <w:lang w:val="es-PY"/>
        </w:rPr>
        <w:fldChar w:fldCharType="end"/>
      </w:r>
    </w:p>
    <w:p>
      <w:pPr>
        <w:pStyle w:val="NormalWeb"/>
        <w:spacing w:beforeAutospacing="0" w:before="0" w:afterAutospacing="0" w:after="0"/>
        <w:ind w:hanging="720" w:left="245"/>
        <w:rPr>
          <w:color w:val="000000"/>
          <w:sz w:val="27"/>
          <w:szCs w:val="27"/>
          <w:lang w:val="es-PY"/>
          <w:del w:id="23" w:author="Elena Monutti" w:date="2026-04-13T21:01:00Z"/>
        </w:rPr>
      </w:pPr>
      <w:del w:id="16" w:author="Elena Monutti" w:date="2026-04-13T21:01:00Z">
        <w:r>
          <w:fldChar w:fldCharType="begin"/>
        </w:r>
        <w:r>
          <w:rPr>
            <w:rStyle w:val="Hyperlink"/>
            <w:rFonts w:eastAsia="" w:cs="Arial"/>
            <w:lang w:val="es-PY"/>
          </w:rPr>
          <w:delInstrText xml:space="preserve"> HYPERLINK "https://translate.googleusercontent.com/translate_f" \l "_Toc432497671"</w:delInstrText>
        </w:r>
      </w:del>
      <w:r>
        <w:rPr>
          <w:rStyle w:val="Hyperlink"/>
          <w:rFonts w:eastAsia="" w:cs="Arial"/>
          <w:lang w:val="es-PY"/>
        </w:rPr>
        <w:fldChar w:fldCharType="separate"/>
      </w:r>
      <w:del w:id="17" w:author="Elena Monutti" w:date="2026-04-13T21:01:00Z">
        <w:r>
          <w:rPr>
            <w:rStyle w:val="Hyperlink"/>
            <w:rFonts w:eastAsia="" w:cs="Arial" w:eastAsiaTheme="majorEastAsia"/>
            <w:lang w:val="es-PY"/>
          </w:rPr>
          <w:delText>6.2</w:delText>
        </w:r>
      </w:del>
      <w:r>
        <w:rPr>
          <w:rStyle w:val="Hyperlink"/>
          <w:rFonts w:eastAsia="" w:cs="Arial"/>
          <w:lang w:val="es-PY"/>
        </w:rPr>
        <w:fldChar w:fldCharType="end"/>
      </w:r>
      <w:del w:id="18" w:author="Elena Monutti" w:date="2026-04-13T21:01:00Z">
        <w:r>
          <w:rPr>
            <w:color w:val="000000"/>
            <w:sz w:val="27"/>
            <w:szCs w:val="27"/>
            <w:lang w:val="es-PY"/>
          </w:rPr>
          <w:delText> </w:delText>
        </w:r>
      </w:del>
      <w:del w:id="19" w:author="Elena Monutti" w:date="2026-04-13T21:01:00Z">
        <w:r>
          <w:fldChar w:fldCharType="begin"/>
        </w:r>
        <w:r>
          <w:rPr>
            <w:rStyle w:val="Hyperlink"/>
            <w:sz w:val="22"/>
            <w:szCs w:val="22"/>
            <w:rFonts w:eastAsia="" w:cs="Calibri" w:ascii="Calibri" w:hAnsi="Calibri"/>
            <w:lang w:val="es-PY"/>
          </w:rPr>
          <w:delInstrText xml:space="preserve"> HYPERLINK "https://translate.googleusercontent.com/translate_f" \l "_Toc432497671"</w:delInstrText>
        </w:r>
      </w:del>
      <w:r>
        <w:rPr>
          <w:rStyle w:val="Hyperlink"/>
          <w:sz w:val="22"/>
          <w:szCs w:val="22"/>
          <w:rFonts w:eastAsia="" w:cs="Calibri" w:ascii="Calibri" w:hAnsi="Calibri"/>
          <w:lang w:val="es-PY"/>
        </w:rPr>
        <w:fldChar w:fldCharType="separate"/>
      </w:r>
      <w:del w:id="20" w:author="Elena Monutti" w:date="2026-04-13T21:01:00Z">
        <w:r>
          <w:rPr>
            <w:rStyle w:val="Hyperlink"/>
            <w:rFonts w:eastAsia="" w:cs="Calibri" w:ascii="Calibri" w:hAnsi="Calibri" w:eastAsiaTheme="majorEastAsia"/>
            <w:sz w:val="22"/>
            <w:szCs w:val="22"/>
            <w:lang w:val="es-PY"/>
          </w:rPr>
          <w:delText>              </w:delText>
        </w:r>
      </w:del>
      <w:r>
        <w:rPr>
          <w:rStyle w:val="Hyperlink"/>
          <w:sz w:val="22"/>
          <w:szCs w:val="22"/>
          <w:rFonts w:eastAsia="" w:cs="Calibri" w:ascii="Calibri" w:hAnsi="Calibri"/>
          <w:lang w:val="es-PY"/>
        </w:rPr>
        <w:fldChar w:fldCharType="end"/>
      </w:r>
      <w:del w:id="21" w:author="Elena Monutti" w:date="2026-04-13T21:01:00Z">
        <w:r>
          <w:fldChar w:fldCharType="begin"/>
        </w:r>
        <w:r>
          <w:rPr>
            <w:rStyle w:val="Hyperlink"/>
            <w:rFonts w:eastAsia="" w:cs="Arial"/>
            <w:lang w:val="es-PY"/>
          </w:rPr>
          <w:delInstrText xml:space="preserve"> HYPERLINK "https://translate.googleusercontent.com/translate_f" \l "_Toc432497671"</w:delInstrText>
        </w:r>
      </w:del>
      <w:r>
        <w:rPr>
          <w:rStyle w:val="Hyperlink"/>
          <w:rFonts w:eastAsia="" w:cs="Arial"/>
          <w:lang w:val="es-PY"/>
        </w:rPr>
        <w:fldChar w:fldCharType="separate"/>
      </w:r>
      <w:del w:id="22" w:author="Elena Monutti" w:date="2026-04-13T21:01:00Z">
        <w:r>
          <w:rPr>
            <w:rStyle w:val="Hyperlink"/>
            <w:rFonts w:eastAsia="" w:cs="Arial" w:eastAsiaTheme="majorEastAsia"/>
            <w:lang w:val="es-PY"/>
          </w:rPr>
          <w:delText>Información del sistema</w:delText>
        </w:r>
      </w:del>
      <w:r>
        <w:rPr>
          <w:rStyle w:val="Hyperlink"/>
          <w:rFonts w:eastAsia="" w:cs="Arial"/>
          <w:lang w:val="es-PY"/>
        </w:rPr>
        <w:fldChar w:fldCharType="end"/>
      </w:r>
    </w:p>
    <w:p>
      <w:pPr>
        <w:pStyle w:val="NormalWeb"/>
        <w:spacing w:beforeAutospacing="0" w:before="0" w:afterAutospacing="0" w:after="0"/>
        <w:ind w:hanging="907" w:left="475"/>
        <w:rPr>
          <w:color w:val="000000"/>
          <w:sz w:val="27"/>
          <w:szCs w:val="27"/>
          <w:lang w:val="es-PY"/>
          <w:del w:id="31" w:author="Elena Monutti" w:date="2026-04-13T21:01:00Z"/>
        </w:rPr>
      </w:pPr>
      <w:del w:id="24" w:author="Elena Monutti" w:date="2026-04-13T21:01:00Z">
        <w:r>
          <w:fldChar w:fldCharType="begin"/>
        </w:r>
        <w:r>
          <w:rPr>
            <w:rStyle w:val="Hyperlink"/>
            <w:rFonts w:eastAsia="" w:cs="Arial"/>
            <w:lang w:val="es-PY"/>
          </w:rPr>
          <w:delInstrText xml:space="preserve"> HYPERLINK "https://translate.googleusercontent.com/translate_f" \l "_Toc432497672"</w:delInstrText>
        </w:r>
      </w:del>
      <w:r>
        <w:rPr>
          <w:rStyle w:val="Hyperlink"/>
          <w:rFonts w:eastAsia="" w:cs="Arial"/>
          <w:lang w:val="es-PY"/>
        </w:rPr>
        <w:fldChar w:fldCharType="separate"/>
      </w:r>
      <w:del w:id="25" w:author="Elena Monutti" w:date="2026-04-13T21:01:00Z">
        <w:r>
          <w:rPr>
            <w:rStyle w:val="Hyperlink"/>
            <w:rFonts w:eastAsia="" w:cs="Arial" w:eastAsiaTheme="majorEastAsia"/>
            <w:lang w:val="es-PY"/>
          </w:rPr>
          <w:delText>6.2.1</w:delText>
        </w:r>
      </w:del>
      <w:r>
        <w:rPr>
          <w:rStyle w:val="Hyperlink"/>
          <w:rFonts w:eastAsia="" w:cs="Arial"/>
          <w:lang w:val="es-PY"/>
        </w:rPr>
        <w:fldChar w:fldCharType="end"/>
      </w:r>
      <w:del w:id="26" w:author="Elena Monutti" w:date="2026-04-13T21:01:00Z">
        <w:r>
          <w:rPr>
            <w:color w:val="000000"/>
            <w:sz w:val="27"/>
            <w:szCs w:val="27"/>
            <w:lang w:val="es-PY"/>
          </w:rPr>
          <w:delText> </w:delText>
        </w:r>
      </w:del>
      <w:del w:id="27" w:author="Elena Monutti" w:date="2026-04-13T21:01:00Z">
        <w:r>
          <w:fldChar w:fldCharType="begin"/>
        </w:r>
        <w:r>
          <w:rPr>
            <w:rStyle w:val="Hyperlink"/>
            <w:sz w:val="22"/>
            <w:szCs w:val="22"/>
            <w:rFonts w:eastAsia="" w:cs="Calibri" w:ascii="Calibri" w:hAnsi="Calibri"/>
            <w:lang w:val="es-PY"/>
          </w:rPr>
          <w:delInstrText xml:space="preserve"> HYPERLINK "https://translate.googleusercontent.com/translate_f" \l "_Toc432497672"</w:delInstrText>
        </w:r>
      </w:del>
      <w:r>
        <w:rPr>
          <w:rStyle w:val="Hyperlink"/>
          <w:sz w:val="22"/>
          <w:szCs w:val="22"/>
          <w:rFonts w:eastAsia="" w:cs="Calibri" w:ascii="Calibri" w:hAnsi="Calibri"/>
          <w:lang w:val="es-PY"/>
        </w:rPr>
        <w:fldChar w:fldCharType="separate"/>
      </w:r>
      <w:del w:id="28" w:author="Elena Monutti" w:date="2026-04-13T21:01:00Z">
        <w:r>
          <w:rPr>
            <w:rStyle w:val="Hyperlink"/>
            <w:rFonts w:eastAsia="" w:cs="Calibri" w:ascii="Calibri" w:hAnsi="Calibri" w:eastAsiaTheme="majorEastAsia"/>
            <w:sz w:val="22"/>
            <w:szCs w:val="22"/>
            <w:lang w:val="es-PY"/>
          </w:rPr>
          <w:delText>              </w:delText>
        </w:r>
      </w:del>
      <w:r>
        <w:rPr>
          <w:rStyle w:val="Hyperlink"/>
          <w:sz w:val="22"/>
          <w:szCs w:val="22"/>
          <w:rFonts w:eastAsia="" w:cs="Calibri" w:ascii="Calibri" w:hAnsi="Calibri"/>
          <w:lang w:val="es-PY"/>
        </w:rPr>
        <w:fldChar w:fldCharType="end"/>
      </w:r>
      <w:del w:id="29" w:author="Elena Monutti" w:date="2026-04-13T21:01:00Z">
        <w:r>
          <w:fldChar w:fldCharType="begin"/>
        </w:r>
        <w:r>
          <w:rPr>
            <w:rStyle w:val="Hyperlink"/>
            <w:rFonts w:eastAsia="" w:cs="Arial"/>
            <w:lang w:val="es-PY"/>
          </w:rPr>
          <w:delInstrText xml:space="preserve"> HYPERLINK "https://translate.googleusercontent.com/translate_f" \l "_Toc432497672"</w:delInstrText>
        </w:r>
      </w:del>
      <w:r>
        <w:rPr>
          <w:rStyle w:val="Hyperlink"/>
          <w:rFonts w:eastAsia="" w:cs="Arial"/>
          <w:lang w:val="es-PY"/>
        </w:rPr>
        <w:fldChar w:fldCharType="separate"/>
      </w:r>
      <w:del w:id="30" w:author="Elena Monutti" w:date="2026-04-13T21:01:00Z">
        <w:r>
          <w:rPr>
            <w:rStyle w:val="Hyperlink"/>
            <w:rFonts w:eastAsia="" w:cs="Arial" w:eastAsiaTheme="majorEastAsia"/>
            <w:lang w:val="es-PY"/>
          </w:rPr>
          <w:delText>Configuración del sistema de gestión de bases</w:delText>
        </w:r>
      </w:del>
      <w:r>
        <w:rPr>
          <w:rStyle w:val="Hyperlink"/>
          <w:rFonts w:eastAsia="" w:cs="Arial"/>
          <w:lang w:val="es-PY"/>
        </w:rPr>
        <w:fldChar w:fldCharType="end"/>
      </w:r>
    </w:p>
    <w:p>
      <w:pPr>
        <w:pStyle w:val="NormalWeb"/>
        <w:spacing w:beforeAutospacing="0" w:before="0" w:afterAutospacing="0" w:after="0"/>
        <w:ind w:hanging="907" w:left="475"/>
        <w:rPr>
          <w:color w:val="000000"/>
          <w:sz w:val="27"/>
          <w:szCs w:val="27"/>
          <w:lang w:val="es-PY"/>
          <w:del w:id="39" w:author="Elena Monutti" w:date="2026-04-13T21:01:00Z"/>
        </w:rPr>
      </w:pPr>
      <w:del w:id="32" w:author="Elena Monutti" w:date="2026-04-13T21:01:00Z">
        <w:r>
          <w:fldChar w:fldCharType="begin"/>
        </w:r>
        <w:r>
          <w:rPr>
            <w:rStyle w:val="Hyperlink"/>
            <w:rFonts w:eastAsia="" w:cs="Arial"/>
            <w:lang w:val="es-PY"/>
          </w:rPr>
          <w:delInstrText xml:space="preserve"> HYPERLINK "https://translate.googleusercontent.com/translate_f" \l "_Toc432497673"</w:delInstrText>
        </w:r>
      </w:del>
      <w:r>
        <w:rPr>
          <w:rStyle w:val="Hyperlink"/>
          <w:rFonts w:eastAsia="" w:cs="Arial"/>
          <w:lang w:val="es-PY"/>
        </w:rPr>
        <w:fldChar w:fldCharType="separate"/>
      </w:r>
      <w:del w:id="33" w:author="Elena Monutti" w:date="2026-04-13T21:01:00Z">
        <w:r>
          <w:rPr>
            <w:rStyle w:val="Hyperlink"/>
            <w:rFonts w:eastAsia="" w:cs="Arial" w:eastAsiaTheme="majorEastAsia"/>
            <w:lang w:val="es-PY"/>
          </w:rPr>
          <w:delText>6.2.2</w:delText>
        </w:r>
      </w:del>
      <w:r>
        <w:rPr>
          <w:rStyle w:val="Hyperlink"/>
          <w:rFonts w:eastAsia="" w:cs="Arial"/>
          <w:lang w:val="es-PY"/>
        </w:rPr>
        <w:fldChar w:fldCharType="end"/>
      </w:r>
      <w:del w:id="34" w:author="Elena Monutti" w:date="2026-04-13T21:01:00Z">
        <w:r>
          <w:rPr>
            <w:color w:val="000000"/>
            <w:sz w:val="27"/>
            <w:szCs w:val="27"/>
            <w:lang w:val="es-PY"/>
          </w:rPr>
          <w:delText> </w:delText>
        </w:r>
      </w:del>
      <w:del w:id="35" w:author="Elena Monutti" w:date="2026-04-13T21:01:00Z">
        <w:r>
          <w:fldChar w:fldCharType="begin"/>
        </w:r>
        <w:r>
          <w:rPr>
            <w:rStyle w:val="Hyperlink"/>
            <w:sz w:val="22"/>
            <w:szCs w:val="22"/>
            <w:rFonts w:eastAsia="" w:cs="Calibri" w:ascii="Calibri" w:hAnsi="Calibri"/>
            <w:lang w:val="es-PY"/>
          </w:rPr>
          <w:delInstrText xml:space="preserve"> HYPERLINK "https://translate.googleusercontent.com/translate_f" \l "_Toc432497673"</w:delInstrText>
        </w:r>
      </w:del>
      <w:r>
        <w:rPr>
          <w:rStyle w:val="Hyperlink"/>
          <w:sz w:val="22"/>
          <w:szCs w:val="22"/>
          <w:rFonts w:eastAsia="" w:cs="Calibri" w:ascii="Calibri" w:hAnsi="Calibri"/>
          <w:lang w:val="es-PY"/>
        </w:rPr>
        <w:fldChar w:fldCharType="separate"/>
      </w:r>
      <w:del w:id="36" w:author="Elena Monutti" w:date="2026-04-13T21:01:00Z">
        <w:r>
          <w:rPr>
            <w:rStyle w:val="Hyperlink"/>
            <w:rFonts w:eastAsia="" w:cs="Calibri" w:ascii="Calibri" w:hAnsi="Calibri" w:eastAsiaTheme="majorEastAsia"/>
            <w:sz w:val="22"/>
            <w:szCs w:val="22"/>
            <w:lang w:val="es-PY"/>
          </w:rPr>
          <w:delText>              </w:delText>
        </w:r>
      </w:del>
      <w:r>
        <w:rPr>
          <w:rStyle w:val="Hyperlink"/>
          <w:sz w:val="22"/>
          <w:szCs w:val="22"/>
          <w:rFonts w:eastAsia="" w:cs="Calibri" w:ascii="Calibri" w:hAnsi="Calibri"/>
          <w:lang w:val="es-PY"/>
        </w:rPr>
        <w:fldChar w:fldCharType="end"/>
      </w:r>
      <w:del w:id="37" w:author="Elena Monutti" w:date="2026-04-13T21:01:00Z">
        <w:r>
          <w:fldChar w:fldCharType="begin"/>
        </w:r>
        <w:r>
          <w:rPr>
            <w:rStyle w:val="Hyperlink"/>
            <w:rFonts w:eastAsia="" w:cs="Arial"/>
            <w:lang w:val="es-PY"/>
          </w:rPr>
          <w:delInstrText xml:space="preserve"> HYPERLINK "https://translate.googleusercontent.com/translate_f" \l "_Toc432497673"</w:delInstrText>
        </w:r>
      </w:del>
      <w:r>
        <w:rPr>
          <w:rStyle w:val="Hyperlink"/>
          <w:rFonts w:eastAsia="" w:cs="Arial"/>
          <w:lang w:val="es-PY"/>
        </w:rPr>
        <w:fldChar w:fldCharType="separate"/>
      </w:r>
      <w:del w:id="38" w:author="Elena Monutti" w:date="2026-04-13T21:01:00Z">
        <w:r>
          <w:rPr>
            <w:rStyle w:val="Hyperlink"/>
            <w:rFonts w:eastAsia="" w:cs="Arial" w:eastAsiaTheme="majorEastAsia"/>
            <w:lang w:val="es-PY"/>
          </w:rPr>
          <w:delText>Software de Soporte de Bases</w:delText>
        </w:r>
      </w:del>
      <w:r>
        <w:rPr>
          <w:rStyle w:val="Hyperlink"/>
          <w:rFonts w:eastAsia="" w:cs="Arial"/>
          <w:lang w:val="es-PY"/>
        </w:rPr>
        <w:fldChar w:fldCharType="end"/>
      </w:r>
    </w:p>
    <w:p>
      <w:pPr>
        <w:pStyle w:val="NormalWeb"/>
        <w:spacing w:beforeAutospacing="0" w:before="0" w:afterAutospacing="0" w:after="0"/>
        <w:ind w:hanging="907" w:left="475"/>
        <w:rPr>
          <w:color w:val="000000"/>
          <w:sz w:val="27"/>
          <w:szCs w:val="27"/>
          <w:lang w:val="es-PY"/>
          <w:del w:id="47" w:author="Elena Monutti" w:date="2026-04-13T21:01:00Z"/>
        </w:rPr>
      </w:pPr>
      <w:del w:id="40" w:author="Elena Monutti" w:date="2026-04-13T21:01:00Z">
        <w:r>
          <w:fldChar w:fldCharType="begin"/>
        </w:r>
        <w:r>
          <w:rPr>
            <w:rStyle w:val="Hyperlink"/>
            <w:rFonts w:eastAsia="" w:cs="Arial"/>
            <w:lang w:val="es-PY"/>
          </w:rPr>
          <w:delInstrText xml:space="preserve"> HYPERLINK "https://translate.googleusercontent.com/translate_f" \l "_Toc432497674"</w:delInstrText>
        </w:r>
      </w:del>
      <w:r>
        <w:rPr>
          <w:rStyle w:val="Hyperlink"/>
          <w:rFonts w:eastAsia="" w:cs="Arial"/>
          <w:lang w:val="es-PY"/>
        </w:rPr>
        <w:fldChar w:fldCharType="separate"/>
      </w:r>
      <w:del w:id="41" w:author="Elena Monutti" w:date="2026-04-13T21:01:00Z">
        <w:r>
          <w:rPr>
            <w:rStyle w:val="Hyperlink"/>
            <w:rFonts w:eastAsia="" w:cs="Arial" w:eastAsiaTheme="majorEastAsia"/>
            <w:lang w:val="es-PY"/>
          </w:rPr>
          <w:delText>6.2.3</w:delText>
        </w:r>
      </w:del>
      <w:r>
        <w:rPr>
          <w:rStyle w:val="Hyperlink"/>
          <w:rFonts w:eastAsia="" w:cs="Arial"/>
          <w:lang w:val="es-PY"/>
        </w:rPr>
        <w:fldChar w:fldCharType="end"/>
      </w:r>
      <w:del w:id="42" w:author="Elena Monutti" w:date="2026-04-13T21:01:00Z">
        <w:r>
          <w:rPr>
            <w:color w:val="000000"/>
            <w:sz w:val="27"/>
            <w:szCs w:val="27"/>
            <w:lang w:val="es-PY"/>
          </w:rPr>
          <w:delText> </w:delText>
        </w:r>
      </w:del>
      <w:del w:id="43" w:author="Elena Monutti" w:date="2026-04-13T21:01:00Z">
        <w:r>
          <w:fldChar w:fldCharType="begin"/>
        </w:r>
        <w:r>
          <w:rPr>
            <w:rStyle w:val="Hyperlink"/>
            <w:sz w:val="22"/>
            <w:szCs w:val="22"/>
            <w:rFonts w:eastAsia="" w:cs="Calibri" w:ascii="Calibri" w:hAnsi="Calibri"/>
            <w:lang w:val="es-PY"/>
          </w:rPr>
          <w:delInstrText xml:space="preserve"> HYPERLINK "https://translate.googleusercontent.com/translate_f" \l "_Toc432497674"</w:delInstrText>
        </w:r>
      </w:del>
      <w:r>
        <w:rPr>
          <w:rStyle w:val="Hyperlink"/>
          <w:sz w:val="22"/>
          <w:szCs w:val="22"/>
          <w:rFonts w:eastAsia="" w:cs="Calibri" w:ascii="Calibri" w:hAnsi="Calibri"/>
          <w:lang w:val="es-PY"/>
        </w:rPr>
        <w:fldChar w:fldCharType="separate"/>
      </w:r>
      <w:del w:id="44" w:author="Elena Monutti" w:date="2026-04-13T21:01:00Z">
        <w:r>
          <w:rPr>
            <w:rStyle w:val="Hyperlink"/>
            <w:rFonts w:eastAsia="" w:cs="Calibri" w:ascii="Calibri" w:hAnsi="Calibri" w:eastAsiaTheme="majorEastAsia"/>
            <w:sz w:val="22"/>
            <w:szCs w:val="22"/>
            <w:lang w:val="es-PY"/>
          </w:rPr>
          <w:delText>              </w:delText>
        </w:r>
      </w:del>
      <w:r>
        <w:rPr>
          <w:rStyle w:val="Hyperlink"/>
          <w:sz w:val="22"/>
          <w:szCs w:val="22"/>
          <w:rFonts w:eastAsia="" w:cs="Calibri" w:ascii="Calibri" w:hAnsi="Calibri"/>
          <w:lang w:val="es-PY"/>
        </w:rPr>
        <w:fldChar w:fldCharType="end"/>
      </w:r>
      <w:del w:id="45" w:author="Elena Monutti" w:date="2026-04-13T21:01:00Z">
        <w:r>
          <w:fldChar w:fldCharType="begin"/>
        </w:r>
        <w:r>
          <w:rPr>
            <w:rStyle w:val="Hyperlink"/>
            <w:rFonts w:eastAsia="" w:cs="Arial"/>
            <w:lang w:val="es-PY"/>
          </w:rPr>
          <w:delInstrText xml:space="preserve"> HYPERLINK "https://translate.googleusercontent.com/translate_f" \l "_Toc432497674"</w:delInstrText>
        </w:r>
      </w:del>
      <w:r>
        <w:rPr>
          <w:rStyle w:val="Hyperlink"/>
          <w:rFonts w:eastAsia="" w:cs="Arial"/>
          <w:lang w:val="es-PY"/>
        </w:rPr>
        <w:fldChar w:fldCharType="separate"/>
      </w:r>
      <w:del w:id="46" w:author="Elena Monutti" w:date="2026-04-13T21:01:00Z">
        <w:r>
          <w:rPr>
            <w:rStyle w:val="Hyperlink"/>
            <w:rFonts w:eastAsia="" w:cs="Arial" w:eastAsiaTheme="majorEastAsia"/>
            <w:lang w:val="es-PY"/>
          </w:rPr>
          <w:delText>Seguridad y privacidad</w:delText>
        </w:r>
      </w:del>
      <w:r>
        <w:rPr>
          <w:rStyle w:val="Hyperlink"/>
          <w:rFonts w:eastAsia="" w:cs="Arial"/>
          <w:lang w:val="es-PY"/>
        </w:rPr>
        <w:fldChar w:fldCharType="end"/>
      </w:r>
    </w:p>
    <w:p>
      <w:pPr>
        <w:pStyle w:val="NormalWeb"/>
        <w:spacing w:beforeAutospacing="0" w:before="0" w:afterAutospacing="0" w:after="0"/>
        <w:ind w:hanging="720" w:left="245"/>
        <w:rPr>
          <w:color w:val="000000"/>
          <w:sz w:val="27"/>
          <w:szCs w:val="27"/>
          <w:lang w:val="es-PY"/>
          <w:del w:id="55" w:author="Elena Monutti" w:date="2026-04-13T21:01:00Z"/>
        </w:rPr>
      </w:pPr>
      <w:del w:id="48" w:author="Elena Monutti" w:date="2026-04-13T21:01:00Z">
        <w:r>
          <w:fldChar w:fldCharType="begin"/>
        </w:r>
        <w:r>
          <w:rPr>
            <w:rStyle w:val="Hyperlink"/>
            <w:rFonts w:eastAsia="" w:cs="Arial"/>
            <w:lang w:val="es-PY"/>
          </w:rPr>
          <w:delInstrText xml:space="preserve"> HYPERLINK "https://translate.googleusercontent.com/translate_f" \l "_Toc432497675"</w:delInstrText>
        </w:r>
      </w:del>
      <w:r>
        <w:rPr>
          <w:rStyle w:val="Hyperlink"/>
          <w:rFonts w:eastAsia="" w:cs="Arial"/>
          <w:lang w:val="es-PY"/>
        </w:rPr>
        <w:fldChar w:fldCharType="separate"/>
      </w:r>
      <w:del w:id="49" w:author="Elena Monutti" w:date="2026-04-13T21:01:00Z">
        <w:r>
          <w:rPr>
            <w:rStyle w:val="Hyperlink"/>
            <w:rFonts w:eastAsia="" w:cs="Arial" w:eastAsiaTheme="majorEastAsia"/>
            <w:lang w:val="es-PY"/>
          </w:rPr>
          <w:delText>6.3</w:delText>
        </w:r>
      </w:del>
      <w:r>
        <w:rPr>
          <w:rStyle w:val="Hyperlink"/>
          <w:rFonts w:eastAsia="" w:cs="Arial"/>
          <w:lang w:val="es-PY"/>
        </w:rPr>
        <w:fldChar w:fldCharType="end"/>
      </w:r>
      <w:del w:id="50" w:author="Elena Monutti" w:date="2026-04-13T21:01:00Z">
        <w:r>
          <w:rPr>
            <w:color w:val="000000"/>
            <w:sz w:val="27"/>
            <w:szCs w:val="27"/>
            <w:lang w:val="es-PY"/>
          </w:rPr>
          <w:delText> </w:delText>
        </w:r>
      </w:del>
      <w:del w:id="51" w:author="Elena Monutti" w:date="2026-04-13T21:01:00Z">
        <w:r>
          <w:fldChar w:fldCharType="begin"/>
        </w:r>
        <w:r>
          <w:rPr>
            <w:rStyle w:val="Hyperlink"/>
            <w:sz w:val="22"/>
            <w:szCs w:val="22"/>
            <w:rFonts w:eastAsia="" w:cs="Calibri" w:ascii="Calibri" w:hAnsi="Calibri"/>
            <w:lang w:val="es-PY"/>
          </w:rPr>
          <w:delInstrText xml:space="preserve"> HYPERLINK "https://translate.googleusercontent.com/translate_f" \l "_Toc432497675"</w:delInstrText>
        </w:r>
      </w:del>
      <w:r>
        <w:rPr>
          <w:rStyle w:val="Hyperlink"/>
          <w:sz w:val="22"/>
          <w:szCs w:val="22"/>
          <w:rFonts w:eastAsia="" w:cs="Calibri" w:ascii="Calibri" w:hAnsi="Calibri"/>
          <w:lang w:val="es-PY"/>
        </w:rPr>
        <w:fldChar w:fldCharType="separate"/>
      </w:r>
      <w:del w:id="52" w:author="Elena Monutti" w:date="2026-04-13T21:01:00Z">
        <w:r>
          <w:rPr>
            <w:rStyle w:val="Hyperlink"/>
            <w:rFonts w:eastAsia="" w:cs="Calibri" w:ascii="Calibri" w:hAnsi="Calibri" w:eastAsiaTheme="majorEastAsia"/>
            <w:sz w:val="22"/>
            <w:szCs w:val="22"/>
            <w:lang w:val="es-PY"/>
          </w:rPr>
          <w:delText>              </w:delText>
        </w:r>
      </w:del>
      <w:r>
        <w:rPr>
          <w:rStyle w:val="Hyperlink"/>
          <w:sz w:val="22"/>
          <w:szCs w:val="22"/>
          <w:rFonts w:eastAsia="" w:cs="Calibri" w:ascii="Calibri" w:hAnsi="Calibri"/>
          <w:lang w:val="es-PY"/>
        </w:rPr>
        <w:fldChar w:fldCharType="end"/>
      </w:r>
      <w:del w:id="53" w:author="Elena Monutti" w:date="2026-04-13T21:01:00Z">
        <w:r>
          <w:fldChar w:fldCharType="begin"/>
        </w:r>
        <w:r>
          <w:rPr>
            <w:rStyle w:val="Hyperlink"/>
            <w:rFonts w:eastAsia="" w:cs="Arial"/>
            <w:lang w:val="es-PY"/>
          </w:rPr>
          <w:delInstrText xml:space="preserve"> HYPERLINK "https://translate.googleusercontent.com/translate_f" \l "_Toc432497675"</w:delInstrText>
        </w:r>
      </w:del>
      <w:r>
        <w:rPr>
          <w:rStyle w:val="Hyperlink"/>
          <w:rFonts w:eastAsia="" w:cs="Arial"/>
          <w:lang w:val="es-PY"/>
        </w:rPr>
        <w:fldChar w:fldCharType="separate"/>
      </w:r>
      <w:del w:id="54" w:author="Elena Monutti" w:date="2026-04-13T21:01:00Z">
        <w:r>
          <w:rPr>
            <w:rStyle w:val="Hyperlink"/>
            <w:rFonts w:eastAsia="" w:cs="Arial" w:eastAsiaTheme="majorEastAsia"/>
            <w:lang w:val="es-PY"/>
          </w:rPr>
          <w:delText>Supervisión del rendimiento y eficiencia de la base de datos</w:delText>
        </w:r>
      </w:del>
      <w:r>
        <w:rPr>
          <w:rStyle w:val="Hyperlink"/>
          <w:rFonts w:eastAsia="" w:cs="Arial"/>
          <w:lang w:val="es-PY"/>
        </w:rPr>
        <w:fldChar w:fldCharType="end"/>
      </w:r>
    </w:p>
    <w:p>
      <w:pPr>
        <w:pStyle w:val="NormalWeb"/>
        <w:spacing w:beforeAutospacing="0" w:before="0" w:afterAutospacing="0" w:after="0"/>
        <w:ind w:hanging="907" w:left="475"/>
        <w:rPr>
          <w:color w:val="000000"/>
          <w:sz w:val="27"/>
          <w:szCs w:val="27"/>
          <w:lang w:val="es-PY"/>
          <w:del w:id="63" w:author="Elena Monutti" w:date="2026-04-13T21:01:00Z"/>
        </w:rPr>
      </w:pPr>
      <w:del w:id="56" w:author="Elena Monutti" w:date="2026-04-13T21:01:00Z">
        <w:r>
          <w:fldChar w:fldCharType="begin"/>
        </w:r>
        <w:r>
          <w:rPr>
            <w:rStyle w:val="Hyperlink"/>
            <w:rFonts w:eastAsia="" w:cs="Arial"/>
            <w:lang w:val="es-PY"/>
          </w:rPr>
          <w:delInstrText xml:space="preserve"> HYPERLINK "https://translate.googleusercontent.com/translate_f" \l "_Toc432497676"</w:delInstrText>
        </w:r>
      </w:del>
      <w:r>
        <w:rPr>
          <w:rStyle w:val="Hyperlink"/>
          <w:rFonts w:eastAsia="" w:cs="Arial"/>
          <w:lang w:val="es-PY"/>
        </w:rPr>
        <w:fldChar w:fldCharType="separate"/>
      </w:r>
      <w:del w:id="57" w:author="Elena Monutti" w:date="2026-04-13T21:01:00Z">
        <w:r>
          <w:rPr>
            <w:rStyle w:val="Hyperlink"/>
            <w:rFonts w:eastAsia="" w:cs="Arial" w:eastAsiaTheme="majorEastAsia"/>
            <w:lang w:val="es-PY"/>
          </w:rPr>
          <w:delText>6.3.1</w:delText>
        </w:r>
      </w:del>
      <w:r>
        <w:rPr>
          <w:rStyle w:val="Hyperlink"/>
          <w:rFonts w:eastAsia="" w:cs="Arial"/>
          <w:lang w:val="es-PY"/>
        </w:rPr>
        <w:fldChar w:fldCharType="end"/>
      </w:r>
      <w:del w:id="58" w:author="Elena Monutti" w:date="2026-04-13T21:01:00Z">
        <w:r>
          <w:rPr>
            <w:color w:val="000000"/>
            <w:sz w:val="27"/>
            <w:szCs w:val="27"/>
            <w:lang w:val="es-PY"/>
          </w:rPr>
          <w:delText> </w:delText>
        </w:r>
      </w:del>
      <w:del w:id="59" w:author="Elena Monutti" w:date="2026-04-13T21:01:00Z">
        <w:r>
          <w:fldChar w:fldCharType="begin"/>
        </w:r>
        <w:r>
          <w:rPr>
            <w:rStyle w:val="Hyperlink"/>
            <w:sz w:val="22"/>
            <w:szCs w:val="22"/>
            <w:rFonts w:eastAsia="" w:cs="Calibri" w:ascii="Calibri" w:hAnsi="Calibri"/>
            <w:lang w:val="es-PY"/>
          </w:rPr>
          <w:delInstrText xml:space="preserve"> HYPERLINK "https://translate.googleusercontent.com/translate_f" \l "_Toc432497676"</w:delInstrText>
        </w:r>
      </w:del>
      <w:r>
        <w:rPr>
          <w:rStyle w:val="Hyperlink"/>
          <w:sz w:val="22"/>
          <w:szCs w:val="22"/>
          <w:rFonts w:eastAsia="" w:cs="Calibri" w:ascii="Calibri" w:hAnsi="Calibri"/>
          <w:lang w:val="es-PY"/>
        </w:rPr>
        <w:fldChar w:fldCharType="separate"/>
      </w:r>
      <w:del w:id="60" w:author="Elena Monutti" w:date="2026-04-13T21:01:00Z">
        <w:r>
          <w:rPr>
            <w:rStyle w:val="Hyperlink"/>
            <w:rFonts w:eastAsia="" w:cs="Calibri" w:ascii="Calibri" w:hAnsi="Calibri" w:eastAsiaTheme="majorEastAsia"/>
            <w:sz w:val="22"/>
            <w:szCs w:val="22"/>
            <w:lang w:val="es-PY"/>
          </w:rPr>
          <w:delText>              </w:delText>
        </w:r>
      </w:del>
      <w:r>
        <w:rPr>
          <w:rStyle w:val="Hyperlink"/>
          <w:sz w:val="22"/>
          <w:szCs w:val="22"/>
          <w:rFonts w:eastAsia="" w:cs="Calibri" w:ascii="Calibri" w:hAnsi="Calibri"/>
          <w:lang w:val="es-PY"/>
        </w:rPr>
        <w:fldChar w:fldCharType="end"/>
      </w:r>
      <w:del w:id="61" w:author="Elena Monutti" w:date="2026-04-13T21:01:00Z">
        <w:r>
          <w:fldChar w:fldCharType="begin"/>
        </w:r>
        <w:r>
          <w:rPr>
            <w:rStyle w:val="Hyperlink"/>
            <w:rFonts w:eastAsia="" w:cs="Arial"/>
            <w:lang w:val="es-PY"/>
          </w:rPr>
          <w:delInstrText xml:space="preserve"> HYPERLINK "https://translate.googleusercontent.com/translate_f" \l "_Toc432497676"</w:delInstrText>
        </w:r>
      </w:del>
      <w:r>
        <w:rPr>
          <w:rStyle w:val="Hyperlink"/>
          <w:rFonts w:eastAsia="" w:cs="Arial"/>
          <w:lang w:val="es-PY"/>
        </w:rPr>
        <w:fldChar w:fldCharType="separate"/>
      </w:r>
      <w:del w:id="62" w:author="Elena Monutti" w:date="2026-04-13T21:01:00Z">
        <w:r>
          <w:rPr>
            <w:rStyle w:val="Hyperlink"/>
            <w:rFonts w:eastAsia="" w:cs="Arial" w:eastAsiaTheme="majorEastAsia"/>
            <w:lang w:val="es-PY"/>
          </w:rPr>
          <w:delText>Implicaciones operacionales</w:delText>
        </w:r>
      </w:del>
      <w:r>
        <w:rPr>
          <w:rStyle w:val="Hyperlink"/>
          <w:rFonts w:eastAsia="" w:cs="Arial"/>
          <w:lang w:val="es-PY"/>
        </w:rPr>
        <w:fldChar w:fldCharType="end"/>
      </w:r>
    </w:p>
    <w:p>
      <w:pPr>
        <w:pStyle w:val="NormalWeb"/>
        <w:spacing w:beforeAutospacing="0" w:before="0" w:afterAutospacing="0" w:after="0"/>
        <w:ind w:hanging="907" w:left="475"/>
        <w:rPr>
          <w:color w:val="000000"/>
          <w:sz w:val="27"/>
          <w:szCs w:val="27"/>
          <w:lang w:val="es-PY"/>
          <w:del w:id="71" w:author="Elena Monutti" w:date="2026-04-13T21:01:00Z"/>
        </w:rPr>
      </w:pPr>
      <w:del w:id="64" w:author="Elena Monutti" w:date="2026-04-13T21:01:00Z">
        <w:r>
          <w:fldChar w:fldCharType="begin"/>
        </w:r>
        <w:r>
          <w:rPr>
            <w:rStyle w:val="Hyperlink"/>
            <w:rFonts w:eastAsia="" w:cs="Arial"/>
            <w:lang w:val="es-PY"/>
          </w:rPr>
          <w:delInstrText xml:space="preserve"> HYPERLINK "https://translate.googleusercontent.com/translate_f" \l "_Toc432497677"</w:delInstrText>
        </w:r>
      </w:del>
      <w:r>
        <w:rPr>
          <w:rStyle w:val="Hyperlink"/>
          <w:rFonts w:eastAsia="" w:cs="Arial"/>
          <w:lang w:val="es-PY"/>
        </w:rPr>
        <w:fldChar w:fldCharType="separate"/>
      </w:r>
      <w:del w:id="65" w:author="Elena Monutti" w:date="2026-04-13T21:01:00Z">
        <w:r>
          <w:rPr>
            <w:rStyle w:val="Hyperlink"/>
            <w:rFonts w:eastAsia="" w:cs="Arial" w:eastAsiaTheme="majorEastAsia"/>
            <w:lang w:val="es-PY"/>
          </w:rPr>
          <w:delText>6.3.2</w:delText>
        </w:r>
      </w:del>
      <w:r>
        <w:rPr>
          <w:rStyle w:val="Hyperlink"/>
          <w:rFonts w:eastAsia="" w:cs="Arial"/>
          <w:lang w:val="es-PY"/>
        </w:rPr>
        <w:fldChar w:fldCharType="end"/>
      </w:r>
      <w:del w:id="66" w:author="Elena Monutti" w:date="2026-04-13T21:01:00Z">
        <w:r>
          <w:rPr>
            <w:color w:val="000000"/>
            <w:sz w:val="27"/>
            <w:szCs w:val="27"/>
            <w:lang w:val="es-PY"/>
          </w:rPr>
          <w:delText> </w:delText>
        </w:r>
      </w:del>
      <w:del w:id="67" w:author="Elena Monutti" w:date="2026-04-13T21:01:00Z">
        <w:r>
          <w:fldChar w:fldCharType="begin"/>
        </w:r>
        <w:r>
          <w:rPr>
            <w:rStyle w:val="Hyperlink"/>
            <w:sz w:val="22"/>
            <w:szCs w:val="22"/>
            <w:rFonts w:eastAsia="" w:cs="Calibri" w:ascii="Calibri" w:hAnsi="Calibri"/>
            <w:lang w:val="es-PY"/>
          </w:rPr>
          <w:delInstrText xml:space="preserve"> HYPERLINK "https://translate.googleusercontent.com/translate_f" \l "_Toc432497677"</w:delInstrText>
        </w:r>
      </w:del>
      <w:r>
        <w:rPr>
          <w:rStyle w:val="Hyperlink"/>
          <w:sz w:val="22"/>
          <w:szCs w:val="22"/>
          <w:rFonts w:eastAsia="" w:cs="Calibri" w:ascii="Calibri" w:hAnsi="Calibri"/>
          <w:lang w:val="es-PY"/>
        </w:rPr>
        <w:fldChar w:fldCharType="separate"/>
      </w:r>
      <w:del w:id="68" w:author="Elena Monutti" w:date="2026-04-13T21:01:00Z">
        <w:r>
          <w:rPr>
            <w:rStyle w:val="Hyperlink"/>
            <w:rFonts w:eastAsia="" w:cs="Calibri" w:ascii="Calibri" w:hAnsi="Calibri" w:eastAsiaTheme="majorEastAsia"/>
            <w:sz w:val="22"/>
            <w:szCs w:val="22"/>
            <w:lang w:val="es-PY"/>
          </w:rPr>
          <w:delText>              </w:delText>
        </w:r>
      </w:del>
      <w:r>
        <w:rPr>
          <w:rStyle w:val="Hyperlink"/>
          <w:sz w:val="22"/>
          <w:szCs w:val="22"/>
          <w:rFonts w:eastAsia="" w:cs="Calibri" w:ascii="Calibri" w:hAnsi="Calibri"/>
          <w:lang w:val="es-PY"/>
        </w:rPr>
        <w:fldChar w:fldCharType="end"/>
      </w:r>
      <w:del w:id="69" w:author="Elena Monutti" w:date="2026-04-13T21:01:00Z">
        <w:r>
          <w:fldChar w:fldCharType="begin"/>
        </w:r>
        <w:r>
          <w:rPr>
            <w:rStyle w:val="Hyperlink"/>
            <w:rFonts w:eastAsia="" w:cs="Arial"/>
            <w:lang w:val="es-PY"/>
          </w:rPr>
          <w:delInstrText xml:space="preserve"> HYPERLINK "https://translate.googleusercontent.com/translate_f" \l "_Toc432497677"</w:delInstrText>
        </w:r>
      </w:del>
      <w:r>
        <w:rPr>
          <w:rStyle w:val="Hyperlink"/>
          <w:rFonts w:eastAsia="" w:cs="Arial"/>
          <w:lang w:val="es-PY"/>
        </w:rPr>
        <w:fldChar w:fldCharType="separate"/>
      </w:r>
      <w:del w:id="70" w:author="Elena Monutti" w:date="2026-04-13T21:01:00Z">
        <w:r>
          <w:rPr>
            <w:rStyle w:val="Hyperlink"/>
            <w:rFonts w:eastAsia="" w:cs="Arial" w:eastAsiaTheme="majorEastAsia"/>
            <w:lang w:val="es-PY"/>
          </w:rPr>
          <w:delText>Requisitos de transferencia de datos</w:delText>
        </w:r>
      </w:del>
      <w:r>
        <w:rPr>
          <w:rStyle w:val="Hyperlink"/>
          <w:rFonts w:eastAsia="" w:cs="Arial"/>
          <w:lang w:val="es-PY"/>
        </w:rPr>
        <w:fldChar w:fldCharType="end"/>
      </w:r>
    </w:p>
    <w:p>
      <w:pPr>
        <w:pStyle w:val="NormalWeb"/>
        <w:spacing w:beforeAutospacing="0" w:before="0" w:afterAutospacing="0" w:after="0"/>
        <w:ind w:hanging="907" w:left="475"/>
        <w:rPr>
          <w:color w:val="000000"/>
          <w:sz w:val="27"/>
          <w:szCs w:val="27"/>
          <w:lang w:val="es-PY"/>
          <w:del w:id="79" w:author="Elena Monutti" w:date="2026-04-13T21:01:00Z"/>
        </w:rPr>
      </w:pPr>
      <w:del w:id="72" w:author="Elena Monutti" w:date="2026-04-13T21:01:00Z">
        <w:r>
          <w:fldChar w:fldCharType="begin"/>
        </w:r>
        <w:r>
          <w:rPr>
            <w:rStyle w:val="Hyperlink"/>
            <w:rFonts w:eastAsia="" w:cs="Arial"/>
            <w:lang w:val="es-PY"/>
          </w:rPr>
          <w:delInstrText xml:space="preserve"> HYPERLINK "https://translate.googleusercontent.com/translate_f" \l "_Toc432497678"</w:delInstrText>
        </w:r>
      </w:del>
      <w:r>
        <w:rPr>
          <w:rStyle w:val="Hyperlink"/>
          <w:rFonts w:eastAsia="" w:cs="Arial"/>
          <w:lang w:val="es-PY"/>
        </w:rPr>
        <w:fldChar w:fldCharType="separate"/>
      </w:r>
      <w:del w:id="73" w:author="Elena Monutti" w:date="2026-04-13T21:01:00Z">
        <w:r>
          <w:rPr>
            <w:rStyle w:val="Hyperlink"/>
            <w:rFonts w:eastAsia="" w:cs="Arial" w:eastAsiaTheme="majorEastAsia"/>
            <w:lang w:val="es-PY"/>
          </w:rPr>
          <w:delText>6.3.3</w:delText>
        </w:r>
      </w:del>
      <w:r>
        <w:rPr>
          <w:rStyle w:val="Hyperlink"/>
          <w:rFonts w:eastAsia="" w:cs="Arial"/>
          <w:lang w:val="es-PY"/>
        </w:rPr>
        <w:fldChar w:fldCharType="end"/>
      </w:r>
      <w:del w:id="74" w:author="Elena Monutti" w:date="2026-04-13T21:01:00Z">
        <w:r>
          <w:rPr>
            <w:color w:val="000000"/>
            <w:sz w:val="27"/>
            <w:szCs w:val="27"/>
            <w:lang w:val="es-PY"/>
          </w:rPr>
          <w:delText> </w:delText>
        </w:r>
      </w:del>
      <w:del w:id="75" w:author="Elena Monutti" w:date="2026-04-13T21:01:00Z">
        <w:r>
          <w:fldChar w:fldCharType="begin"/>
        </w:r>
        <w:r>
          <w:rPr>
            <w:rStyle w:val="Hyperlink"/>
            <w:sz w:val="22"/>
            <w:szCs w:val="22"/>
            <w:rFonts w:eastAsia="" w:cs="Calibri" w:ascii="Calibri" w:hAnsi="Calibri"/>
            <w:lang w:val="es-PY"/>
          </w:rPr>
          <w:delInstrText xml:space="preserve"> HYPERLINK "https://translate.googleusercontent.com/translate_f" \l "_Toc432497678"</w:delInstrText>
        </w:r>
      </w:del>
      <w:r>
        <w:rPr>
          <w:rStyle w:val="Hyperlink"/>
          <w:sz w:val="22"/>
          <w:szCs w:val="22"/>
          <w:rFonts w:eastAsia="" w:cs="Calibri" w:ascii="Calibri" w:hAnsi="Calibri"/>
          <w:lang w:val="es-PY"/>
        </w:rPr>
        <w:fldChar w:fldCharType="separate"/>
      </w:r>
      <w:del w:id="76" w:author="Elena Monutti" w:date="2026-04-13T21:01:00Z">
        <w:r>
          <w:rPr>
            <w:rStyle w:val="Hyperlink"/>
            <w:rFonts w:eastAsia="" w:cs="Calibri" w:ascii="Calibri" w:hAnsi="Calibri" w:eastAsiaTheme="majorEastAsia"/>
            <w:sz w:val="22"/>
            <w:szCs w:val="22"/>
            <w:lang w:val="es-PY"/>
          </w:rPr>
          <w:delText>              </w:delText>
        </w:r>
      </w:del>
      <w:r>
        <w:rPr>
          <w:rStyle w:val="Hyperlink"/>
          <w:sz w:val="22"/>
          <w:szCs w:val="22"/>
          <w:rFonts w:eastAsia="" w:cs="Calibri" w:ascii="Calibri" w:hAnsi="Calibri"/>
          <w:lang w:val="es-PY"/>
        </w:rPr>
        <w:fldChar w:fldCharType="end"/>
      </w:r>
      <w:del w:id="77" w:author="Elena Monutti" w:date="2026-04-13T21:01:00Z">
        <w:r>
          <w:fldChar w:fldCharType="begin"/>
        </w:r>
        <w:r>
          <w:rPr>
            <w:rStyle w:val="Hyperlink"/>
            <w:rFonts w:eastAsia="" w:cs="Arial"/>
            <w:lang w:val="es-PY"/>
          </w:rPr>
          <w:delInstrText xml:space="preserve"> HYPERLINK "https://translate.googleusercontent.com/translate_f" \l "_Toc432497678"</w:delInstrText>
        </w:r>
      </w:del>
      <w:r>
        <w:rPr>
          <w:rStyle w:val="Hyperlink"/>
          <w:rFonts w:eastAsia="" w:cs="Arial"/>
          <w:lang w:val="es-PY"/>
        </w:rPr>
        <w:fldChar w:fldCharType="separate"/>
      </w:r>
      <w:del w:id="78" w:author="Elena Monutti" w:date="2026-04-13T21:01:00Z">
        <w:r>
          <w:rPr>
            <w:rStyle w:val="Hyperlink"/>
            <w:rFonts w:eastAsia="" w:cs="Arial" w:eastAsiaTheme="majorEastAsia"/>
            <w:lang w:val="es-PY"/>
          </w:rPr>
          <w:delText>Formatos de datos</w:delText>
        </w:r>
      </w:del>
      <w:r>
        <w:rPr>
          <w:rStyle w:val="Hyperlink"/>
          <w:rFonts w:eastAsia="" w:cs="Arial"/>
          <w:lang w:val="es-PY"/>
        </w:rPr>
        <w:fldChar w:fldCharType="end"/>
      </w:r>
    </w:p>
    <w:p>
      <w:pPr>
        <w:pStyle w:val="NormalWeb"/>
        <w:spacing w:beforeAutospacing="0" w:before="0" w:afterAutospacing="0" w:after="0"/>
        <w:ind w:hanging="720" w:left="245"/>
        <w:rPr>
          <w:color w:val="000000"/>
          <w:sz w:val="27"/>
          <w:szCs w:val="27"/>
          <w:lang w:val="es-PY"/>
          <w:del w:id="87" w:author="Elena Monutti" w:date="2026-04-13T21:01:00Z"/>
        </w:rPr>
      </w:pPr>
      <w:del w:id="80" w:author="Elena Monutti" w:date="2026-04-13T21:01:00Z">
        <w:r>
          <w:fldChar w:fldCharType="begin"/>
        </w:r>
        <w:r>
          <w:rPr>
            <w:rStyle w:val="Hyperlink"/>
            <w:rFonts w:eastAsia="" w:cs="Arial"/>
            <w:lang w:val="es-PY"/>
          </w:rPr>
          <w:delInstrText xml:space="preserve"> HYPERLINK "https://translate.googleusercontent.com/translate_f" \l "_Toc432497679"</w:delInstrText>
        </w:r>
      </w:del>
      <w:r>
        <w:rPr>
          <w:rStyle w:val="Hyperlink"/>
          <w:rFonts w:eastAsia="" w:cs="Arial"/>
          <w:lang w:val="es-PY"/>
        </w:rPr>
        <w:fldChar w:fldCharType="separate"/>
      </w:r>
      <w:del w:id="81" w:author="Elena Monutti" w:date="2026-04-13T21:01:00Z">
        <w:r>
          <w:rPr>
            <w:rStyle w:val="Hyperlink"/>
            <w:rFonts w:eastAsia="" w:cs="Arial" w:eastAsiaTheme="majorEastAsia"/>
            <w:lang w:val="es-PY"/>
          </w:rPr>
          <w:delText>6.4</w:delText>
        </w:r>
      </w:del>
      <w:r>
        <w:rPr>
          <w:rStyle w:val="Hyperlink"/>
          <w:rFonts w:eastAsia="" w:cs="Arial"/>
          <w:lang w:val="es-PY"/>
        </w:rPr>
        <w:fldChar w:fldCharType="end"/>
      </w:r>
      <w:del w:id="82" w:author="Elena Monutti" w:date="2026-04-13T21:01:00Z">
        <w:r>
          <w:rPr>
            <w:color w:val="000000"/>
            <w:sz w:val="27"/>
            <w:szCs w:val="27"/>
            <w:lang w:val="es-PY"/>
          </w:rPr>
          <w:delText> </w:delText>
        </w:r>
      </w:del>
      <w:del w:id="83" w:author="Elena Monutti" w:date="2026-04-13T21:01:00Z">
        <w:r>
          <w:fldChar w:fldCharType="begin"/>
        </w:r>
        <w:r>
          <w:rPr>
            <w:rStyle w:val="Hyperlink"/>
            <w:sz w:val="22"/>
            <w:szCs w:val="22"/>
            <w:rFonts w:eastAsia="" w:cs="Calibri" w:ascii="Calibri" w:hAnsi="Calibri"/>
            <w:lang w:val="es-PY"/>
          </w:rPr>
          <w:delInstrText xml:space="preserve"> HYPERLINK "https://translate.googleusercontent.com/translate_f" \l "_Toc432497679"</w:delInstrText>
        </w:r>
      </w:del>
      <w:r>
        <w:rPr>
          <w:rStyle w:val="Hyperlink"/>
          <w:sz w:val="22"/>
          <w:szCs w:val="22"/>
          <w:rFonts w:eastAsia="" w:cs="Calibri" w:ascii="Calibri" w:hAnsi="Calibri"/>
          <w:lang w:val="es-PY"/>
        </w:rPr>
        <w:fldChar w:fldCharType="separate"/>
      </w:r>
      <w:del w:id="84" w:author="Elena Monutti" w:date="2026-04-13T21:01:00Z">
        <w:r>
          <w:rPr>
            <w:rStyle w:val="Hyperlink"/>
            <w:rFonts w:eastAsia="" w:cs="Calibri" w:ascii="Calibri" w:hAnsi="Calibri" w:eastAsiaTheme="majorEastAsia"/>
            <w:sz w:val="22"/>
            <w:szCs w:val="22"/>
            <w:lang w:val="es-PY"/>
          </w:rPr>
          <w:delText>              </w:delText>
        </w:r>
      </w:del>
      <w:r>
        <w:rPr>
          <w:rStyle w:val="Hyperlink"/>
          <w:sz w:val="22"/>
          <w:szCs w:val="22"/>
          <w:rFonts w:eastAsia="" w:cs="Calibri" w:ascii="Calibri" w:hAnsi="Calibri"/>
          <w:lang w:val="es-PY"/>
        </w:rPr>
        <w:fldChar w:fldCharType="end"/>
      </w:r>
      <w:del w:id="85" w:author="Elena Monutti" w:date="2026-04-13T21:01:00Z">
        <w:r>
          <w:fldChar w:fldCharType="begin"/>
        </w:r>
        <w:r>
          <w:rPr>
            <w:rStyle w:val="Hyperlink"/>
            <w:rFonts w:eastAsia="" w:cs="Arial"/>
            <w:lang w:val="es-PY"/>
          </w:rPr>
          <w:delInstrText xml:space="preserve"> HYPERLINK "https://translate.googleusercontent.com/translate_f" \l "_Toc432497679"</w:delInstrText>
        </w:r>
      </w:del>
      <w:r>
        <w:rPr>
          <w:rStyle w:val="Hyperlink"/>
          <w:rFonts w:eastAsia="" w:cs="Arial"/>
          <w:lang w:val="es-PY"/>
        </w:rPr>
        <w:fldChar w:fldCharType="separate"/>
      </w:r>
      <w:del w:id="86" w:author="Elena Monutti" w:date="2026-04-13T21:01:00Z">
        <w:r>
          <w:rPr>
            <w:rStyle w:val="Hyperlink"/>
            <w:rFonts w:eastAsia="" w:cs="Arial" w:eastAsiaTheme="majorEastAsia"/>
            <w:lang w:val="es-PY"/>
          </w:rPr>
          <w:delText>Copia de seguridad y recuperación</w:delText>
        </w:r>
      </w:del>
      <w:r>
        <w:rPr>
          <w:rStyle w:val="Hyperlink"/>
          <w:rFonts w:eastAsia="" w:cs="Arial"/>
          <w:lang w:val="es-PY"/>
        </w:rPr>
        <w:fldChar w:fldCharType="end"/>
      </w:r>
    </w:p>
    <w:p>
      <w:pPr>
        <w:pStyle w:val="NormalWeb"/>
        <w:spacing w:beforeAutospacing="0" w:before="200" w:afterAutospacing="0" w:after="120"/>
        <w:ind w:hanging="360"/>
        <w:rPr>
          <w:color w:val="000000"/>
          <w:sz w:val="27"/>
          <w:szCs w:val="27"/>
          <w:lang w:val="es-PY"/>
          <w:del w:id="90" w:author="Elena Monutti" w:date="2026-04-13T21:01:00Z"/>
        </w:rPr>
      </w:pPr>
      <w:del w:id="88" w:author="Elena Monutti" w:date="2026-04-13T21:01:00Z">
        <w:r>
          <w:fldChar w:fldCharType="begin"/>
        </w:r>
        <w:r>
          <w:rPr>
            <w:rStyle w:val="Hyperlink"/>
            <w:b/>
            <w:bCs/>
            <w:rFonts w:eastAsia="" w:cs="Arial"/>
            <w:lang w:val="es-PY"/>
          </w:rPr>
          <w:delInstrText xml:space="preserve"> HYPERLINK "https://translate.googleusercontent.com/translate_f" \l "_Toc432497680"</w:delInstrText>
        </w:r>
      </w:del>
      <w:r>
        <w:rPr>
          <w:rStyle w:val="Hyperlink"/>
          <w:b/>
          <w:bCs/>
          <w:rFonts w:eastAsia="" w:cs="Arial"/>
          <w:lang w:val="es-PY"/>
        </w:rPr>
        <w:fldChar w:fldCharType="separate"/>
      </w:r>
      <w:del w:id="89" w:author="Elena Monutti" w:date="2026-04-13T21:01:00Z">
        <w:r>
          <w:rPr>
            <w:rStyle w:val="Hyperlink"/>
            <w:rFonts w:eastAsia="" w:cs="Arial" w:eastAsiaTheme="majorEastAsia"/>
            <w:b/>
            <w:bCs/>
            <w:lang w:val="es-PY"/>
          </w:rPr>
          <w:delText>Apéndice A: Apéndices sugeridos</w:delText>
        </w:r>
      </w:del>
      <w:r>
        <w:rPr>
          <w:rStyle w:val="Hyperlink"/>
          <w:b/>
          <w:bCs/>
          <w:rFonts w:eastAsia="" w:cs="Arial"/>
          <w:lang w:val="es-PY"/>
        </w:rPr>
        <w:fldChar w:fldCharType="end"/>
      </w:r>
    </w:p>
    <w:p>
      <w:pPr>
        <w:pStyle w:val="NormalWeb"/>
        <w:spacing w:beforeAutospacing="0" w:before="200" w:afterAutospacing="0" w:after="120"/>
        <w:ind w:hanging="360"/>
        <w:rPr>
          <w:color w:val="000000"/>
          <w:sz w:val="27"/>
          <w:szCs w:val="27"/>
          <w:lang w:val="es-PY"/>
          <w:del w:id="93" w:author="Elena Monutti" w:date="2026-04-13T21:01:00Z"/>
        </w:rPr>
      </w:pPr>
      <w:del w:id="91" w:author="Elena Monutti" w:date="2026-04-13T21:01:00Z">
        <w:r>
          <w:fldChar w:fldCharType="begin"/>
        </w:r>
        <w:r>
          <w:rPr>
            <w:rStyle w:val="Hyperlink"/>
            <w:b/>
            <w:bCs/>
            <w:rFonts w:eastAsia="" w:cs="Arial"/>
            <w:lang w:val="es-PY"/>
          </w:rPr>
          <w:delInstrText xml:space="preserve"> HYPERLINK "https://translate.googleusercontent.com/translate_f" \l "_Toc432497681"</w:delInstrText>
        </w:r>
      </w:del>
      <w:r>
        <w:rPr>
          <w:rStyle w:val="Hyperlink"/>
          <w:b/>
          <w:bCs/>
          <w:rFonts w:eastAsia="" w:cs="Arial"/>
          <w:lang w:val="es-PY"/>
        </w:rPr>
        <w:fldChar w:fldCharType="separate"/>
      </w:r>
      <w:del w:id="92" w:author="Elena Monutti" w:date="2026-04-13T21:01:00Z">
        <w:r>
          <w:rPr>
            <w:rStyle w:val="Hyperlink"/>
            <w:rFonts w:eastAsia="" w:cs="Arial" w:eastAsiaTheme="majorEastAsia"/>
            <w:b/>
            <w:bCs/>
            <w:lang w:val="es-PY"/>
          </w:rPr>
          <w:delText>Apéndice B: Registro de cambios</w:delText>
        </w:r>
      </w:del>
      <w:r>
        <w:rPr>
          <w:rStyle w:val="Hyperlink"/>
          <w:b/>
          <w:bCs/>
          <w:rFonts w:eastAsia="" w:cs="Arial"/>
          <w:lang w:val="es-PY"/>
        </w:rPr>
        <w:fldChar w:fldCharType="end"/>
      </w:r>
    </w:p>
    <w:p>
      <w:pPr>
        <w:pStyle w:val="NormalWeb"/>
        <w:spacing w:beforeAutospacing="0" w:before="200" w:afterAutospacing="0" w:after="120"/>
        <w:ind w:hanging="360"/>
        <w:rPr>
          <w:color w:val="000000"/>
          <w:sz w:val="27"/>
          <w:szCs w:val="27"/>
          <w:lang w:val="es-PY"/>
          <w:del w:id="96" w:author="Elena Monutti" w:date="2026-04-13T21:01:00Z"/>
        </w:rPr>
      </w:pPr>
      <w:del w:id="94" w:author="Elena Monutti" w:date="2026-04-13T21:01:00Z">
        <w:r>
          <w:fldChar w:fldCharType="begin"/>
        </w:r>
        <w:r>
          <w:rPr>
            <w:rStyle w:val="Hyperlink"/>
            <w:b/>
            <w:bCs/>
            <w:rFonts w:eastAsia="" w:cs="Arial"/>
            <w:lang w:val="es-PY"/>
          </w:rPr>
          <w:delInstrText xml:space="preserve"> HYPERLINK "https://translate.googleusercontent.com/translate_f" \l "_Toc432497682"</w:delInstrText>
        </w:r>
      </w:del>
      <w:r>
        <w:rPr>
          <w:rStyle w:val="Hyperlink"/>
          <w:b/>
          <w:bCs/>
          <w:rFonts w:eastAsia="" w:cs="Arial"/>
          <w:lang w:val="es-PY"/>
        </w:rPr>
        <w:fldChar w:fldCharType="separate"/>
      </w:r>
      <w:del w:id="95" w:author="Elena Monutti" w:date="2026-04-13T21:01:00Z">
        <w:r>
          <w:rPr>
            <w:rStyle w:val="Hyperlink"/>
            <w:rFonts w:eastAsia="" w:cs="Arial" w:eastAsiaTheme="majorEastAsia"/>
            <w:b/>
            <w:bCs/>
            <w:lang w:val="es-PY"/>
          </w:rPr>
          <w:delText>Apéndice C: Acrónimos</w:delText>
        </w:r>
      </w:del>
      <w:r>
        <w:rPr>
          <w:rStyle w:val="Hyperlink"/>
          <w:b/>
          <w:bCs/>
          <w:rFonts w:eastAsia="" w:cs="Arial"/>
          <w:lang w:val="es-PY"/>
        </w:rPr>
        <w:fldChar w:fldCharType="end"/>
      </w:r>
    </w:p>
    <w:p>
      <w:pPr>
        <w:pStyle w:val="NormalWeb"/>
        <w:spacing w:beforeAutospacing="0" w:before="200" w:afterAutospacing="0" w:after="120"/>
        <w:ind w:hanging="360"/>
        <w:rPr>
          <w:color w:val="000000"/>
          <w:sz w:val="27"/>
          <w:szCs w:val="27"/>
          <w:lang w:val="es-PY"/>
          <w:del w:id="99" w:author="Elena Monutti" w:date="2026-04-13T21:01:00Z"/>
        </w:rPr>
      </w:pPr>
      <w:del w:id="97" w:author="Elena Monutti" w:date="2026-04-13T21:01:00Z">
        <w:r>
          <w:fldChar w:fldCharType="begin"/>
        </w:r>
        <w:r>
          <w:rPr>
            <w:rStyle w:val="Hyperlink"/>
            <w:b/>
            <w:bCs/>
            <w:rFonts w:eastAsia="" w:cs="Arial"/>
            <w:lang w:val="es-PY"/>
          </w:rPr>
          <w:delInstrText xml:space="preserve"> HYPERLINK "https://translate.googleusercontent.com/translate_f" \l "_Toc432497683"</w:delInstrText>
        </w:r>
      </w:del>
      <w:r>
        <w:rPr>
          <w:rStyle w:val="Hyperlink"/>
          <w:b/>
          <w:bCs/>
          <w:rFonts w:eastAsia="" w:cs="Arial"/>
          <w:lang w:val="es-PY"/>
        </w:rPr>
        <w:fldChar w:fldCharType="separate"/>
      </w:r>
      <w:del w:id="98" w:author="Elena Monutti" w:date="2026-04-13T21:01:00Z">
        <w:r>
          <w:rPr>
            <w:rStyle w:val="Hyperlink"/>
            <w:rFonts w:eastAsia="" w:cs="Arial" w:eastAsiaTheme="majorEastAsia"/>
            <w:b/>
            <w:bCs/>
            <w:lang w:val="es-PY"/>
          </w:rPr>
          <w:delText>Apéndice D: Glosario</w:delText>
        </w:r>
      </w:del>
      <w:r>
        <w:rPr>
          <w:rStyle w:val="Hyperlink"/>
          <w:b/>
          <w:bCs/>
          <w:rFonts w:eastAsia="" w:cs="Arial"/>
          <w:lang w:val="es-PY"/>
        </w:rPr>
        <w:fldChar w:fldCharType="end"/>
      </w:r>
    </w:p>
    <w:p>
      <w:pPr>
        <w:pStyle w:val="NormalWeb"/>
        <w:spacing w:beforeAutospacing="0" w:before="200" w:afterAutospacing="0" w:after="120"/>
        <w:ind w:hanging="360"/>
        <w:rPr>
          <w:color w:val="000000"/>
          <w:sz w:val="27"/>
          <w:szCs w:val="27"/>
          <w:lang w:val="es-PY"/>
          <w:del w:id="102" w:author="Elena Monutti" w:date="2026-04-13T21:01:00Z"/>
        </w:rPr>
      </w:pPr>
      <w:del w:id="100" w:author="Elena Monutti" w:date="2026-04-13T21:01:00Z">
        <w:r>
          <w:fldChar w:fldCharType="begin"/>
        </w:r>
        <w:r>
          <w:rPr>
            <w:rStyle w:val="Hyperlink"/>
            <w:b/>
            <w:bCs/>
            <w:rFonts w:eastAsia="" w:cs="Arial"/>
            <w:lang w:val="es-PY"/>
          </w:rPr>
          <w:delInstrText xml:space="preserve"> HYPERLINK "https://translate.googleusercontent.com/translate_f" \l "_Toc432497684"</w:delInstrText>
        </w:r>
      </w:del>
      <w:r>
        <w:rPr>
          <w:rStyle w:val="Hyperlink"/>
          <w:b/>
          <w:bCs/>
          <w:rFonts w:eastAsia="" w:cs="Arial"/>
          <w:lang w:val="es-PY"/>
        </w:rPr>
        <w:fldChar w:fldCharType="separate"/>
      </w:r>
      <w:del w:id="101" w:author="Elena Monutti" w:date="2026-04-13T21:01:00Z">
        <w:r>
          <w:rPr>
            <w:rStyle w:val="Hyperlink"/>
            <w:rFonts w:eastAsia="" w:cs="Arial" w:eastAsiaTheme="majorEastAsia"/>
            <w:b/>
            <w:bCs/>
            <w:lang w:val="es-PY"/>
          </w:rPr>
          <w:delText>Apéndice E: Documentos referenciados</w:delText>
        </w:r>
      </w:del>
      <w:r>
        <w:rPr>
          <w:rStyle w:val="Hyperlink"/>
          <w:b/>
          <w:bCs/>
          <w:rFonts w:eastAsia="" w:cs="Arial"/>
          <w:lang w:val="es-PY"/>
        </w:rPr>
        <w:fldChar w:fldCharType="end"/>
      </w:r>
    </w:p>
    <w:p>
      <w:pPr>
        <w:pStyle w:val="NormalWeb"/>
        <w:spacing w:beforeAutospacing="0" w:before="200" w:afterAutospacing="0" w:after="120"/>
        <w:ind w:hanging="360"/>
        <w:rPr>
          <w:color w:val="000000"/>
          <w:sz w:val="27"/>
          <w:szCs w:val="27"/>
          <w:lang w:val="es-PY"/>
          <w:del w:id="105" w:author="Elena Monutti" w:date="2026-04-13T21:01:00Z"/>
        </w:rPr>
      </w:pPr>
      <w:del w:id="103" w:author="Elena Monutti" w:date="2026-04-13T21:01:00Z">
        <w:r>
          <w:fldChar w:fldCharType="begin"/>
        </w:r>
        <w:r>
          <w:rPr>
            <w:rStyle w:val="Hyperlink"/>
            <w:b/>
            <w:bCs/>
            <w:rFonts w:eastAsia="" w:cs="Arial"/>
            <w:lang w:val="es-PY"/>
          </w:rPr>
          <w:delInstrText xml:space="preserve"> HYPERLINK "https://translate.googleusercontent.com/translate_f" \l "_Toc432497685"</w:delInstrText>
        </w:r>
      </w:del>
      <w:r>
        <w:rPr>
          <w:rStyle w:val="Hyperlink"/>
          <w:b/>
          <w:bCs/>
          <w:rFonts w:eastAsia="" w:cs="Arial"/>
          <w:lang w:val="es-PY"/>
        </w:rPr>
        <w:fldChar w:fldCharType="separate"/>
      </w:r>
      <w:del w:id="104" w:author="Elena Monutti" w:date="2026-04-13T21:01:00Z">
        <w:r>
          <w:rPr>
            <w:rStyle w:val="Hyperlink"/>
            <w:rFonts w:eastAsia="" w:cs="Arial" w:eastAsiaTheme="majorEastAsia"/>
            <w:b/>
            <w:bCs/>
            <w:lang w:val="es-PY"/>
          </w:rPr>
          <w:delText>Apéndice F: Aprobaciones</w:delText>
        </w:r>
      </w:del>
      <w:r>
        <w:rPr>
          <w:rStyle w:val="Hyperlink"/>
          <w:b/>
          <w:bCs/>
          <w:rFonts w:eastAsia="" w:cs="Arial"/>
          <w:lang w:val="es-PY"/>
        </w:rPr>
        <w:fldChar w:fldCharType="end"/>
      </w:r>
    </w:p>
    <w:p>
      <w:pPr>
        <w:pStyle w:val="NormalWeb"/>
        <w:spacing w:beforeAutospacing="0" w:before="200" w:afterAutospacing="0" w:after="120"/>
        <w:ind w:hanging="360"/>
        <w:rPr>
          <w:color w:val="000000"/>
          <w:sz w:val="27"/>
          <w:szCs w:val="27"/>
          <w:lang w:val="es-PY"/>
          <w:del w:id="108" w:author="Elena Monutti" w:date="2026-04-13T21:01:00Z"/>
        </w:rPr>
      </w:pPr>
      <w:del w:id="106" w:author="Elena Monutti" w:date="2026-04-13T21:01:00Z">
        <w:r>
          <w:fldChar w:fldCharType="begin"/>
        </w:r>
        <w:r>
          <w:rPr>
            <w:rStyle w:val="Hyperlink"/>
            <w:b/>
            <w:bCs/>
            <w:rFonts w:eastAsia="" w:cs="Arial"/>
            <w:lang w:val="es-PY"/>
          </w:rPr>
          <w:delInstrText xml:space="preserve"> HYPERLINK "https://translate.googleusercontent.com/translate_f" \l "_Toc432497686"</w:delInstrText>
        </w:r>
      </w:del>
      <w:r>
        <w:rPr>
          <w:rStyle w:val="Hyperlink"/>
          <w:b/>
          <w:bCs/>
          <w:rFonts w:eastAsia="" w:cs="Arial"/>
          <w:lang w:val="es-PY"/>
        </w:rPr>
        <w:fldChar w:fldCharType="separate"/>
      </w:r>
      <w:del w:id="107" w:author="Elena Monutti" w:date="2026-04-13T21:01:00Z">
        <w:r>
          <w:rPr>
            <w:rStyle w:val="Hyperlink"/>
            <w:rFonts w:eastAsia="" w:cs="Arial" w:eastAsiaTheme="majorEastAsia"/>
            <w:b/>
            <w:bCs/>
            <w:lang w:val="es-PY"/>
          </w:rPr>
          <w:delText>Apéndice G: Notas para el autor / Instrucciones de la plantilla</w:delText>
        </w:r>
      </w:del>
      <w:r>
        <w:rPr>
          <w:rStyle w:val="Hyperlink"/>
          <w:b/>
          <w:bCs/>
          <w:rFonts w:eastAsia="" w:cs="Arial"/>
          <w:lang w:val="es-PY"/>
        </w:rPr>
        <w:fldChar w:fldCharType="end"/>
      </w:r>
    </w:p>
    <w:p>
      <w:pPr>
        <w:pStyle w:val="NormalWeb"/>
        <w:spacing w:beforeAutospacing="0" w:before="200" w:afterAutospacing="0" w:after="120"/>
        <w:ind w:hanging="360"/>
        <w:rPr>
          <w:color w:val="000000"/>
          <w:sz w:val="27"/>
          <w:szCs w:val="27"/>
          <w:lang w:val="es-PY"/>
          <w:del w:id="111" w:author="Elena Monutti" w:date="2026-04-13T21:01:00Z"/>
        </w:rPr>
      </w:pPr>
      <w:del w:id="109" w:author="Elena Monutti" w:date="2026-04-13T21:01:00Z">
        <w:r>
          <w:fldChar w:fldCharType="begin"/>
        </w:r>
        <w:r>
          <w:rPr>
            <w:rStyle w:val="Hyperlink"/>
            <w:b/>
            <w:bCs/>
            <w:rFonts w:eastAsia="" w:cs="Arial"/>
            <w:lang w:val="es-PY"/>
          </w:rPr>
          <w:delInstrText xml:space="preserve"> HYPERLINK "https://translate.googleusercontent.com/translate_f" \l "_Toc432497687"</w:delInstrText>
        </w:r>
      </w:del>
      <w:r>
        <w:rPr>
          <w:rStyle w:val="Hyperlink"/>
          <w:b/>
          <w:bCs/>
          <w:rFonts w:eastAsia="" w:cs="Arial"/>
          <w:lang w:val="es-PY"/>
        </w:rPr>
        <w:fldChar w:fldCharType="separate"/>
      </w:r>
      <w:del w:id="110" w:author="Elena Monutti" w:date="2026-04-13T21:01:00Z">
        <w:r>
          <w:rPr>
            <w:rStyle w:val="Hyperlink"/>
            <w:rFonts w:eastAsia="" w:cs="Arial" w:eastAsiaTheme="majorEastAsia"/>
            <w:b/>
            <w:bCs/>
            <w:lang w:val="es-PY"/>
          </w:rPr>
          <w:delText>Apéndice H: Historial de revisión de plantilla de XLC</w:delText>
        </w:r>
      </w:del>
      <w:r>
        <w:rPr>
          <w:rStyle w:val="Hyperlink"/>
          <w:b/>
          <w:bCs/>
          <w:rFonts w:eastAsia="" w:cs="Arial"/>
          <w:lang w:val="es-PY"/>
        </w:rPr>
        <w:fldChar w:fldCharType="end"/>
      </w:r>
    </w:p>
    <w:p>
      <w:pPr>
        <w:pStyle w:val="NormalWeb"/>
        <w:spacing w:beforeAutospacing="0" w:before="200" w:afterAutospacing="0" w:after="120"/>
        <w:ind w:hanging="360"/>
        <w:rPr>
          <w:color w:val="000000"/>
          <w:sz w:val="27"/>
          <w:szCs w:val="27"/>
          <w:lang w:val="es-PY"/>
          <w:del w:id="114" w:author="Elena Monutti" w:date="2026-04-13T21:01:00Z"/>
        </w:rPr>
      </w:pPr>
      <w:del w:id="112" w:author="Elena Monutti" w:date="2026-04-13T21:01:00Z">
        <w:r>
          <w:fldChar w:fldCharType="begin"/>
        </w:r>
        <w:r>
          <w:rPr>
            <w:rStyle w:val="Hyperlink"/>
            <w:b/>
            <w:bCs/>
            <w:rFonts w:eastAsia="" w:cs="Arial"/>
            <w:lang w:val="es-PY"/>
          </w:rPr>
          <w:delInstrText xml:space="preserve"> HYPERLINK "https://translate.googleusercontent.com/translate_f" \l "_Toc432497688"</w:delInstrText>
        </w:r>
      </w:del>
      <w:r>
        <w:rPr>
          <w:rStyle w:val="Hyperlink"/>
          <w:b/>
          <w:bCs/>
          <w:rFonts w:eastAsia="" w:cs="Arial"/>
          <w:lang w:val="es-PY"/>
        </w:rPr>
        <w:fldChar w:fldCharType="separate"/>
      </w:r>
      <w:del w:id="113" w:author="Elena Monutti" w:date="2026-04-13T21:01:00Z">
        <w:r>
          <w:rPr>
            <w:rStyle w:val="Hyperlink"/>
            <w:rFonts w:eastAsia="" w:cs="Arial" w:eastAsiaTheme="majorEastAsia"/>
            <w:b/>
            <w:bCs/>
            <w:lang w:val="es-PY"/>
          </w:rPr>
          <w:delText>Apéndice I: Apéndices adicionales</w:delText>
        </w:r>
      </w:del>
      <w:r>
        <w:rPr>
          <w:rStyle w:val="Hyperlink"/>
          <w:b/>
          <w:bCs/>
          <w:rFonts w:eastAsia="" w:cs="Arial"/>
          <w:lang w:val="es-PY"/>
        </w:rPr>
        <w:fldChar w:fldCharType="end"/>
      </w:r>
    </w:p>
    <w:p>
      <w:pPr>
        <w:pStyle w:val="NormalWeb"/>
        <w:spacing w:beforeAutospacing="0" w:before="0" w:afterAutospacing="0" w:after="360"/>
        <w:jc w:val="center"/>
        <w:rPr>
          <w:color w:val="000000"/>
          <w:sz w:val="27"/>
          <w:szCs w:val="27"/>
          <w:lang w:val="es-PY"/>
          <w:del w:id="116" w:author="Elena Monutti" w:date="2026-04-13T21:01:00Z"/>
        </w:rPr>
      </w:pPr>
      <w:del w:id="115" w:author="Elena Monutti" w:date="2026-04-13T21:01:00Z">
        <w:r>
          <w:rPr>
            <w:rStyle w:val="notranslate"/>
            <w:rFonts w:eastAsia="" w:eastAsiaTheme="majorEastAsia"/>
            <w:b/>
            <w:bCs/>
            <w:color w:val="000000"/>
            <w:sz w:val="36"/>
            <w:szCs w:val="36"/>
            <w:lang w:val="es-PY"/>
          </w:rPr>
          <w:delText>Lista de Figuras</w:delText>
        </w:r>
      </w:del>
    </w:p>
    <w:p>
      <w:pPr>
        <w:pStyle w:val="NormalWeb"/>
        <w:spacing w:beforeAutospacing="0" w:before="200" w:afterAutospacing="0" w:after="120"/>
        <w:ind w:hanging="360"/>
        <w:rPr>
          <w:color w:val="000000"/>
          <w:sz w:val="27"/>
          <w:szCs w:val="27"/>
          <w:lang w:val="es-PY"/>
          <w:del w:id="118" w:author="Elena Monutti" w:date="2026-04-13T21:01:00Z"/>
        </w:rPr>
      </w:pPr>
      <w:del w:id="117" w:author="Elena Monutti" w:date="2026-04-13T21:01:00Z">
        <w:r>
          <w:rPr>
            <w:rStyle w:val="notranslate"/>
            <w:rFonts w:eastAsia="" w:cs="Arial" w:ascii="Arial" w:hAnsi="Arial" w:eastAsiaTheme="majorEastAsia"/>
            <w:color w:val="000000"/>
            <w:lang w:val="es-PY"/>
          </w:rPr>
          <w:delText>No se encontraron entradas de la tabla de figuras.</w:delText>
        </w:r>
      </w:del>
    </w:p>
    <w:p>
      <w:pPr>
        <w:pStyle w:val="NormalWeb"/>
        <w:spacing w:beforeAutospacing="0" w:before="0" w:afterAutospacing="0" w:after="0"/>
        <w:rPr>
          <w:color w:val="000000"/>
          <w:sz w:val="27"/>
          <w:szCs w:val="27"/>
          <w:lang w:val="es-PY"/>
          <w:del w:id="120" w:author="Elena Monutti" w:date="2026-04-13T21:01:00Z"/>
        </w:rPr>
      </w:pPr>
      <w:del w:id="119" w:author="Elena Monutti" w:date="2026-04-13T21:01:00Z">
        <w:r>
          <w:rPr>
            <w:rFonts w:cs="Arial" w:ascii="Arial" w:hAnsi="Arial"/>
            <w:color w:val="000000"/>
            <w:sz w:val="20"/>
            <w:szCs w:val="20"/>
            <w:lang w:val="es-PY"/>
          </w:rPr>
          <w:delText> </w:delText>
        </w:r>
      </w:del>
    </w:p>
    <w:p>
      <w:pPr>
        <w:pStyle w:val="NormalWeb"/>
        <w:spacing w:beforeAutospacing="0" w:before="0" w:afterAutospacing="0" w:after="360"/>
        <w:jc w:val="center"/>
        <w:rPr>
          <w:color w:val="000000"/>
          <w:sz w:val="27"/>
          <w:szCs w:val="27"/>
          <w:lang w:val="es-PY"/>
          <w:del w:id="122" w:author="Elena Monutti" w:date="2026-04-13T21:01:00Z"/>
        </w:rPr>
      </w:pPr>
      <w:del w:id="121" w:author="Elena Monutti" w:date="2026-04-13T21:01:00Z">
        <w:r>
          <w:rPr>
            <w:rStyle w:val="notranslate"/>
            <w:rFonts w:eastAsia="" w:eastAsiaTheme="majorEastAsia"/>
            <w:b/>
            <w:bCs/>
            <w:color w:val="000000"/>
            <w:sz w:val="36"/>
            <w:szCs w:val="36"/>
            <w:lang w:val="es-PY"/>
          </w:rPr>
          <w:delText>Lista de mesas</w:delText>
        </w:r>
      </w:del>
    </w:p>
    <w:p>
      <w:pPr>
        <w:pStyle w:val="NormalWeb"/>
        <w:spacing w:beforeAutospacing="0" w:before="200" w:afterAutospacing="0" w:after="120"/>
        <w:ind w:hanging="360"/>
        <w:rPr>
          <w:color w:val="000000"/>
          <w:sz w:val="27"/>
          <w:szCs w:val="27"/>
          <w:lang w:val="es-PY"/>
          <w:del w:id="125" w:author="Elena Monutti" w:date="2026-04-13T21:01:00Z"/>
        </w:rPr>
      </w:pPr>
      <w:del w:id="123" w:author="Elena Monutti" w:date="2026-04-13T21:01:00Z">
        <w:r>
          <w:fldChar w:fldCharType="begin"/>
        </w:r>
        <w:r>
          <w:rPr>
            <w:rStyle w:val="Hyperlink"/>
            <w:rFonts w:eastAsia="" w:cs="Arial"/>
            <w:lang w:val="es-PY"/>
          </w:rPr>
          <w:delInstrText xml:space="preserve"> HYPERLINK "https://translate.googleusercontent.com/translate_f" \l "_Toc432497689"</w:delInstrText>
        </w:r>
      </w:del>
      <w:r>
        <w:rPr>
          <w:rStyle w:val="Hyperlink"/>
          <w:rFonts w:eastAsia="" w:cs="Arial"/>
          <w:lang w:val="es-PY"/>
        </w:rPr>
        <w:fldChar w:fldCharType="separate"/>
      </w:r>
      <w:del w:id="124" w:author="Elena Monutti" w:date="2026-04-13T21:01:00Z">
        <w:r>
          <w:rPr>
            <w:rStyle w:val="Hyperlink"/>
            <w:rFonts w:eastAsia="" w:cs="Arial" w:eastAsiaTheme="majorEastAsia"/>
            <w:lang w:val="es-PY"/>
          </w:rPr>
          <w:delText>Tabla 1 - Registro de cambios</w:delText>
        </w:r>
      </w:del>
      <w:r>
        <w:rPr>
          <w:rStyle w:val="Hyperlink"/>
          <w:rFonts w:eastAsia="" w:cs="Arial"/>
          <w:lang w:val="es-PY"/>
        </w:rPr>
        <w:fldChar w:fldCharType="end"/>
      </w:r>
    </w:p>
    <w:p>
      <w:pPr>
        <w:pStyle w:val="NormalWeb"/>
        <w:spacing w:beforeAutospacing="0" w:before="200" w:afterAutospacing="0" w:after="120"/>
        <w:ind w:hanging="360"/>
        <w:rPr>
          <w:color w:val="000000"/>
          <w:sz w:val="27"/>
          <w:szCs w:val="27"/>
          <w:lang w:val="es-PY"/>
          <w:del w:id="128" w:author="Elena Monutti" w:date="2026-04-13T21:01:00Z"/>
        </w:rPr>
      </w:pPr>
      <w:del w:id="126" w:author="Elena Monutti" w:date="2026-04-13T21:01:00Z">
        <w:r>
          <w:fldChar w:fldCharType="begin"/>
        </w:r>
        <w:r>
          <w:rPr>
            <w:rStyle w:val="Hyperlink"/>
            <w:rFonts w:eastAsia="" w:cs="Arial"/>
            <w:lang w:val="es-PY"/>
          </w:rPr>
          <w:delInstrText xml:space="preserve"> HYPERLINK "https://translate.googleusercontent.com/translate_f" \l "_Toc432497690"</w:delInstrText>
        </w:r>
      </w:del>
      <w:r>
        <w:rPr>
          <w:rStyle w:val="Hyperlink"/>
          <w:rFonts w:eastAsia="" w:cs="Arial"/>
          <w:lang w:val="es-PY"/>
        </w:rPr>
        <w:fldChar w:fldCharType="separate"/>
      </w:r>
      <w:del w:id="127" w:author="Elena Monutti" w:date="2026-04-13T21:01:00Z">
        <w:r>
          <w:rPr>
            <w:rStyle w:val="Hyperlink"/>
            <w:rFonts w:eastAsia="" w:cs="Arial" w:eastAsiaTheme="majorEastAsia"/>
            <w:lang w:val="es-PY"/>
          </w:rPr>
          <w:delText>Tabla 2 - Acrónimos</w:delText>
        </w:r>
      </w:del>
      <w:r>
        <w:rPr>
          <w:rStyle w:val="Hyperlink"/>
          <w:rFonts w:eastAsia="" w:cs="Arial"/>
          <w:lang w:val="es-PY"/>
        </w:rPr>
        <w:fldChar w:fldCharType="end"/>
      </w:r>
    </w:p>
    <w:p>
      <w:pPr>
        <w:pStyle w:val="NormalWeb"/>
        <w:spacing w:beforeAutospacing="0" w:before="200" w:afterAutospacing="0" w:after="120"/>
        <w:ind w:hanging="360"/>
        <w:rPr>
          <w:color w:val="000000"/>
          <w:sz w:val="27"/>
          <w:szCs w:val="27"/>
          <w:lang w:val="es-PY"/>
          <w:del w:id="131" w:author="Elena Monutti" w:date="2026-04-13T21:01:00Z"/>
        </w:rPr>
      </w:pPr>
      <w:del w:id="129" w:author="Elena Monutti" w:date="2026-04-13T21:01:00Z">
        <w:r>
          <w:fldChar w:fldCharType="begin"/>
        </w:r>
        <w:r>
          <w:rPr>
            <w:rStyle w:val="Hyperlink"/>
            <w:rFonts w:eastAsia="" w:cs="Arial"/>
            <w:lang w:val="es-PY"/>
          </w:rPr>
          <w:delInstrText xml:space="preserve"> HYPERLINK "https://translate.googleusercontent.com/translate_f" \l "_Toc432497691"</w:delInstrText>
        </w:r>
      </w:del>
      <w:r>
        <w:rPr>
          <w:rStyle w:val="Hyperlink"/>
          <w:rFonts w:eastAsia="" w:cs="Arial"/>
          <w:lang w:val="es-PY"/>
        </w:rPr>
        <w:fldChar w:fldCharType="separate"/>
      </w:r>
      <w:del w:id="130" w:author="Elena Monutti" w:date="2026-04-13T21:01:00Z">
        <w:r>
          <w:rPr>
            <w:rStyle w:val="Hyperlink"/>
            <w:rFonts w:eastAsia="" w:cs="Arial" w:eastAsiaTheme="majorEastAsia"/>
            <w:lang w:val="es-PY"/>
          </w:rPr>
          <w:delText>Tabla 3 - Glosario</w:delText>
        </w:r>
      </w:del>
      <w:r>
        <w:rPr>
          <w:rStyle w:val="Hyperlink"/>
          <w:rFonts w:eastAsia="" w:cs="Arial"/>
          <w:lang w:val="es-PY"/>
        </w:rPr>
        <w:fldChar w:fldCharType="end"/>
      </w:r>
    </w:p>
    <w:p>
      <w:pPr>
        <w:pStyle w:val="NormalWeb"/>
        <w:spacing w:beforeAutospacing="0" w:before="200" w:afterAutospacing="0" w:after="120"/>
        <w:ind w:hanging="360"/>
        <w:rPr>
          <w:color w:val="000000"/>
          <w:sz w:val="27"/>
          <w:szCs w:val="27"/>
          <w:lang w:val="es-PY"/>
          <w:del w:id="134" w:author="Elena Monutti" w:date="2026-04-13T21:01:00Z"/>
        </w:rPr>
      </w:pPr>
      <w:del w:id="132" w:author="Elena Monutti" w:date="2026-04-13T21:01:00Z">
        <w:r>
          <w:fldChar w:fldCharType="begin"/>
        </w:r>
        <w:r>
          <w:rPr>
            <w:rStyle w:val="Hyperlink"/>
            <w:rFonts w:eastAsia="" w:cs="Arial"/>
            <w:lang w:val="es-PY"/>
          </w:rPr>
          <w:delInstrText xml:space="preserve"> HYPERLINK "https://translate.googleusercontent.com/translate_f" \l "_Toc432497692"</w:delInstrText>
        </w:r>
      </w:del>
      <w:r>
        <w:rPr>
          <w:rStyle w:val="Hyperlink"/>
          <w:rFonts w:eastAsia="" w:cs="Arial"/>
          <w:lang w:val="es-PY"/>
        </w:rPr>
        <w:fldChar w:fldCharType="separate"/>
      </w:r>
      <w:del w:id="133" w:author="Elena Monutti" w:date="2026-04-13T21:01:00Z">
        <w:r>
          <w:rPr>
            <w:rStyle w:val="Hyperlink"/>
            <w:rFonts w:eastAsia="" w:cs="Arial" w:eastAsiaTheme="majorEastAsia"/>
            <w:lang w:val="es-PY"/>
          </w:rPr>
          <w:delText>Tabla 4 - Documentos referenciados</w:delText>
        </w:r>
      </w:del>
      <w:r>
        <w:rPr>
          <w:rStyle w:val="Hyperlink"/>
          <w:rFonts w:eastAsia="" w:cs="Arial"/>
          <w:lang w:val="es-PY"/>
        </w:rPr>
        <w:fldChar w:fldCharType="end"/>
      </w:r>
    </w:p>
    <w:p>
      <w:pPr>
        <w:pStyle w:val="NormalWeb"/>
        <w:spacing w:beforeAutospacing="0" w:before="200" w:afterAutospacing="0" w:after="120"/>
        <w:ind w:hanging="360"/>
        <w:rPr>
          <w:color w:val="000000"/>
          <w:sz w:val="27"/>
          <w:szCs w:val="27"/>
          <w:lang w:val="es-PY"/>
          <w:del w:id="137" w:author="Elena Monutti" w:date="2026-04-13T21:01:00Z"/>
        </w:rPr>
      </w:pPr>
      <w:del w:id="135" w:author="Elena Monutti" w:date="2026-04-13T21:01:00Z">
        <w:r>
          <w:fldChar w:fldCharType="begin"/>
        </w:r>
        <w:r>
          <w:rPr>
            <w:rStyle w:val="Hyperlink"/>
            <w:rFonts w:eastAsia="" w:cs="Arial"/>
            <w:lang w:val="es-PY"/>
          </w:rPr>
          <w:delInstrText xml:space="preserve"> HYPERLINK "https://translate.googleusercontent.com/translate_f" \l "_Toc432497693"</w:delInstrText>
        </w:r>
      </w:del>
      <w:r>
        <w:rPr>
          <w:rStyle w:val="Hyperlink"/>
          <w:rFonts w:eastAsia="" w:cs="Arial"/>
          <w:lang w:val="es-PY"/>
        </w:rPr>
        <w:fldChar w:fldCharType="separate"/>
      </w:r>
      <w:del w:id="136" w:author="Elena Monutti" w:date="2026-04-13T21:01:00Z">
        <w:r>
          <w:rPr>
            <w:rStyle w:val="Hyperlink"/>
            <w:rFonts w:eastAsia="" w:cs="Arial" w:eastAsiaTheme="majorEastAsia"/>
            <w:lang w:val="es-PY"/>
          </w:rPr>
          <w:delText>Tabla 5 - Aprobaciones</w:delText>
        </w:r>
      </w:del>
      <w:r>
        <w:rPr>
          <w:rStyle w:val="Hyperlink"/>
          <w:rFonts w:eastAsia="" w:cs="Arial"/>
          <w:lang w:val="es-PY"/>
        </w:rPr>
        <w:fldChar w:fldCharType="end"/>
      </w:r>
    </w:p>
    <w:p>
      <w:pPr>
        <w:pStyle w:val="NormalWeb"/>
        <w:spacing w:beforeAutospacing="0" w:before="200" w:afterAutospacing="0" w:after="120"/>
        <w:ind w:hanging="360"/>
        <w:rPr>
          <w:color w:val="000000"/>
          <w:sz w:val="27"/>
          <w:szCs w:val="27"/>
          <w:lang w:val="es-PY"/>
          <w:del w:id="140" w:author="Elena Monutti" w:date="2026-04-13T21:01:00Z"/>
        </w:rPr>
      </w:pPr>
      <w:del w:id="138" w:author="Elena Monutti" w:date="2026-04-13T21:01:00Z">
        <w:r>
          <w:fldChar w:fldCharType="begin"/>
        </w:r>
        <w:r>
          <w:rPr>
            <w:rStyle w:val="Hyperlink"/>
            <w:rFonts w:eastAsia="" w:cs="Arial"/>
            <w:lang w:val="es-PY"/>
          </w:rPr>
          <w:delInstrText xml:space="preserve"> HYPERLINK "https://translate.googleusercontent.com/translate_f" \l "_Toc432497694"</w:delInstrText>
        </w:r>
      </w:del>
      <w:r>
        <w:rPr>
          <w:rStyle w:val="Hyperlink"/>
          <w:rFonts w:eastAsia="" w:cs="Arial"/>
          <w:lang w:val="es-PY"/>
        </w:rPr>
        <w:fldChar w:fldCharType="separate"/>
      </w:r>
      <w:del w:id="139" w:author="Elena Monutti" w:date="2026-04-13T21:01:00Z">
        <w:r>
          <w:rPr>
            <w:rStyle w:val="Hyperlink"/>
            <w:rFonts w:eastAsia="" w:cs="Arial" w:eastAsiaTheme="majorEastAsia"/>
            <w:lang w:val="es-PY"/>
          </w:rPr>
          <w:delText>Tabla 6 - Historial de revisión de plantilla de XLC</w:delText>
        </w:r>
      </w:del>
      <w:r>
        <w:rPr>
          <w:rStyle w:val="Hyperlink"/>
          <w:rFonts w:eastAsia="" w:cs="Arial"/>
          <w:lang w:val="es-PY"/>
        </w:rPr>
        <w:fldChar w:fldCharType="end"/>
      </w:r>
    </w:p>
    <w:p>
      <w:pPr>
        <w:pStyle w:val="Heading2"/>
        <w:pBdr>
          <w:bottom w:val="single" w:sz="6" w:space="1" w:color="000000"/>
        </w:pBdr>
        <w:rPr>
          <w:rStyle w:val="notranslate"/>
          <w:color w:val="000000"/>
          <w:lang w:val="es-AR"/>
        </w:rPr>
      </w:pPr>
      <w:r>
        <w:rPr>
          <w:color w:val="000000"/>
          <w:lang w:val="es-AR"/>
        </w:rPr>
        <w:t> </w:t>
      </w:r>
      <w:r>
        <w:rPr>
          <w:b w:val="false"/>
          <w:bCs/>
          <w:color w:val="000000"/>
          <w:sz w:val="14"/>
          <w:szCs w:val="14"/>
          <w:lang w:val="es-AR"/>
        </w:rPr>
        <w:t>                </w:t>
      </w:r>
      <w:r>
        <w:rPr>
          <w:rStyle w:val="notranslate"/>
          <w:color w:val="000000"/>
          <w:lang w:val="es-AR"/>
        </w:rPr>
        <w:t>Introducción</w:t>
      </w:r>
    </w:p>
    <w:p>
      <w:pPr>
        <w:pStyle w:val="Normal"/>
        <w:jc w:val="both"/>
        <w:rPr>
          <w:lang w:val="es-AR"/>
        </w:rPr>
      </w:pPr>
      <w:r>
        <w:rPr>
          <w:lang w:val="es-AR"/>
        </w:rPr>
        <w:t>Este documento presenta el desarrollo del Diagrama Entidad–Relación (DER) y el modelo relacional para un sistema de gestión de camas y pacientes en un hospital. El objetivo del sistema es organizar la información relacionada con los pacientes, las camas, el personal médico y de enfermería, así como los diagnósticos y tratamientos que se administran.</w:t>
      </w:r>
    </w:p>
    <w:p>
      <w:pPr>
        <w:pStyle w:val="Normal"/>
        <w:jc w:val="both"/>
        <w:rPr>
          <w:lang w:val="es-AR"/>
        </w:rPr>
      </w:pPr>
      <w:r>
        <w:rPr>
          <w:lang w:val="es-AR"/>
        </w:rPr>
        <w:t>El propósito de este trabajo es modelar correctamente la estructura de datos a partir de la consigna dada, identificando las entidades, sus atributos y las relaciones entre ellas, y luego traduciendo ese modelo a un esquema de base de datos relacional.</w:t>
      </w:r>
    </w:p>
    <w:p>
      <w:pPr>
        <w:pStyle w:val="Normal"/>
        <w:jc w:val="both"/>
        <w:rPr>
          <w:lang w:val="es-AR"/>
        </w:rPr>
      </w:pPr>
      <w:r>
        <w:rPr>
          <w:lang w:val="es-AR"/>
        </w:rPr>
        <w:t>El documento está dirigido principalmente a estudiantes y docentes de la materia SGBD, y puede ser útil para comprender el proceso de diseño de una base de datos a partir de un problema real.</w:t>
      </w:r>
    </w:p>
    <w:p>
      <w:pPr>
        <w:pStyle w:val="Normal"/>
        <w:jc w:val="both"/>
        <w:rPr>
          <w:lang w:val="es-AR"/>
        </w:rPr>
      </w:pPr>
      <w:r>
        <w:rPr>
          <w:lang w:val="es-AR"/>
        </w:rPr>
        <w:t>Es posible que el modelo evolucione si se agregan nuevos requerimientos o se detectan mejoras en el diseño durante el desarrollo del trabajo.</w:t>
      </w:r>
    </w:p>
    <w:p>
      <w:pPr>
        <w:pStyle w:val="Normal"/>
        <w:jc w:val="both"/>
        <w:rPr>
          <w:lang w:val="es-AR"/>
        </w:rPr>
      </w:pPr>
      <w:r>
        <w:rPr>
          <w:lang w:val="es-AR"/>
        </w:rPr>
        <w:t>Por último, se debe tener en cuenta que el sistema maneja información sensible de pacientes, por lo que es importante considerar aspectos básicos de seguridad y privacidad, como el acceso controlado a los datos y su correcta protección.</w:t>
      </w:r>
    </w:p>
    <w:p>
      <w:pPr>
        <w:pStyle w:val="Heading2"/>
        <w:pBdr>
          <w:bottom w:val="single" w:sz="6" w:space="1" w:color="000000"/>
        </w:pBdr>
        <w:rPr>
          <w:rStyle w:val="notranslate"/>
          <w:color w:val="000000"/>
          <w:lang w:val="es-AR"/>
        </w:rPr>
      </w:pPr>
      <w:r>
        <w:rPr>
          <w:b w:val="false"/>
          <w:bCs/>
          <w:color w:val="000000"/>
          <w:sz w:val="14"/>
          <w:szCs w:val="14"/>
          <w:lang w:val="es-AR"/>
        </w:rPr>
        <w:t> </w:t>
      </w:r>
      <w:r>
        <w:rPr>
          <w:rStyle w:val="notranslate"/>
          <w:color w:val="000000"/>
          <w:lang w:val="es-AR"/>
        </w:rPr>
        <w:t>Visión de conjunto</w:t>
      </w:r>
    </w:p>
    <w:p>
      <w:pPr>
        <w:pStyle w:val="Normal"/>
        <w:tabs>
          <w:tab w:val="clear" w:pos="720"/>
          <w:tab w:val="left" w:pos="3780" w:leader="none"/>
        </w:tabs>
        <w:jc w:val="both"/>
        <w:pPrChange w:id="0" w:author="Elena Monutti" w:date="2026-04-13T21:21:00Z">
          <w:pPr>
            <w:tabs>
              <w:tab w:val="left" w:pos="3780" w:leader="none"/>
            </w:tabs>
          </w:pPr>
        </w:pPrChange>
        <w:rPr>
          <w:lang w:val="es-AR"/>
        </w:rPr>
      </w:pPr>
      <w:r>
        <w:rPr>
          <w:lang w:val="es-AR"/>
        </w:rPr>
        <w:t xml:space="preserve">El sistema </w:t>
      </w:r>
      <w:r>
        <w:rPr>
          <w:b/>
          <w:bCs/>
          <w:lang w:val="es-AR"/>
        </w:rPr>
        <w:t xml:space="preserve">SGIH (Sistema de Gestión de Internación Hospitalaria) </w:t>
      </w:r>
      <w:r>
        <w:rPr>
          <w:lang w:val="es-AR"/>
        </w:rPr>
        <w:t xml:space="preserve">tiene como objetivo administrar la información relacionada con la asignación de camas, la internación de pacientes y la gestión de tratamientos dentro de un hospital organizado en pisos. </w:t>
      </w:r>
    </w:p>
    <w:p>
      <w:pPr>
        <w:pStyle w:val="Normal"/>
        <w:tabs>
          <w:tab w:val="clear" w:pos="720"/>
          <w:tab w:val="left" w:pos="3780" w:leader="none"/>
        </w:tabs>
        <w:jc w:val="both"/>
        <w:pPrChange w:id="0" w:author="Elena Monutti" w:date="2026-04-13T21:21:00Z">
          <w:pPr>
            <w:tabs>
              <w:tab w:val="left" w:pos="3780" w:leader="none"/>
            </w:tabs>
          </w:pPr>
        </w:pPrChange>
        <w:rPr>
          <w:lang w:val="es-AR"/>
        </w:rPr>
      </w:pPr>
      <w:r>
        <w:rPr>
          <w:lang w:val="es-AR"/>
        </w:rPr>
        <w:t xml:space="preserve">El contexto del sistema se centra en el proceso de internación hospitalaria, donde intervienen distintos actores como pacientes, médicos y enfermeras. Cada paciente es asignado a una cama durante un periodo determinado (ingreso/egreso), y recibe diagnósticos, medicación y tratamientos prescritos por médicos y ejecutados y controlados por el personal de salud. </w:t>
      </w:r>
    </w:p>
    <w:p>
      <w:pPr>
        <w:pStyle w:val="Normal"/>
        <w:tabs>
          <w:tab w:val="clear" w:pos="720"/>
          <w:tab w:val="left" w:pos="3780" w:leader="none"/>
        </w:tabs>
        <w:jc w:val="both"/>
        <w:pPrChange w:id="0" w:author="Elena Monutti" w:date="2026-04-13T21:21:00Z">
          <w:pPr>
            <w:tabs>
              <w:tab w:val="left" w:pos="3780" w:leader="none"/>
            </w:tabs>
          </w:pPr>
        </w:pPrChange>
        <w:rPr>
          <w:lang w:val="es-AR"/>
        </w:rPr>
      </w:pPr>
      <w:r>
        <w:rPr>
          <w:lang w:val="es-AR"/>
        </w:rPr>
        <w:t xml:space="preserve">El diseño de la base de datos se organiza en torno a las principales entidades del dominio: </w:t>
      </w:r>
      <w:r>
        <w:rPr>
          <w:b/>
          <w:bCs/>
          <w:lang w:val="es-AR"/>
        </w:rPr>
        <w:t>paciente, cama, piso, medico, enfermera, diagnostico y tratamiento/medicación</w:t>
      </w:r>
      <w:r>
        <w:rPr>
          <w:lang w:val="es-AR"/>
        </w:rPr>
        <w:t xml:space="preserve">, junto con sus relaciones. </w:t>
      </w:r>
    </w:p>
    <w:p>
      <w:pPr>
        <w:pStyle w:val="Normal"/>
        <w:tabs>
          <w:tab w:val="clear" w:pos="720"/>
          <w:tab w:val="left" w:pos="3780" w:leader="none"/>
        </w:tabs>
        <w:jc w:val="both"/>
        <w:pPrChange w:id="0" w:author="Elena Monutti" w:date="2026-04-13T21:21:00Z">
          <w:pPr>
            <w:tabs>
              <w:tab w:val="left" w:pos="3780" w:leader="none"/>
            </w:tabs>
          </w:pPr>
        </w:pPrChange>
        <w:rPr>
          <w:lang w:val="es-AR"/>
        </w:rPr>
      </w:pPr>
      <w:r>
        <w:rPr>
          <w:lang w:val="es-AR"/>
        </w:rPr>
        <w:t xml:space="preserve">En cuanto a dependencia con otros sistemas, esta base de datos puede: </w:t>
      </w:r>
    </w:p>
    <w:p>
      <w:pPr>
        <w:pStyle w:val="ListParagraph"/>
        <w:numPr>
          <w:ilvl w:val="0"/>
          <w:numId w:val="26"/>
        </w:numPr>
        <w:tabs>
          <w:tab w:val="clear" w:pos="720"/>
          <w:tab w:val="left" w:pos="3780" w:leader="none"/>
        </w:tabs>
        <w:jc w:val="both"/>
        <w:pPrChange w:id="0" w:author="Elena Monutti" w:date="2026-04-13T21:21:00Z">
          <w:pPr>
            <w:pStyle w:val="ListParagraph"/>
            <w:numPr>
              <w:ilvl w:val="0"/>
              <w:numId w:val="26"/>
            </w:numPr>
            <w:tabs>
              <w:tab w:val="left" w:pos="3780" w:leader="none"/>
            </w:tabs>
            <w:ind w:hanging="360" w:left="720"/>
          </w:pPr>
        </w:pPrChange>
        <w:rPr>
          <w:lang w:val="es-AR"/>
        </w:rPr>
      </w:pPr>
      <w:r>
        <w:rPr>
          <w:lang w:val="es-AR"/>
        </w:rPr>
        <w:t>Sustituir sistemas manuales o registros en papel, comúnmente utilizados para el control de camas y pacientes</w:t>
      </w:r>
    </w:p>
    <w:p>
      <w:pPr>
        <w:pStyle w:val="ListParagraph"/>
        <w:numPr>
          <w:ilvl w:val="0"/>
          <w:numId w:val="26"/>
        </w:numPr>
        <w:tabs>
          <w:tab w:val="clear" w:pos="720"/>
          <w:tab w:val="left" w:pos="3780" w:leader="none"/>
        </w:tabs>
        <w:jc w:val="both"/>
        <w:pPrChange w:id="0" w:author="Elena Monutti" w:date="2026-04-13T21:21:00Z">
          <w:pPr>
            <w:pStyle w:val="ListParagraph"/>
            <w:numPr>
              <w:ilvl w:val="0"/>
              <w:numId w:val="26"/>
            </w:numPr>
            <w:tabs>
              <w:tab w:val="left" w:pos="3780" w:leader="none"/>
            </w:tabs>
            <w:ind w:hanging="360" w:left="720"/>
          </w:pPr>
        </w:pPrChange>
        <w:rPr>
          <w:lang w:val="es-AR"/>
        </w:rPr>
      </w:pPr>
      <w:r>
        <w:rPr>
          <w:lang w:val="es-AR"/>
        </w:rPr>
        <w:t>Interactuar con otros sistemas hospitalarios</w:t>
      </w:r>
    </w:p>
    <w:p>
      <w:pPr>
        <w:pStyle w:val="Normal"/>
        <w:tabs>
          <w:tab w:val="clear" w:pos="720"/>
          <w:tab w:val="left" w:pos="3780" w:leader="none"/>
        </w:tabs>
        <w:jc w:val="both"/>
        <w:pPrChange w:id="0" w:author="Elena Monutti" w:date="2026-04-13T21:21:00Z">
          <w:pPr>
            <w:tabs>
              <w:tab w:val="left" w:pos="3780" w:leader="none"/>
            </w:tabs>
          </w:pPr>
        </w:pPrChange>
        <w:rPr>
          <w:lang w:val="es-AR"/>
        </w:rPr>
      </w:pPr>
      <w:r>
        <w:rPr>
          <w:lang w:val="es-AR"/>
        </w:rPr>
        <w:t xml:space="preserve">Estas interacciones se darían principalmente mediante el intercambio de información sobre pacientes, diagnósticos y tratamientos, aunque en el diseño se consideran externas y no se modelan en detalle. </w:t>
      </w:r>
    </w:p>
    <w:p>
      <w:pPr>
        <w:pStyle w:val="Normal"/>
        <w:tabs>
          <w:tab w:val="clear" w:pos="720"/>
          <w:tab w:val="left" w:pos="3780" w:leader="none"/>
        </w:tabs>
        <w:jc w:val="both"/>
        <w:pPrChange w:id="0" w:author="Elena Monutti" w:date="2026-04-13T21:21:00Z">
          <w:pPr>
            <w:tabs>
              <w:tab w:val="left" w:pos="3780" w:leader="none"/>
            </w:tabs>
          </w:pPr>
        </w:pPrChange>
        <w:rPr>
          <w:lang w:val="es-AR"/>
        </w:rPr>
      </w:pPr>
      <w:r>
        <w:rPr>
          <w:lang w:val="es-AR"/>
        </w:rPr>
        <w:t xml:space="preserve">Respecto a interfaces, el sistema podría integrarse con aplicaciones de gestión hospitalaria que permitan: </w:t>
      </w:r>
    </w:p>
    <w:p>
      <w:pPr>
        <w:pStyle w:val="ListParagraph"/>
        <w:numPr>
          <w:ilvl w:val="0"/>
          <w:numId w:val="27"/>
        </w:numPr>
        <w:tabs>
          <w:tab w:val="clear" w:pos="720"/>
          <w:tab w:val="left" w:pos="3780" w:leader="none"/>
        </w:tabs>
        <w:jc w:val="both"/>
        <w:pPrChange w:id="0" w:author="Elena Monutti" w:date="2026-04-13T21:21:00Z">
          <w:pPr>
            <w:pStyle w:val="ListParagraph"/>
            <w:numPr>
              <w:ilvl w:val="0"/>
              <w:numId w:val="27"/>
            </w:numPr>
            <w:tabs>
              <w:tab w:val="left" w:pos="3780" w:leader="none"/>
            </w:tabs>
            <w:ind w:hanging="360" w:left="720"/>
          </w:pPr>
        </w:pPrChange>
        <w:rPr>
          <w:lang w:val="es-AR"/>
        </w:rPr>
      </w:pPr>
      <w:r>
        <w:rPr>
          <w:lang w:val="es-AR"/>
        </w:rPr>
        <w:t>Registrar ingresos y egresos de pacientes</w:t>
      </w:r>
    </w:p>
    <w:p>
      <w:pPr>
        <w:pStyle w:val="ListParagraph"/>
        <w:numPr>
          <w:ilvl w:val="0"/>
          <w:numId w:val="27"/>
        </w:numPr>
        <w:tabs>
          <w:tab w:val="clear" w:pos="720"/>
          <w:tab w:val="left" w:pos="3780" w:leader="none"/>
        </w:tabs>
        <w:jc w:val="both"/>
        <w:pPrChange w:id="0" w:author="Elena Monutti" w:date="2026-04-13T21:21:00Z">
          <w:pPr>
            <w:pStyle w:val="ListParagraph"/>
            <w:numPr>
              <w:ilvl w:val="0"/>
              <w:numId w:val="27"/>
            </w:numPr>
            <w:tabs>
              <w:tab w:val="left" w:pos="3780" w:leader="none"/>
            </w:tabs>
            <w:ind w:hanging="360" w:left="720"/>
          </w:pPr>
        </w:pPrChange>
        <w:rPr>
          <w:lang w:val="es-AR"/>
        </w:rPr>
      </w:pPr>
      <w:r>
        <w:rPr>
          <w:lang w:val="es-AR"/>
        </w:rPr>
        <w:t>Asignar camas disponibles</w:t>
      </w:r>
    </w:p>
    <w:p>
      <w:pPr>
        <w:pStyle w:val="ListParagraph"/>
        <w:numPr>
          <w:ilvl w:val="0"/>
          <w:numId w:val="27"/>
        </w:numPr>
        <w:tabs>
          <w:tab w:val="clear" w:pos="720"/>
          <w:tab w:val="left" w:pos="3780" w:leader="none"/>
        </w:tabs>
        <w:jc w:val="both"/>
        <w:pPrChange w:id="0" w:author="Elena Monutti" w:date="2026-04-13T21:21:00Z">
          <w:pPr>
            <w:pStyle w:val="ListParagraph"/>
            <w:numPr>
              <w:ilvl w:val="0"/>
              <w:numId w:val="27"/>
            </w:numPr>
            <w:tabs>
              <w:tab w:val="left" w:pos="3780" w:leader="none"/>
            </w:tabs>
            <w:ind w:hanging="360" w:left="720"/>
          </w:pPr>
        </w:pPrChange>
        <w:rPr>
          <w:lang w:val="es-AR"/>
        </w:rPr>
      </w:pPr>
      <w:r>
        <w:rPr>
          <w:lang w:val="es-AR"/>
        </w:rPr>
        <w:t xml:space="preserve">Registrar prescripciones médicas </w:t>
      </w:r>
    </w:p>
    <w:p>
      <w:pPr>
        <w:pStyle w:val="ListParagraph"/>
        <w:numPr>
          <w:ilvl w:val="0"/>
          <w:numId w:val="27"/>
        </w:numPr>
        <w:tabs>
          <w:tab w:val="clear" w:pos="720"/>
          <w:tab w:val="left" w:pos="3780" w:leader="none"/>
        </w:tabs>
        <w:jc w:val="both"/>
        <w:pPrChange w:id="0" w:author="Elena Monutti" w:date="2026-04-13T21:21:00Z">
          <w:pPr>
            <w:pStyle w:val="ListParagraph"/>
            <w:numPr>
              <w:ilvl w:val="0"/>
              <w:numId w:val="27"/>
            </w:numPr>
            <w:tabs>
              <w:tab w:val="left" w:pos="3780" w:leader="none"/>
            </w:tabs>
            <w:ind w:hanging="360" w:left="720"/>
          </w:pPr>
        </w:pPrChange>
        <w:rPr>
          <w:lang w:val="es-AR"/>
        </w:rPr>
      </w:pPr>
      <w:r>
        <w:rPr>
          <w:lang w:val="es-AR"/>
        </w:rPr>
        <w:t xml:space="preserve">Consultar estado de tratamientos. </w:t>
      </w:r>
    </w:p>
    <w:p>
      <w:pPr>
        <w:pStyle w:val="Normal"/>
        <w:tabs>
          <w:tab w:val="clear" w:pos="720"/>
          <w:tab w:val="left" w:pos="3780" w:leader="none"/>
        </w:tabs>
        <w:jc w:val="both"/>
        <w:pPrChange w:id="0" w:author="Elena Monutti" w:date="2026-04-13T21:21:00Z">
          <w:pPr>
            <w:tabs>
              <w:tab w:val="left" w:pos="3780" w:leader="none"/>
            </w:tabs>
          </w:pPr>
        </w:pPrChange>
        <w:rPr>
          <w:lang w:val="es-AR"/>
        </w:rPr>
      </w:pPr>
      <w:r>
        <w:rPr>
          <w:lang w:val="es-AR"/>
        </w:rPr>
        <w:t xml:space="preserve">Como antecedente, este proyecto surge de la necesidad de organizar y centralizar la información de internación, mejorando la trazabilidad de los pacientes y optimizando la gestión de recursos hospitalarios como camas y personas. </w:t>
      </w:r>
    </w:p>
    <w:p>
      <w:pPr>
        <w:pStyle w:val="Heading2"/>
        <w:pBdr>
          <w:bottom w:val="single" w:sz="6" w:space="1" w:color="000000"/>
        </w:pBdr>
        <w:rPr>
          <w:color w:val="000000"/>
          <w:lang w:val="es-AR"/>
        </w:rPr>
      </w:pPr>
      <w:r>
        <w:rPr>
          <w:rStyle w:val="notranslate"/>
          <w:color w:val="000000"/>
          <w:lang w:val="es-AR"/>
        </w:rPr>
        <w:t>Suposiciones / Restricciones / Riesgos</w:t>
      </w:r>
    </w:p>
    <w:p>
      <w:pPr>
        <w:pStyle w:val="Heading3"/>
        <w:rPr>
          <w:rStyle w:val="notranslate"/>
          <w:lang w:val="es-AR"/>
        </w:rPr>
      </w:pPr>
      <w:r>
        <w:rPr>
          <w:rStyle w:val="notranslate"/>
          <w:lang w:val="es-AR"/>
        </w:rPr>
        <w:t>Suposiciones</w:t>
      </w:r>
    </w:p>
    <w:p>
      <w:pPr>
        <w:pStyle w:val="Normal"/>
        <w:jc w:val="both"/>
        <w:pPrChange w:id="0" w:author="Elena Monutti" w:date="2026-04-13T21:20:00Z"/>
        <w:rPr>
          <w:lang w:val="es-AR"/>
        </w:rPr>
      </w:pPr>
      <w:r>
        <w:rPr>
          <w:lang w:val="es-AR"/>
        </w:rPr>
        <w:t xml:space="preserve">Para el diseño de la base de datos del sistema </w:t>
      </w:r>
      <w:r>
        <w:rPr>
          <w:b/>
          <w:bCs/>
          <w:lang w:val="es-AR"/>
        </w:rPr>
        <w:t xml:space="preserve">SGIH </w:t>
      </w:r>
      <w:r>
        <w:rPr>
          <w:lang w:val="es-AR"/>
        </w:rPr>
        <w:t xml:space="preserve">se consideran las siguientes suposiciones y dependencias: </w:t>
      </w:r>
    </w:p>
    <w:p>
      <w:pPr>
        <w:pStyle w:val="ListParagraph"/>
        <w:numPr>
          <w:ilvl w:val="0"/>
          <w:numId w:val="28"/>
        </w:numPr>
        <w:jc w:val="both"/>
        <w:pPrChange w:id="0" w:author="Elena Monutti" w:date="2026-04-13T21:20:00Z">
          <w:pPr>
            <w:pStyle w:val="ListParagraph"/>
            <w:numPr>
              <w:ilvl w:val="0"/>
              <w:numId w:val="28"/>
            </w:numPr>
            <w:ind w:hanging="360" w:left="720"/>
          </w:pPr>
        </w:pPrChange>
        <w:rPr>
          <w:lang w:val="es-AR"/>
        </w:rPr>
      </w:pPr>
      <w:r>
        <w:rPr>
          <w:lang w:val="es-AR"/>
        </w:rPr>
        <w:t xml:space="preserve">El sistema será implementado sobre un sistema de gestión de base de datos relacional, como MySQL, que soporte integridad referencial y manejo de transacciones </w:t>
      </w:r>
    </w:p>
    <w:p>
      <w:pPr>
        <w:pStyle w:val="ListParagraph"/>
        <w:numPr>
          <w:ilvl w:val="0"/>
          <w:numId w:val="28"/>
        </w:numPr>
        <w:jc w:val="both"/>
        <w:pPrChange w:id="0" w:author="Elena Monutti" w:date="2026-04-13T21:20:00Z">
          <w:pPr>
            <w:pStyle w:val="ListParagraph"/>
            <w:numPr>
              <w:ilvl w:val="0"/>
              <w:numId w:val="28"/>
            </w:numPr>
            <w:ind w:hanging="360" w:left="720"/>
          </w:pPr>
        </w:pPrChange>
        <w:rPr>
          <w:lang w:val="es-AR"/>
        </w:rPr>
      </w:pPr>
      <w:r>
        <w:rPr>
          <w:lang w:val="es-AR"/>
        </w:rPr>
        <w:t>Se asume que el sistema será utilizado a través de una aplicación informática (interfaz de usuario) por personal autorizado por el hospital, como administrativos, médicos y enfermeras</w:t>
      </w:r>
    </w:p>
    <w:p>
      <w:pPr>
        <w:pStyle w:val="ListParagraph"/>
        <w:numPr>
          <w:ilvl w:val="0"/>
          <w:numId w:val="28"/>
        </w:numPr>
        <w:jc w:val="both"/>
        <w:pPrChange w:id="0" w:author="Elena Monutti" w:date="2026-04-13T21:20:00Z">
          <w:pPr>
            <w:pStyle w:val="ListParagraph"/>
            <w:numPr>
              <w:ilvl w:val="0"/>
              <w:numId w:val="28"/>
            </w:numPr>
            <w:ind w:hanging="360" w:left="720"/>
          </w:pPr>
        </w:pPrChange>
        <w:rPr>
          <w:lang w:val="es-AR"/>
        </w:rPr>
      </w:pPr>
      <w:r>
        <w:rPr>
          <w:lang w:val="es-AR"/>
        </w:rPr>
        <w:t>Cada paciente puede estar internado en una sola cama a la vez</w:t>
      </w:r>
    </w:p>
    <w:p>
      <w:pPr>
        <w:pStyle w:val="ListParagraph"/>
        <w:numPr>
          <w:ilvl w:val="0"/>
          <w:numId w:val="28"/>
        </w:numPr>
        <w:jc w:val="both"/>
        <w:pPrChange w:id="0" w:author="Elena Monutti" w:date="2026-04-13T21:20:00Z">
          <w:pPr>
            <w:pStyle w:val="ListParagraph"/>
            <w:numPr>
              <w:ilvl w:val="0"/>
              <w:numId w:val="28"/>
            </w:numPr>
            <w:ind w:hanging="360" w:left="720"/>
          </w:pPr>
        </w:pPrChange>
        <w:rPr>
          <w:lang w:val="es-AR"/>
        </w:rPr>
      </w:pPr>
      <w:r>
        <w:rPr>
          <w:lang w:val="es-AR"/>
        </w:rPr>
        <w:t xml:space="preserve">Cada cama pertenece a un único piso y cada piso forma parte del hospital </w:t>
      </w:r>
    </w:p>
    <w:p>
      <w:pPr>
        <w:pStyle w:val="ListParagraph"/>
        <w:numPr>
          <w:ilvl w:val="0"/>
          <w:numId w:val="28"/>
        </w:numPr>
        <w:jc w:val="both"/>
        <w:pPrChange w:id="0" w:author="Elena Monutti" w:date="2026-04-13T21:20:00Z">
          <w:pPr>
            <w:pStyle w:val="ListParagraph"/>
            <w:numPr>
              <w:ilvl w:val="0"/>
              <w:numId w:val="28"/>
            </w:numPr>
            <w:ind w:hanging="360" w:left="720"/>
          </w:pPr>
        </w:pPrChange>
        <w:rPr>
          <w:lang w:val="es-AR"/>
        </w:rPr>
      </w:pPr>
      <w:r>
        <w:rPr>
          <w:lang w:val="es-AR"/>
        </w:rPr>
        <w:t>Se considera que tanto médicos como enfermeras están asignados a un piso, y pueden tener a su cargo múltiples pacientes</w:t>
      </w:r>
    </w:p>
    <w:p>
      <w:pPr>
        <w:pStyle w:val="ListParagraph"/>
        <w:numPr>
          <w:ilvl w:val="0"/>
          <w:numId w:val="28"/>
        </w:numPr>
        <w:jc w:val="both"/>
        <w:pPrChange w:id="0" w:author="Elena Monutti" w:date="2026-04-13T21:20:00Z">
          <w:pPr>
            <w:pStyle w:val="ListParagraph"/>
            <w:numPr>
              <w:ilvl w:val="0"/>
              <w:numId w:val="28"/>
            </w:numPr>
            <w:ind w:hanging="360" w:left="720"/>
          </w:pPr>
        </w:pPrChange>
        <w:rPr>
          <w:lang w:val="es-AR"/>
        </w:rPr>
      </w:pPr>
      <w:r>
        <w:rPr>
          <w:lang w:val="es-AR"/>
        </w:rPr>
        <w:t xml:space="preserve">Los diagnósticos, tratamientos y medicaciones están asociados a un paciente y son prescritos por un médico, incluyendo información de fecha, hora y estado (pendiente, suministrado o cancelado) </w:t>
      </w:r>
    </w:p>
    <w:p>
      <w:pPr>
        <w:pStyle w:val="ListParagraph"/>
        <w:numPr>
          <w:ilvl w:val="0"/>
          <w:numId w:val="28"/>
        </w:numPr>
        <w:jc w:val="both"/>
        <w:pPrChange w:id="0" w:author="Elena Monutti" w:date="2026-04-13T21:20:00Z">
          <w:pPr>
            <w:pStyle w:val="ListParagraph"/>
            <w:numPr>
              <w:ilvl w:val="0"/>
              <w:numId w:val="28"/>
            </w:numPr>
            <w:ind w:hanging="360" w:left="720"/>
          </w:pPr>
        </w:pPrChange>
        <w:rPr>
          <w:lang w:val="es-AR"/>
        </w:rPr>
      </w:pPr>
      <w:r>
        <w:rPr>
          <w:lang w:val="es-AR"/>
        </w:rPr>
        <w:t>Se asume que la información es consistente y validada por el personal (no se contemplan errores de carga en el diseño conceptual</w:t>
      </w:r>
    </w:p>
    <w:p>
      <w:pPr>
        <w:pStyle w:val="Heading3"/>
        <w:rPr>
          <w:rStyle w:val="notranslate"/>
          <w:lang w:val="es-AR"/>
        </w:rPr>
      </w:pPr>
      <w:r>
        <w:rPr>
          <w:rStyle w:val="notranslate"/>
          <w:lang w:val="es-AR"/>
        </w:rPr>
        <w:t>Restricciones</w:t>
      </w:r>
    </w:p>
    <w:p>
      <w:pPr>
        <w:pStyle w:val="Normal"/>
        <w:jc w:val="both"/>
        <w:pPrChange w:id="0" w:author="Elena Monutti" w:date="2026-04-13T21:20:00Z"/>
        <w:rPr>
          <w:lang w:val="es-AR"/>
        </w:rPr>
      </w:pPr>
      <w:r>
        <w:rPr>
          <w:lang w:val="es-AR"/>
        </w:rPr>
        <w:t xml:space="preserve">En el diseño de la base de datos del sistema </w:t>
      </w:r>
      <w:r>
        <w:rPr>
          <w:b/>
          <w:bCs/>
          <w:lang w:val="es-AR"/>
        </w:rPr>
        <w:t xml:space="preserve">SGIH </w:t>
      </w:r>
      <w:r>
        <w:rPr>
          <w:lang w:val="es-AR"/>
        </w:rPr>
        <w:t xml:space="preserve">se establecen las siguientes restricciones con el objetivo de garantizar la integridad y coherencia de la información: </w:t>
      </w:r>
    </w:p>
    <w:p>
      <w:pPr>
        <w:pStyle w:val="ListParagraph"/>
        <w:numPr>
          <w:ilvl w:val="0"/>
          <w:numId w:val="29"/>
        </w:numPr>
        <w:jc w:val="both"/>
        <w:pPrChange w:id="0" w:author="Elena Monutti" w:date="2026-04-13T21:20:00Z">
          <w:pPr>
            <w:pStyle w:val="ListParagraph"/>
            <w:numPr>
              <w:ilvl w:val="0"/>
              <w:numId w:val="29"/>
            </w:numPr>
            <w:ind w:hanging="360" w:left="720"/>
          </w:pPr>
        </w:pPrChange>
        <w:rPr>
          <w:b/>
          <w:bCs/>
          <w:lang w:val="es-AR"/>
        </w:rPr>
      </w:pPr>
      <w:r>
        <w:rPr>
          <w:b/>
          <w:bCs/>
          <w:lang w:val="es-AR"/>
        </w:rPr>
        <w:t xml:space="preserve">Restricciones de integridad: </w:t>
      </w:r>
    </w:p>
    <w:p>
      <w:pPr>
        <w:pStyle w:val="ListParagraph"/>
        <w:numPr>
          <w:ilvl w:val="0"/>
          <w:numId w:val="26"/>
        </w:numPr>
        <w:jc w:val="both"/>
        <w:pPrChange w:id="0" w:author="Elena Monutti" w:date="2026-04-13T21:20:00Z">
          <w:pPr>
            <w:pStyle w:val="ListParagraph"/>
            <w:numPr>
              <w:ilvl w:val="0"/>
              <w:numId w:val="26"/>
            </w:numPr>
            <w:ind w:hanging="360" w:left="720"/>
          </w:pPr>
        </w:pPrChange>
        <w:rPr>
          <w:b/>
          <w:bCs/>
          <w:lang w:val="es-AR"/>
        </w:rPr>
      </w:pPr>
      <w:r>
        <w:rPr>
          <w:lang w:val="es-AR"/>
        </w:rPr>
        <w:t>Cada paciente debe estar identificado de manera única dentro del sistema</w:t>
      </w:r>
    </w:p>
    <w:p>
      <w:pPr>
        <w:pStyle w:val="ListParagraph"/>
        <w:numPr>
          <w:ilvl w:val="0"/>
          <w:numId w:val="26"/>
        </w:numPr>
        <w:jc w:val="both"/>
        <w:pPrChange w:id="0" w:author="Elena Monutti" w:date="2026-04-13T21:20:00Z">
          <w:pPr>
            <w:pStyle w:val="ListParagraph"/>
            <w:numPr>
              <w:ilvl w:val="0"/>
              <w:numId w:val="26"/>
            </w:numPr>
            <w:ind w:hanging="360" w:left="720"/>
          </w:pPr>
        </w:pPrChange>
        <w:rPr>
          <w:b/>
          <w:bCs/>
          <w:lang w:val="es-AR"/>
        </w:rPr>
      </w:pPr>
      <w:r>
        <w:rPr>
          <w:lang w:val="es-AR"/>
        </w:rPr>
        <w:t>Cada cama debe tener un identificador único y estar asociada a un único piso</w:t>
      </w:r>
    </w:p>
    <w:p>
      <w:pPr>
        <w:pStyle w:val="ListParagraph"/>
        <w:numPr>
          <w:ilvl w:val="0"/>
          <w:numId w:val="26"/>
        </w:numPr>
        <w:jc w:val="both"/>
        <w:pPrChange w:id="0" w:author="Elena Monutti" w:date="2026-04-13T21:20:00Z">
          <w:pPr>
            <w:pStyle w:val="ListParagraph"/>
            <w:numPr>
              <w:ilvl w:val="0"/>
              <w:numId w:val="26"/>
            </w:numPr>
            <w:ind w:hanging="360" w:left="720"/>
          </w:pPr>
        </w:pPrChange>
        <w:rPr>
          <w:b/>
          <w:bCs/>
          <w:lang w:val="es-AR"/>
        </w:rPr>
      </w:pPr>
      <w:r>
        <w:rPr>
          <w:lang w:val="es-AR"/>
        </w:rPr>
        <w:t xml:space="preserve">Cada piso pertenece a un único hospital </w:t>
      </w:r>
    </w:p>
    <w:p>
      <w:pPr>
        <w:pStyle w:val="ListParagraph"/>
        <w:jc w:val="both"/>
        <w:pPrChange w:id="0" w:author="Elena Monutti" w:date="2026-04-13T21:20:00Z">
          <w:pPr>
            <w:pStyle w:val="ListParagraph"/>
          </w:pPr>
        </w:pPrChange>
        <w:rPr>
          <w:b/>
          <w:bCs/>
          <w:lang w:val="es-AR"/>
        </w:rPr>
      </w:pPr>
      <w:r>
        <w:rPr>
          <w:b/>
          <w:bCs/>
          <w:lang w:val="es-AR"/>
        </w:rPr>
      </w:r>
    </w:p>
    <w:p>
      <w:pPr>
        <w:pStyle w:val="ListParagraph"/>
        <w:numPr>
          <w:ilvl w:val="0"/>
          <w:numId w:val="29"/>
        </w:numPr>
        <w:jc w:val="both"/>
        <w:pPrChange w:id="0" w:author="Elena Monutti" w:date="2026-04-13T21:20:00Z">
          <w:pPr>
            <w:pStyle w:val="ListParagraph"/>
            <w:numPr>
              <w:ilvl w:val="0"/>
              <w:numId w:val="29"/>
            </w:numPr>
            <w:ind w:hanging="360" w:left="720"/>
          </w:pPr>
        </w:pPrChange>
        <w:rPr>
          <w:b/>
          <w:bCs/>
          <w:lang w:val="es-AR"/>
        </w:rPr>
      </w:pPr>
      <w:r>
        <w:rPr>
          <w:b/>
          <w:bCs/>
          <w:lang w:val="es-AR"/>
        </w:rPr>
        <w:t xml:space="preserve">Restricciones de relación: </w:t>
      </w:r>
    </w:p>
    <w:p>
      <w:pPr>
        <w:pStyle w:val="ListParagraph"/>
        <w:numPr>
          <w:ilvl w:val="0"/>
          <w:numId w:val="26"/>
        </w:numPr>
        <w:jc w:val="both"/>
        <w:pPrChange w:id="0" w:author="Elena Monutti" w:date="2026-04-13T21:20:00Z">
          <w:pPr>
            <w:pStyle w:val="ListParagraph"/>
            <w:numPr>
              <w:ilvl w:val="0"/>
              <w:numId w:val="26"/>
            </w:numPr>
            <w:ind w:hanging="360" w:left="720"/>
          </w:pPr>
        </w:pPrChange>
        <w:rPr>
          <w:b/>
          <w:bCs/>
          <w:lang w:val="es-AR"/>
        </w:rPr>
      </w:pPr>
      <w:r>
        <w:rPr>
          <w:lang w:val="es-AR"/>
        </w:rPr>
        <w:t>Un paciente puede ocupar solo una cama a la vez</w:t>
      </w:r>
    </w:p>
    <w:p>
      <w:pPr>
        <w:pStyle w:val="ListParagraph"/>
        <w:numPr>
          <w:ilvl w:val="0"/>
          <w:numId w:val="26"/>
        </w:numPr>
        <w:jc w:val="both"/>
        <w:pPrChange w:id="0" w:author="Elena Monutti" w:date="2026-04-13T21:20:00Z">
          <w:pPr>
            <w:pStyle w:val="ListParagraph"/>
            <w:numPr>
              <w:ilvl w:val="0"/>
              <w:numId w:val="26"/>
            </w:numPr>
            <w:ind w:hanging="360" w:left="720"/>
          </w:pPr>
        </w:pPrChange>
        <w:rPr>
          <w:b/>
          <w:bCs/>
          <w:lang w:val="es-AR"/>
        </w:rPr>
      </w:pPr>
      <w:r>
        <w:rPr>
          <w:lang w:val="es-AR"/>
        </w:rPr>
        <w:t>Una cama puede estar ocupada por un solo paciente en un mismo momento, pero puede ser usada en distintas internaciones</w:t>
      </w:r>
    </w:p>
    <w:p>
      <w:pPr>
        <w:pStyle w:val="ListParagraph"/>
        <w:numPr>
          <w:ilvl w:val="0"/>
          <w:numId w:val="26"/>
        </w:numPr>
        <w:jc w:val="both"/>
        <w:pPrChange w:id="0" w:author="Elena Monutti" w:date="2026-04-13T21:20:00Z">
          <w:pPr>
            <w:pStyle w:val="ListParagraph"/>
            <w:numPr>
              <w:ilvl w:val="0"/>
              <w:numId w:val="26"/>
            </w:numPr>
            <w:ind w:hanging="360" w:left="720"/>
          </w:pPr>
        </w:pPrChange>
        <w:rPr>
          <w:b/>
          <w:bCs/>
          <w:lang w:val="es-AR"/>
        </w:rPr>
      </w:pPr>
      <w:r>
        <w:rPr>
          <w:lang w:val="es-AR"/>
        </w:rPr>
        <w:t>Cada paciente debe tener asociada una fecha de ingreso, y opcionalmente una fecha de egreso</w:t>
      </w:r>
    </w:p>
    <w:p>
      <w:pPr>
        <w:pStyle w:val="ListParagraph"/>
        <w:numPr>
          <w:ilvl w:val="0"/>
          <w:numId w:val="26"/>
        </w:numPr>
        <w:jc w:val="both"/>
        <w:pPrChange w:id="0" w:author="Elena Monutti" w:date="2026-04-13T21:20:00Z">
          <w:pPr>
            <w:pStyle w:val="ListParagraph"/>
            <w:numPr>
              <w:ilvl w:val="0"/>
              <w:numId w:val="26"/>
            </w:numPr>
            <w:ind w:hanging="360" w:left="720"/>
          </w:pPr>
        </w:pPrChange>
        <w:rPr>
          <w:b/>
          <w:bCs/>
          <w:lang w:val="es-AR"/>
        </w:rPr>
      </w:pPr>
      <w:r>
        <w:rPr>
          <w:lang w:val="es-AR"/>
        </w:rPr>
        <w:t>La fecha de egreso, si existe, debe ser posterior a la fecha de ingreso.</w:t>
      </w:r>
    </w:p>
    <w:p>
      <w:pPr>
        <w:pStyle w:val="ListParagraph"/>
        <w:jc w:val="both"/>
        <w:pPrChange w:id="0" w:author="Elena Monutti" w:date="2026-04-13T21:20:00Z">
          <w:pPr>
            <w:pStyle w:val="ListParagraph"/>
          </w:pPr>
        </w:pPrChange>
        <w:rPr>
          <w:b/>
          <w:bCs/>
          <w:lang w:val="es-AR"/>
        </w:rPr>
      </w:pPr>
      <w:r>
        <w:rPr>
          <w:b/>
          <w:bCs/>
          <w:lang w:val="es-AR"/>
        </w:rPr>
      </w:r>
    </w:p>
    <w:p>
      <w:pPr>
        <w:pStyle w:val="ListParagraph"/>
        <w:numPr>
          <w:ilvl w:val="0"/>
          <w:numId w:val="29"/>
        </w:numPr>
        <w:jc w:val="both"/>
        <w:pPrChange w:id="0" w:author="Elena Monutti" w:date="2026-04-13T21:20:00Z">
          <w:pPr>
            <w:pStyle w:val="ListParagraph"/>
            <w:numPr>
              <w:ilvl w:val="0"/>
              <w:numId w:val="29"/>
            </w:numPr>
            <w:ind w:hanging="360" w:left="720"/>
          </w:pPr>
        </w:pPrChange>
        <w:rPr>
          <w:b/>
          <w:bCs/>
          <w:lang w:val="es-AR"/>
        </w:rPr>
      </w:pPr>
      <w:r>
        <w:rPr>
          <w:b/>
          <w:bCs/>
          <w:lang w:val="es-AR"/>
        </w:rPr>
        <w:t xml:space="preserve">Restricciones de personal </w:t>
      </w:r>
    </w:p>
    <w:p>
      <w:pPr>
        <w:pStyle w:val="ListParagraph"/>
        <w:numPr>
          <w:ilvl w:val="0"/>
          <w:numId w:val="26"/>
        </w:numPr>
        <w:jc w:val="both"/>
        <w:pPrChange w:id="0" w:author="Elena Monutti" w:date="2026-04-13T21:20:00Z">
          <w:pPr>
            <w:pStyle w:val="ListParagraph"/>
            <w:numPr>
              <w:ilvl w:val="0"/>
              <w:numId w:val="26"/>
            </w:numPr>
            <w:ind w:hanging="360" w:left="720"/>
          </w:pPr>
        </w:pPrChange>
        <w:rPr>
          <w:b/>
          <w:bCs/>
          <w:lang w:val="es-AR"/>
        </w:rPr>
      </w:pPr>
      <w:r>
        <w:rPr>
          <w:lang w:val="es-AR"/>
        </w:rPr>
        <w:t>Cada medico y enfermera pertenece a un único piso</w:t>
      </w:r>
    </w:p>
    <w:p>
      <w:pPr>
        <w:pStyle w:val="ListParagraph"/>
        <w:numPr>
          <w:ilvl w:val="0"/>
          <w:numId w:val="26"/>
        </w:numPr>
        <w:jc w:val="both"/>
        <w:pPrChange w:id="0" w:author="Elena Monutti" w:date="2026-04-13T21:20:00Z">
          <w:pPr>
            <w:pStyle w:val="ListParagraph"/>
            <w:numPr>
              <w:ilvl w:val="0"/>
              <w:numId w:val="26"/>
            </w:numPr>
            <w:ind w:hanging="360" w:left="720"/>
          </w:pPr>
        </w:pPrChange>
        <w:rPr>
          <w:b/>
          <w:bCs/>
          <w:lang w:val="es-AR"/>
        </w:rPr>
      </w:pPr>
      <w:r>
        <w:rPr>
          <w:lang w:val="es-AR"/>
        </w:rPr>
        <w:t>Un medico puede tener a su cargo a varios pacientes</w:t>
      </w:r>
    </w:p>
    <w:p>
      <w:pPr>
        <w:pStyle w:val="ListParagraph"/>
        <w:numPr>
          <w:ilvl w:val="0"/>
          <w:numId w:val="26"/>
        </w:numPr>
        <w:jc w:val="both"/>
        <w:pPrChange w:id="0" w:author="Elena Monutti" w:date="2026-04-13T21:20:00Z">
          <w:pPr>
            <w:pStyle w:val="ListParagraph"/>
            <w:numPr>
              <w:ilvl w:val="0"/>
              <w:numId w:val="26"/>
            </w:numPr>
            <w:ind w:hanging="360" w:left="720"/>
          </w:pPr>
        </w:pPrChange>
        <w:rPr>
          <w:b/>
          <w:bCs/>
          <w:lang w:val="es-AR"/>
        </w:rPr>
      </w:pPr>
      <w:r>
        <w:rPr>
          <w:lang w:val="es-AR"/>
        </w:rPr>
        <w:t>Una enfermera puede atender a varios pacientes</w:t>
      </w:r>
    </w:p>
    <w:p>
      <w:pPr>
        <w:pStyle w:val="ListParagraph"/>
        <w:jc w:val="both"/>
        <w:pPrChange w:id="0" w:author="Elena Monutti" w:date="2026-04-13T21:20:00Z">
          <w:pPr>
            <w:pStyle w:val="ListParagraph"/>
          </w:pPr>
        </w:pPrChange>
        <w:rPr>
          <w:lang w:val="es-AR"/>
        </w:rPr>
      </w:pPr>
      <w:r>
        <w:rPr>
          <w:lang w:val="es-AR"/>
        </w:rPr>
      </w:r>
    </w:p>
    <w:p>
      <w:pPr>
        <w:pStyle w:val="ListParagraph"/>
        <w:numPr>
          <w:ilvl w:val="0"/>
          <w:numId w:val="29"/>
        </w:numPr>
        <w:jc w:val="both"/>
        <w:pPrChange w:id="0" w:author="Elena Monutti" w:date="2026-04-13T21:20:00Z">
          <w:pPr>
            <w:pStyle w:val="ListParagraph"/>
            <w:numPr>
              <w:ilvl w:val="0"/>
              <w:numId w:val="29"/>
            </w:numPr>
            <w:ind w:hanging="360" w:left="720"/>
          </w:pPr>
        </w:pPrChange>
        <w:rPr>
          <w:b/>
          <w:bCs/>
          <w:lang w:val="es-AR"/>
        </w:rPr>
      </w:pPr>
      <w:r>
        <w:rPr>
          <w:b/>
          <w:bCs/>
          <w:lang w:val="es-AR"/>
        </w:rPr>
        <w:t>Restricciones sobre diagnósticos y tratamientos</w:t>
      </w:r>
    </w:p>
    <w:p>
      <w:pPr>
        <w:pStyle w:val="ListParagraph"/>
        <w:numPr>
          <w:ilvl w:val="0"/>
          <w:numId w:val="26"/>
        </w:numPr>
        <w:jc w:val="both"/>
        <w:pPrChange w:id="0" w:author="Elena Monutti" w:date="2026-04-13T21:20:00Z">
          <w:pPr>
            <w:pStyle w:val="ListParagraph"/>
            <w:numPr>
              <w:ilvl w:val="0"/>
              <w:numId w:val="26"/>
            </w:numPr>
            <w:ind w:hanging="360" w:left="720"/>
          </w:pPr>
        </w:pPrChange>
        <w:rPr>
          <w:b/>
          <w:bCs/>
          <w:lang w:val="es-AR"/>
        </w:rPr>
      </w:pPr>
      <w:r>
        <w:rPr>
          <w:lang w:val="es-AR"/>
        </w:rPr>
        <w:t>Cada paciente debe tener al menos un diagnostico</w:t>
      </w:r>
    </w:p>
    <w:p>
      <w:pPr>
        <w:pStyle w:val="ListParagraph"/>
        <w:numPr>
          <w:ilvl w:val="0"/>
          <w:numId w:val="26"/>
        </w:numPr>
        <w:jc w:val="both"/>
        <w:pPrChange w:id="0" w:author="Elena Monutti" w:date="2026-04-13T21:20:00Z">
          <w:pPr>
            <w:pStyle w:val="ListParagraph"/>
            <w:numPr>
              <w:ilvl w:val="0"/>
              <w:numId w:val="26"/>
            </w:numPr>
            <w:ind w:hanging="360" w:left="720"/>
          </w:pPr>
        </w:pPrChange>
        <w:rPr>
          <w:b/>
          <w:bCs/>
          <w:lang w:val="es-AR"/>
        </w:rPr>
      </w:pPr>
      <w:r>
        <w:rPr>
          <w:lang w:val="es-AR"/>
        </w:rPr>
        <w:t xml:space="preserve">Cada tratamiento o medicación: </w:t>
      </w:r>
    </w:p>
    <w:p>
      <w:pPr>
        <w:pStyle w:val="ListParagraph"/>
        <w:numPr>
          <w:ilvl w:val="0"/>
          <w:numId w:val="30"/>
        </w:numPr>
        <w:jc w:val="both"/>
        <w:pPrChange w:id="0" w:author="Elena Monutti" w:date="2026-04-13T21:20:00Z">
          <w:pPr>
            <w:pStyle w:val="ListParagraph"/>
            <w:numPr>
              <w:ilvl w:val="0"/>
              <w:numId w:val="30"/>
            </w:numPr>
            <w:ind w:hanging="360" w:left="1440"/>
          </w:pPr>
        </w:pPrChange>
        <w:rPr>
          <w:b/>
          <w:bCs/>
          <w:lang w:val="es-AR"/>
        </w:rPr>
      </w:pPr>
      <w:r>
        <w:rPr>
          <w:lang w:val="es-AR"/>
        </w:rPr>
        <w:t>debe estar asociado a un paciente</w:t>
      </w:r>
    </w:p>
    <w:p>
      <w:pPr>
        <w:pStyle w:val="ListParagraph"/>
        <w:numPr>
          <w:ilvl w:val="0"/>
          <w:numId w:val="30"/>
        </w:numPr>
        <w:jc w:val="both"/>
        <w:pPrChange w:id="0" w:author="Elena Monutti" w:date="2026-04-13T21:20:00Z">
          <w:pPr>
            <w:pStyle w:val="ListParagraph"/>
            <w:numPr>
              <w:ilvl w:val="0"/>
              <w:numId w:val="30"/>
            </w:numPr>
            <w:ind w:hanging="360" w:left="1440"/>
          </w:pPr>
        </w:pPrChange>
        <w:rPr>
          <w:b/>
          <w:bCs/>
          <w:lang w:val="es-AR"/>
        </w:rPr>
      </w:pPr>
      <w:r>
        <w:rPr>
          <w:lang w:val="es-AR"/>
        </w:rPr>
        <w:t>debe ser prescrito por un medico</w:t>
      </w:r>
    </w:p>
    <w:p>
      <w:pPr>
        <w:pStyle w:val="ListParagraph"/>
        <w:numPr>
          <w:ilvl w:val="0"/>
          <w:numId w:val="30"/>
        </w:numPr>
        <w:jc w:val="both"/>
        <w:pPrChange w:id="0" w:author="Elena Monutti" w:date="2026-04-13T21:20:00Z">
          <w:pPr>
            <w:pStyle w:val="ListParagraph"/>
            <w:numPr>
              <w:ilvl w:val="0"/>
              <w:numId w:val="30"/>
            </w:numPr>
            <w:ind w:hanging="360" w:left="1440"/>
          </w:pPr>
        </w:pPrChange>
        <w:rPr>
          <w:b/>
          <w:bCs/>
          <w:lang w:val="es-AR"/>
        </w:rPr>
      </w:pPr>
      <w:r>
        <w:rPr>
          <w:lang w:val="es-AR"/>
        </w:rPr>
        <w:t xml:space="preserve">debe tener fecha y hora de prescripción </w:t>
      </w:r>
    </w:p>
    <w:p>
      <w:pPr>
        <w:pStyle w:val="ListParagraph"/>
        <w:numPr>
          <w:ilvl w:val="0"/>
          <w:numId w:val="26"/>
        </w:numPr>
        <w:jc w:val="both"/>
        <w:pPrChange w:id="0" w:author="Elena Monutti" w:date="2026-04-13T21:20:00Z">
          <w:pPr>
            <w:pStyle w:val="ListParagraph"/>
            <w:numPr>
              <w:ilvl w:val="0"/>
              <w:numId w:val="26"/>
            </w:numPr>
            <w:ind w:hanging="360" w:left="720"/>
          </w:pPr>
        </w:pPrChange>
        <w:rPr>
          <w:b/>
          <w:bCs/>
          <w:lang w:val="es-AR"/>
        </w:rPr>
      </w:pPr>
      <w:r>
        <w:rPr>
          <w:lang w:val="es-AR"/>
        </w:rPr>
        <w:t>El estado de un tratamiento/medicación debe ser uno de los siguientes valores:</w:t>
      </w:r>
    </w:p>
    <w:p>
      <w:pPr>
        <w:pStyle w:val="ListParagraph"/>
        <w:numPr>
          <w:ilvl w:val="0"/>
          <w:numId w:val="31"/>
        </w:numPr>
        <w:jc w:val="both"/>
        <w:pPrChange w:id="0" w:author="Elena Monutti" w:date="2026-04-13T21:20:00Z">
          <w:pPr>
            <w:pStyle w:val="ListParagraph"/>
            <w:numPr>
              <w:ilvl w:val="0"/>
              <w:numId w:val="31"/>
            </w:numPr>
            <w:ind w:hanging="360" w:left="1440"/>
          </w:pPr>
        </w:pPrChange>
        <w:rPr>
          <w:b/>
          <w:bCs/>
          <w:lang w:val="es-AR"/>
        </w:rPr>
      </w:pPr>
      <w:r>
        <w:rPr>
          <w:lang w:val="es-AR"/>
        </w:rPr>
        <w:t>Pendiente</w:t>
      </w:r>
    </w:p>
    <w:p>
      <w:pPr>
        <w:pStyle w:val="ListParagraph"/>
        <w:numPr>
          <w:ilvl w:val="0"/>
          <w:numId w:val="31"/>
        </w:numPr>
        <w:jc w:val="both"/>
        <w:pPrChange w:id="0" w:author="Elena Monutti" w:date="2026-04-13T21:20:00Z">
          <w:pPr>
            <w:pStyle w:val="ListParagraph"/>
            <w:numPr>
              <w:ilvl w:val="0"/>
              <w:numId w:val="31"/>
            </w:numPr>
            <w:ind w:hanging="360" w:left="1440"/>
          </w:pPr>
        </w:pPrChange>
        <w:rPr>
          <w:b/>
          <w:bCs/>
          <w:lang w:val="es-AR"/>
        </w:rPr>
      </w:pPr>
      <w:r>
        <w:rPr>
          <w:lang w:val="es-AR"/>
        </w:rPr>
        <w:t>Suministrado</w:t>
      </w:r>
    </w:p>
    <w:p>
      <w:pPr>
        <w:pStyle w:val="ListParagraph"/>
        <w:numPr>
          <w:ilvl w:val="0"/>
          <w:numId w:val="31"/>
        </w:numPr>
        <w:jc w:val="both"/>
        <w:pPrChange w:id="0" w:author="Elena Monutti" w:date="2026-04-13T21:20:00Z">
          <w:pPr>
            <w:pStyle w:val="ListParagraph"/>
            <w:numPr>
              <w:ilvl w:val="0"/>
              <w:numId w:val="31"/>
            </w:numPr>
            <w:ind w:hanging="360" w:left="1440"/>
          </w:pPr>
        </w:pPrChange>
        <w:rPr>
          <w:b/>
          <w:bCs/>
          <w:lang w:val="es-AR"/>
        </w:rPr>
      </w:pPr>
      <w:r>
        <w:rPr>
          <w:lang w:val="es-AR"/>
        </w:rPr>
        <w:t xml:space="preserve">Cancelado </w:t>
      </w:r>
    </w:p>
    <w:p>
      <w:pPr>
        <w:pStyle w:val="ListParagraph"/>
        <w:numPr>
          <w:ilvl w:val="0"/>
          <w:numId w:val="26"/>
        </w:numPr>
        <w:jc w:val="both"/>
        <w:pPrChange w:id="0" w:author="Elena Monutti" w:date="2026-04-13T21:20:00Z">
          <w:pPr>
            <w:pStyle w:val="ListParagraph"/>
            <w:numPr>
              <w:ilvl w:val="0"/>
              <w:numId w:val="26"/>
            </w:numPr>
            <w:ind w:hanging="360" w:left="720"/>
          </w:pPr>
        </w:pPrChange>
        <w:rPr>
          <w:b/>
          <w:bCs/>
          <w:lang w:val="es-AR"/>
        </w:rPr>
      </w:pPr>
      <w:r>
        <w:rPr>
          <w:lang w:val="es-AR"/>
        </w:rPr>
        <w:t xml:space="preserve">La fecha y hora de suministro solo puede existir si el estado es </w:t>
      </w:r>
      <w:r>
        <w:rPr>
          <w:b/>
          <w:bCs/>
          <w:lang w:val="es-AR"/>
        </w:rPr>
        <w:t>suministrado</w:t>
      </w:r>
    </w:p>
    <w:p>
      <w:pPr>
        <w:pStyle w:val="ListParagraph"/>
        <w:jc w:val="both"/>
        <w:pPrChange w:id="0" w:author="Elena Monutti" w:date="2026-04-13T21:20:00Z">
          <w:pPr>
            <w:pStyle w:val="ListParagraph"/>
          </w:pPr>
        </w:pPrChange>
        <w:rPr>
          <w:b/>
          <w:bCs/>
          <w:lang w:val="es-AR"/>
        </w:rPr>
      </w:pPr>
      <w:r>
        <w:rPr>
          <w:b/>
          <w:bCs/>
          <w:lang w:val="es-AR"/>
        </w:rPr>
      </w:r>
    </w:p>
    <w:p>
      <w:pPr>
        <w:pStyle w:val="ListParagraph"/>
        <w:numPr>
          <w:ilvl w:val="0"/>
          <w:numId w:val="29"/>
        </w:numPr>
        <w:jc w:val="both"/>
        <w:pPrChange w:id="0" w:author="Elena Monutti" w:date="2026-04-13T21:20:00Z">
          <w:pPr>
            <w:pStyle w:val="ListParagraph"/>
            <w:numPr>
              <w:ilvl w:val="0"/>
              <w:numId w:val="29"/>
            </w:numPr>
            <w:ind w:hanging="360" w:left="720"/>
          </w:pPr>
        </w:pPrChange>
        <w:rPr>
          <w:b/>
          <w:bCs/>
          <w:lang w:val="es-AR"/>
        </w:rPr>
      </w:pPr>
      <w:r>
        <w:rPr>
          <w:b/>
          <w:bCs/>
          <w:lang w:val="es-AR"/>
        </w:rPr>
        <w:t>Restricciones temporales</w:t>
      </w:r>
    </w:p>
    <w:p>
      <w:pPr>
        <w:pStyle w:val="ListParagraph"/>
        <w:numPr>
          <w:ilvl w:val="0"/>
          <w:numId w:val="26"/>
        </w:numPr>
        <w:jc w:val="both"/>
        <w:pPrChange w:id="0" w:author="Elena Monutti" w:date="2026-04-13T21:20:00Z">
          <w:pPr>
            <w:pStyle w:val="ListParagraph"/>
            <w:numPr>
              <w:ilvl w:val="0"/>
              <w:numId w:val="26"/>
            </w:numPr>
            <w:ind w:hanging="360" w:left="720"/>
          </w:pPr>
        </w:pPrChange>
        <w:rPr>
          <w:b/>
          <w:bCs/>
          <w:lang w:val="es-AR"/>
        </w:rPr>
      </w:pPr>
      <w:r>
        <w:rPr>
          <w:lang w:val="es-AR"/>
        </w:rPr>
        <w:t xml:space="preserve">Un paciente no puede tener dos internaciones simultaneas </w:t>
      </w:r>
    </w:p>
    <w:p>
      <w:pPr>
        <w:pStyle w:val="ListParagraph"/>
        <w:numPr>
          <w:ilvl w:val="0"/>
          <w:numId w:val="26"/>
        </w:numPr>
        <w:jc w:val="both"/>
        <w:pPrChange w:id="0" w:author="Elena Monutti" w:date="2026-04-13T21:20:00Z">
          <w:pPr>
            <w:pStyle w:val="ListParagraph"/>
            <w:numPr>
              <w:ilvl w:val="0"/>
              <w:numId w:val="26"/>
            </w:numPr>
            <w:ind w:hanging="360" w:left="720"/>
          </w:pPr>
        </w:pPrChange>
        <w:rPr>
          <w:b/>
          <w:bCs/>
          <w:lang w:val="es-AR"/>
        </w:rPr>
      </w:pPr>
      <w:r>
        <w:rPr>
          <w:lang w:val="es-AR"/>
        </w:rPr>
        <w:t xml:space="preserve">Una cama no puede estar asignada a mas de un paciente en el mismo intervalo de tiempo </w:t>
      </w:r>
    </w:p>
    <w:p>
      <w:pPr>
        <w:pStyle w:val="ListParagraph"/>
        <w:jc w:val="both"/>
        <w:pPrChange w:id="0" w:author="Elena Monutti" w:date="2026-04-13T21:20:00Z">
          <w:pPr>
            <w:pStyle w:val="ListParagraph"/>
          </w:pPr>
        </w:pPrChange>
        <w:rPr>
          <w:b/>
          <w:bCs/>
          <w:lang w:val="es-AR"/>
        </w:rPr>
      </w:pPr>
      <w:r>
        <w:rPr>
          <w:b/>
          <w:bCs/>
          <w:lang w:val="es-AR"/>
        </w:rPr>
      </w:r>
    </w:p>
    <w:p>
      <w:pPr>
        <w:pStyle w:val="ListParagraph"/>
        <w:numPr>
          <w:ilvl w:val="0"/>
          <w:numId w:val="29"/>
        </w:numPr>
        <w:jc w:val="both"/>
        <w:pPrChange w:id="0" w:author="Elena Monutti" w:date="2026-04-13T21:20:00Z">
          <w:pPr>
            <w:pStyle w:val="ListParagraph"/>
            <w:numPr>
              <w:ilvl w:val="0"/>
              <w:numId w:val="29"/>
            </w:numPr>
            <w:ind w:hanging="360" w:left="720"/>
          </w:pPr>
        </w:pPrChange>
        <w:rPr>
          <w:b/>
          <w:bCs/>
          <w:lang w:val="es-AR"/>
        </w:rPr>
      </w:pPr>
      <w:r>
        <w:rPr>
          <w:b/>
          <w:bCs/>
          <w:lang w:val="es-AR"/>
        </w:rPr>
        <w:t>Restricciones de dominio</w:t>
      </w:r>
    </w:p>
    <w:p>
      <w:pPr>
        <w:pStyle w:val="ListParagraph"/>
        <w:numPr>
          <w:ilvl w:val="0"/>
          <w:numId w:val="26"/>
        </w:numPr>
        <w:jc w:val="both"/>
        <w:pPrChange w:id="0" w:author="Elena Monutti" w:date="2026-04-13T21:20:00Z">
          <w:pPr>
            <w:pStyle w:val="ListParagraph"/>
            <w:numPr>
              <w:ilvl w:val="0"/>
              <w:numId w:val="26"/>
            </w:numPr>
            <w:ind w:hanging="360" w:left="720"/>
          </w:pPr>
        </w:pPrChange>
        <w:rPr>
          <w:b/>
          <w:bCs/>
          <w:lang w:val="es-AR"/>
        </w:rPr>
      </w:pPr>
      <w:r>
        <w:rPr>
          <w:lang w:val="es-AR"/>
        </w:rPr>
        <w:t>Los atributos de un estado (por ejemplo, estado de medicación) deben tomar valores dentro de un conjunto definido</w:t>
      </w:r>
    </w:p>
    <w:p>
      <w:pPr>
        <w:pStyle w:val="ListParagraph"/>
        <w:numPr>
          <w:ilvl w:val="0"/>
          <w:numId w:val="26"/>
        </w:numPr>
        <w:jc w:val="both"/>
        <w:pPrChange w:id="0" w:author="Elena Monutti" w:date="2026-04-13T21:20:00Z">
          <w:pPr>
            <w:pStyle w:val="ListParagraph"/>
            <w:numPr>
              <w:ilvl w:val="0"/>
              <w:numId w:val="26"/>
            </w:numPr>
            <w:ind w:hanging="360" w:left="720"/>
          </w:pPr>
        </w:pPrChange>
        <w:rPr>
          <w:b/>
          <w:bCs/>
          <w:lang w:val="es-AR"/>
        </w:rPr>
      </w:pPr>
      <w:r>
        <w:rPr>
          <w:lang w:val="es-AR"/>
        </w:rPr>
        <w:t xml:space="preserve">Las fechas y horas deben almacenarse en formas validas y consistentes </w:t>
      </w:r>
    </w:p>
    <w:p>
      <w:pPr>
        <w:pStyle w:val="Heading2"/>
        <w:pBdr>
          <w:bottom w:val="single" w:sz="6" w:space="1" w:color="000000"/>
        </w:pBdr>
        <w:rPr>
          <w:color w:val="000000"/>
          <w:lang w:val="es-AR"/>
        </w:rPr>
      </w:pPr>
      <w:r>
        <w:rPr>
          <w:rStyle w:val="notranslate"/>
          <w:color w:val="000000"/>
          <w:lang w:val="es-AR"/>
        </w:rPr>
        <w:t>Decisiones de diseño</w:t>
      </w:r>
    </w:p>
    <w:p>
      <w:pPr>
        <w:pStyle w:val="Heading3"/>
        <w:rPr>
          <w:rStyle w:val="notranslate"/>
          <w:lang w:val="es-AR"/>
        </w:rPr>
      </w:pPr>
      <w:r>
        <w:rPr>
          <w:rStyle w:val="notranslate"/>
          <w:lang w:val="es-AR"/>
        </w:rPr>
        <w:t>Factores clave que influyen en el diseño</w:t>
      </w:r>
    </w:p>
    <w:p>
      <w:pPr>
        <w:pStyle w:val="Normal"/>
        <w:jc w:val="both"/>
        <w:pPrChange w:id="0" w:author="Elena Monutti" w:date="2026-04-13T21:20:00Z"/>
        <w:rPr>
          <w:lang w:val="es-AR"/>
        </w:rPr>
      </w:pPr>
      <w:r>
        <w:rPr>
          <w:lang w:val="es-AR"/>
        </w:rPr>
        <w:t xml:space="preserve">El diseño de la base de datos del sistema </w:t>
      </w:r>
      <w:r>
        <w:rPr>
          <w:b/>
          <w:bCs/>
          <w:lang w:val="es-AR"/>
        </w:rPr>
        <w:t>SGIH</w:t>
      </w:r>
      <w:r>
        <w:rPr>
          <w:lang w:val="es-AR"/>
        </w:rPr>
        <w:t xml:space="preserve"> se encuentra influenciado por diversos requisitos funcionales y no funcionales derivados del dominio del problema. </w:t>
      </w:r>
    </w:p>
    <w:p>
      <w:pPr>
        <w:pStyle w:val="ListParagraph"/>
        <w:numPr>
          <w:ilvl w:val="0"/>
          <w:numId w:val="32"/>
        </w:numPr>
        <w:jc w:val="both"/>
        <w:pPrChange w:id="0" w:author="Elena Monutti" w:date="2026-04-13T21:20:00Z">
          <w:pPr>
            <w:pStyle w:val="ListParagraph"/>
            <w:numPr>
              <w:ilvl w:val="0"/>
              <w:numId w:val="32"/>
            </w:numPr>
            <w:ind w:hanging="360" w:left="720"/>
          </w:pPr>
        </w:pPrChange>
        <w:rPr>
          <w:lang w:val="es-AR"/>
        </w:rPr>
      </w:pPr>
      <w:r>
        <w:rPr>
          <w:b/>
          <w:bCs/>
          <w:lang w:val="es-AR"/>
        </w:rPr>
        <w:t>Requisitos funcionales</w:t>
      </w:r>
    </w:p>
    <w:p>
      <w:pPr>
        <w:pStyle w:val="Normal"/>
        <w:jc w:val="both"/>
        <w:pPrChange w:id="0" w:author="Elena Monutti" w:date="2026-04-13T21:20:00Z"/>
        <w:rPr>
          <w:lang w:val="es-AR"/>
        </w:rPr>
      </w:pPr>
      <w:r>
        <w:rPr>
          <w:lang w:val="es-AR"/>
        </w:rPr>
        <w:t xml:space="preserve">Los principales requisitos funcionales que impactan en el diseño son: </w:t>
      </w:r>
    </w:p>
    <w:p>
      <w:pPr>
        <w:pStyle w:val="ListParagraph"/>
        <w:numPr>
          <w:ilvl w:val="0"/>
          <w:numId w:val="33"/>
        </w:numPr>
        <w:jc w:val="both"/>
        <w:pPrChange w:id="0" w:author="Elena Monutti" w:date="2026-04-13T21:20:00Z">
          <w:pPr>
            <w:pStyle w:val="ListParagraph"/>
            <w:numPr>
              <w:ilvl w:val="0"/>
              <w:numId w:val="33"/>
            </w:numPr>
            <w:ind w:hanging="360" w:left="1080"/>
          </w:pPr>
        </w:pPrChange>
        <w:rPr>
          <w:lang w:val="es-AR"/>
        </w:rPr>
      </w:pPr>
      <w:r>
        <w:rPr>
          <w:lang w:val="es-AR"/>
        </w:rPr>
        <w:t>La necesidad de gestionar la internación de pacientes, incluyendo la asignación de camas, fechas de ingreso y egreso</w:t>
      </w:r>
    </w:p>
    <w:p>
      <w:pPr>
        <w:pStyle w:val="ListParagraph"/>
        <w:numPr>
          <w:ilvl w:val="0"/>
          <w:numId w:val="33"/>
        </w:numPr>
        <w:jc w:val="both"/>
        <w:pPrChange w:id="0" w:author="Elena Monutti" w:date="2026-04-13T21:20:00Z">
          <w:pPr>
            <w:pStyle w:val="ListParagraph"/>
            <w:numPr>
              <w:ilvl w:val="0"/>
              <w:numId w:val="33"/>
            </w:numPr>
            <w:ind w:hanging="360" w:left="1080"/>
          </w:pPr>
        </w:pPrChange>
        <w:rPr>
          <w:lang w:val="es-AR"/>
        </w:rPr>
      </w:pPr>
      <w:r>
        <w:rPr>
          <w:lang w:val="es-AR"/>
        </w:rPr>
        <w:t>El registro de diagnósticos múltiples por paciente, lo que implica relaciones del tipo uno a muchos</w:t>
      </w:r>
    </w:p>
    <w:p>
      <w:pPr>
        <w:pStyle w:val="ListParagraph"/>
        <w:numPr>
          <w:ilvl w:val="0"/>
          <w:numId w:val="33"/>
        </w:numPr>
        <w:jc w:val="both"/>
        <w:pPrChange w:id="0" w:author="Elena Monutti" w:date="2026-04-13T21:20:00Z">
          <w:pPr>
            <w:pStyle w:val="ListParagraph"/>
            <w:numPr>
              <w:ilvl w:val="0"/>
              <w:numId w:val="33"/>
            </w:numPr>
            <w:ind w:hanging="360" w:left="1080"/>
          </w:pPr>
        </w:pPrChange>
        <w:rPr>
          <w:lang w:val="es-AR"/>
        </w:rPr>
      </w:pPr>
      <w:r>
        <w:rPr>
          <w:lang w:val="es-AR"/>
        </w:rPr>
        <w:t>La gestión de tratamientos y medicaciones, incluyendo su estado, fechas y el medico responsable</w:t>
      </w:r>
    </w:p>
    <w:p>
      <w:pPr>
        <w:pStyle w:val="ListParagraph"/>
        <w:numPr>
          <w:ilvl w:val="0"/>
          <w:numId w:val="33"/>
        </w:numPr>
        <w:jc w:val="both"/>
        <w:pPrChange w:id="0" w:author="Elena Monutti" w:date="2026-04-13T21:20:00Z">
          <w:pPr>
            <w:pStyle w:val="ListParagraph"/>
            <w:numPr>
              <w:ilvl w:val="0"/>
              <w:numId w:val="33"/>
            </w:numPr>
            <w:ind w:hanging="360" w:left="1080"/>
          </w:pPr>
        </w:pPrChange>
        <w:rPr>
          <w:lang w:val="es-AR"/>
        </w:rPr>
      </w:pPr>
      <w:r>
        <w:rPr>
          <w:lang w:val="es-AR"/>
        </w:rPr>
        <w:t xml:space="preserve">La asignación de personal médico y de enfermería a pisos y pacientes, lo que introduce múltiples relaciones entre entidades. </w:t>
      </w:r>
    </w:p>
    <w:p>
      <w:pPr>
        <w:pStyle w:val="ListParagraph"/>
        <w:ind w:left="1080"/>
        <w:jc w:val="both"/>
        <w:pPrChange w:id="0" w:author="Elena Monutti" w:date="2026-04-13T21:20:00Z">
          <w:pPr>
            <w:pStyle w:val="ListParagraph"/>
            <w:ind w:left="1080"/>
          </w:pPr>
        </w:pPrChange>
        <w:rPr>
          <w:lang w:val="es-AR"/>
        </w:rPr>
      </w:pPr>
      <w:r>
        <w:rPr>
          <w:lang w:val="es-AR"/>
        </w:rPr>
      </w:r>
    </w:p>
    <w:p>
      <w:pPr>
        <w:pStyle w:val="ListParagraph"/>
        <w:numPr>
          <w:ilvl w:val="0"/>
          <w:numId w:val="32"/>
        </w:numPr>
        <w:jc w:val="both"/>
        <w:pPrChange w:id="0" w:author="Elena Monutti" w:date="2026-04-13T21:20:00Z">
          <w:pPr>
            <w:pStyle w:val="ListParagraph"/>
            <w:numPr>
              <w:ilvl w:val="0"/>
              <w:numId w:val="32"/>
            </w:numPr>
            <w:ind w:hanging="360" w:left="720"/>
          </w:pPr>
        </w:pPrChange>
        <w:rPr>
          <w:lang w:val="es-AR"/>
        </w:rPr>
      </w:pPr>
      <w:r>
        <w:rPr>
          <w:b/>
          <w:bCs/>
          <w:lang w:val="es-AR"/>
        </w:rPr>
        <w:t xml:space="preserve">Requisitos no funcionales </w:t>
      </w:r>
    </w:p>
    <w:p>
      <w:pPr>
        <w:pStyle w:val="ListParagraph"/>
        <w:jc w:val="both"/>
        <w:pPrChange w:id="0" w:author="Elena Monutti" w:date="2026-04-13T21:20:00Z">
          <w:pPr>
            <w:pStyle w:val="ListParagraph"/>
          </w:pPr>
        </w:pPrChange>
        <w:rPr>
          <w:lang w:val="es-AR"/>
        </w:rPr>
      </w:pPr>
      <w:r>
        <w:rPr>
          <w:lang w:val="es-AR"/>
        </w:rPr>
      </w:r>
    </w:p>
    <w:p>
      <w:pPr>
        <w:pStyle w:val="ListParagraph"/>
        <w:numPr>
          <w:ilvl w:val="0"/>
          <w:numId w:val="26"/>
        </w:numPr>
        <w:jc w:val="both"/>
        <w:pPrChange w:id="0" w:author="Elena Monutti" w:date="2026-04-13T21:20:00Z">
          <w:pPr>
            <w:pStyle w:val="ListParagraph"/>
            <w:numPr>
              <w:ilvl w:val="0"/>
              <w:numId w:val="26"/>
            </w:numPr>
            <w:ind w:hanging="360" w:left="720"/>
          </w:pPr>
        </w:pPrChange>
        <w:rPr>
          <w:lang w:val="es-AR"/>
        </w:rPr>
      </w:pPr>
      <w:r>
        <w:rPr>
          <w:lang w:val="es-AR"/>
        </w:rPr>
        <w:t xml:space="preserve">Integridad de los datos evitando: </w:t>
      </w:r>
    </w:p>
    <w:p>
      <w:pPr>
        <w:pStyle w:val="ListParagraph"/>
        <w:numPr>
          <w:ilvl w:val="0"/>
          <w:numId w:val="34"/>
        </w:numPr>
        <w:jc w:val="both"/>
        <w:pPrChange w:id="0" w:author="Elena Monutti" w:date="2026-04-13T21:20:00Z">
          <w:pPr>
            <w:pStyle w:val="ListParagraph"/>
            <w:numPr>
              <w:ilvl w:val="0"/>
              <w:numId w:val="34"/>
            </w:numPr>
            <w:ind w:hanging="360" w:left="1440"/>
          </w:pPr>
        </w:pPrChange>
        <w:rPr>
          <w:lang w:val="es-AR"/>
        </w:rPr>
      </w:pPr>
      <w:r>
        <w:rPr>
          <w:lang w:val="es-AR"/>
        </w:rPr>
        <w:t>Asignaciones múltiples de camas en simultaneo</w:t>
      </w:r>
    </w:p>
    <w:p>
      <w:pPr>
        <w:pStyle w:val="ListParagraph"/>
        <w:numPr>
          <w:ilvl w:val="0"/>
          <w:numId w:val="34"/>
        </w:numPr>
        <w:jc w:val="both"/>
        <w:pPrChange w:id="0" w:author="Elena Monutti" w:date="2026-04-13T21:20:00Z">
          <w:pPr>
            <w:pStyle w:val="ListParagraph"/>
            <w:numPr>
              <w:ilvl w:val="0"/>
              <w:numId w:val="34"/>
            </w:numPr>
            <w:ind w:hanging="360" w:left="1440"/>
          </w:pPr>
        </w:pPrChange>
        <w:rPr>
          <w:lang w:val="es-AR"/>
        </w:rPr>
      </w:pPr>
      <w:r>
        <w:rPr>
          <w:lang w:val="es-AR"/>
        </w:rPr>
        <w:t xml:space="preserve">Tratamientos sin medico asociado </w:t>
      </w:r>
    </w:p>
    <w:p>
      <w:pPr>
        <w:pStyle w:val="ListParagraph"/>
        <w:numPr>
          <w:ilvl w:val="0"/>
          <w:numId w:val="34"/>
        </w:numPr>
        <w:jc w:val="both"/>
        <w:pPrChange w:id="0" w:author="Elena Monutti" w:date="2026-04-13T21:20:00Z">
          <w:pPr>
            <w:pStyle w:val="ListParagraph"/>
            <w:numPr>
              <w:ilvl w:val="0"/>
              <w:numId w:val="34"/>
            </w:numPr>
            <w:ind w:hanging="360" w:left="1440"/>
          </w:pPr>
        </w:pPrChange>
        <w:rPr>
          <w:lang w:val="es-AR"/>
        </w:rPr>
      </w:pPr>
      <w:r>
        <w:rPr>
          <w:lang w:val="es-AR"/>
        </w:rPr>
        <w:t xml:space="preserve">Registros incompletos </w:t>
      </w:r>
    </w:p>
    <w:p>
      <w:pPr>
        <w:pStyle w:val="ListParagraph"/>
        <w:ind w:left="1440"/>
        <w:jc w:val="both"/>
        <w:pPrChange w:id="0" w:author="Elena Monutti" w:date="2026-04-13T21:20:00Z">
          <w:pPr>
            <w:pStyle w:val="ListParagraph"/>
            <w:ind w:left="1440"/>
          </w:pPr>
        </w:pPrChange>
        <w:rPr>
          <w:lang w:val="es-AR"/>
        </w:rPr>
      </w:pPr>
      <w:r>
        <w:rPr>
          <w:lang w:val="es-AR"/>
        </w:rPr>
      </w:r>
    </w:p>
    <w:p>
      <w:pPr>
        <w:pStyle w:val="ListParagraph"/>
        <w:numPr>
          <w:ilvl w:val="0"/>
          <w:numId w:val="26"/>
        </w:numPr>
        <w:jc w:val="both"/>
        <w:pPrChange w:id="0" w:author="Elena Monutti" w:date="2026-04-13T21:20:00Z">
          <w:pPr>
            <w:pStyle w:val="ListParagraph"/>
            <w:numPr>
              <w:ilvl w:val="0"/>
              <w:numId w:val="26"/>
            </w:numPr>
            <w:ind w:hanging="360" w:left="720"/>
          </w:pPr>
        </w:pPrChange>
        <w:rPr>
          <w:lang w:val="es-AR"/>
        </w:rPr>
      </w:pPr>
      <w:r>
        <w:rPr>
          <w:lang w:val="es-AR"/>
        </w:rPr>
        <w:t xml:space="preserve">Concurrencia y disponibilidad: el sistema debe soportar múltiples usuarios concurrentes (personal medico y administrativo) </w:t>
      </w:r>
    </w:p>
    <w:p>
      <w:pPr>
        <w:pStyle w:val="ListParagraph"/>
        <w:jc w:val="both"/>
        <w:pPrChange w:id="0" w:author="Elena Monutti" w:date="2026-04-13T21:20:00Z">
          <w:pPr>
            <w:pStyle w:val="ListParagraph"/>
          </w:pPr>
        </w:pPrChange>
        <w:rPr>
          <w:lang w:val="es-AR"/>
        </w:rPr>
      </w:pPr>
      <w:r>
        <w:rPr>
          <w:lang w:val="es-AR"/>
        </w:rPr>
      </w:r>
    </w:p>
    <w:p>
      <w:pPr>
        <w:pStyle w:val="ListParagraph"/>
        <w:numPr>
          <w:ilvl w:val="0"/>
          <w:numId w:val="26"/>
        </w:numPr>
        <w:jc w:val="both"/>
        <w:pPrChange w:id="0" w:author="Elena Monutti" w:date="2026-04-13T21:20:00Z">
          <w:pPr>
            <w:pStyle w:val="ListParagraph"/>
            <w:numPr>
              <w:ilvl w:val="0"/>
              <w:numId w:val="26"/>
            </w:numPr>
            <w:ind w:hanging="360" w:left="720"/>
          </w:pPr>
        </w:pPrChange>
        <w:rPr>
          <w:lang w:val="es-AR"/>
        </w:rPr>
      </w:pPr>
      <w:r>
        <w:rPr>
          <w:lang w:val="es-AR"/>
        </w:rPr>
        <w:t xml:space="preserve">Rendimiento: se espera que las operaciones más frecuentes (consultas de pacientes, camas disponibles, tratamientos) sean rápidas y eficientes </w:t>
      </w:r>
    </w:p>
    <w:p>
      <w:pPr>
        <w:pStyle w:val="ListParagraph"/>
        <w:jc w:val="both"/>
        <w:pPrChange w:id="0" w:author="Elena Monutti" w:date="2026-04-13T21:20:00Z">
          <w:pPr>
            <w:pStyle w:val="ListParagraph"/>
          </w:pPr>
        </w:pPrChange>
        <w:rPr>
          <w:lang w:val="es-AR"/>
        </w:rPr>
      </w:pPr>
      <w:r>
        <w:rPr>
          <w:lang w:val="es-AR"/>
        </w:rPr>
      </w:r>
    </w:p>
    <w:p>
      <w:pPr>
        <w:pStyle w:val="ListParagraph"/>
        <w:numPr>
          <w:ilvl w:val="0"/>
          <w:numId w:val="26"/>
        </w:numPr>
        <w:jc w:val="both"/>
        <w:pPrChange w:id="0" w:author="Elena Monutti" w:date="2026-04-13T21:20:00Z">
          <w:pPr>
            <w:pStyle w:val="ListParagraph"/>
            <w:numPr>
              <w:ilvl w:val="0"/>
              <w:numId w:val="26"/>
            </w:numPr>
            <w:ind w:hanging="360" w:left="720"/>
          </w:pPr>
        </w:pPrChange>
        <w:rPr>
          <w:lang w:val="es-AR"/>
        </w:rPr>
      </w:pPr>
      <w:r>
        <w:rPr>
          <w:lang w:val="es-AR"/>
        </w:rPr>
        <w:t xml:space="preserve">Seguridad y privacidad: dado que se trata de información sensible (datos sobre pacientes) el diseño debe contemplar: </w:t>
      </w:r>
    </w:p>
    <w:p>
      <w:pPr>
        <w:pStyle w:val="ListParagraph"/>
        <w:numPr>
          <w:ilvl w:val="0"/>
          <w:numId w:val="35"/>
        </w:numPr>
        <w:jc w:val="both"/>
        <w:pPrChange w:id="0" w:author="Elena Monutti" w:date="2026-04-13T21:20:00Z">
          <w:pPr>
            <w:pStyle w:val="ListParagraph"/>
            <w:numPr>
              <w:ilvl w:val="0"/>
              <w:numId w:val="35"/>
            </w:numPr>
            <w:ind w:hanging="360" w:left="1440"/>
          </w:pPr>
        </w:pPrChange>
        <w:rPr>
          <w:lang w:val="es-AR"/>
        </w:rPr>
      </w:pPr>
      <w:r>
        <w:rPr>
          <w:lang w:val="es-AR"/>
        </w:rPr>
        <w:t>Control de acceso por roles</w:t>
      </w:r>
    </w:p>
    <w:p>
      <w:pPr>
        <w:pStyle w:val="ListParagraph"/>
        <w:numPr>
          <w:ilvl w:val="0"/>
          <w:numId w:val="35"/>
        </w:numPr>
        <w:jc w:val="both"/>
        <w:pPrChange w:id="0" w:author="Elena Monutti" w:date="2026-04-13T21:20:00Z">
          <w:pPr>
            <w:pStyle w:val="ListParagraph"/>
            <w:numPr>
              <w:ilvl w:val="0"/>
              <w:numId w:val="35"/>
            </w:numPr>
            <w:ind w:hanging="360" w:left="1440"/>
          </w:pPr>
        </w:pPrChange>
        <w:rPr>
          <w:lang w:val="es-AR"/>
        </w:rPr>
      </w:pPr>
      <w:r>
        <w:rPr>
          <w:lang w:val="es-AR"/>
        </w:rPr>
        <w:t>Restricción de visibilidad de datos</w:t>
      </w:r>
    </w:p>
    <w:p>
      <w:pPr>
        <w:pStyle w:val="Normal"/>
        <w:ind w:left="720"/>
        <w:rPr>
          <w:lang w:val="es-AR"/>
        </w:rPr>
      </w:pPr>
      <w:r>
        <w:rPr>
          <w:lang w:val="es-AR"/>
        </w:rPr>
      </w:r>
    </w:p>
    <w:p>
      <w:pPr>
        <w:pStyle w:val="Heading2"/>
        <w:pBdr>
          <w:bottom w:val="single" w:sz="6" w:space="1" w:color="000000"/>
        </w:pBdr>
        <w:rPr>
          <w:color w:val="000000"/>
          <w:lang w:val="es-AR"/>
        </w:rPr>
      </w:pPr>
      <w:r>
        <w:rPr>
          <w:rStyle w:val="notranslate"/>
          <w:color w:val="000000"/>
          <w:lang w:val="es-AR"/>
        </w:rPr>
        <w:t>Diseño de base de datos detallado</w:t>
      </w:r>
    </w:p>
    <w:p>
      <w:pPr>
        <w:pStyle w:val="Normal"/>
        <w:spacing w:beforeAutospacing="1" w:afterAutospacing="1"/>
        <w:jc w:val="both"/>
        <w:rPr>
          <w:rFonts w:cs="Arial"/>
          <w:szCs w:val="22"/>
          <w:lang w:val="es-PY" w:eastAsia="es-PY"/>
          <w:ins w:id="142" w:author="Elena Monutti" w:date="2026-04-13T21:30:00Z"/>
        </w:rPr>
      </w:pPr>
      <w:ins w:id="141" w:author="Elena Monutti" w:date="2026-04-13T21:30:00Z">
        <w:r>
          <w:rPr>
            <w:rFonts w:cs="Arial"/>
            <w:szCs w:val="22"/>
            <w:lang w:val="es-PY" w:eastAsia="es-PY"/>
          </w:rPr>
          <w:t>Esta sección presenta el diseño detallado de la base de datos del sistema, describiendo la estructura y organización de la información almacenada. Se incluyen los elementos fundamentales que permiten representar, almacenar y gestionar los datos de manera eficiente dentro del DBMS.</w:t>
        </w:r>
      </w:ins>
    </w:p>
    <w:p>
      <w:pPr>
        <w:pStyle w:val="Normal"/>
        <w:spacing w:beforeAutospacing="1" w:afterAutospacing="1"/>
        <w:jc w:val="both"/>
        <w:rPr>
          <w:rFonts w:cs="Arial"/>
          <w:szCs w:val="22"/>
          <w:lang w:val="es-PY" w:eastAsia="es-PY"/>
          <w:ins w:id="144" w:author="Elena Monutti" w:date="2026-04-13T21:30:00Z"/>
        </w:rPr>
      </w:pPr>
      <w:ins w:id="143" w:author="Elena Monutti" w:date="2026-04-13T21:30:00Z">
        <w:r>
          <w:rPr>
            <w:rFonts w:cs="Arial"/>
            <w:szCs w:val="22"/>
            <w:lang w:val="es-PY" w:eastAsia="es-PY"/>
          </w:rPr>
          <w:t>En particular, se aborda el modelo lógico de datos mediante el Diagrama Entidad-Relación (DER), la transformación de este modelo al esquema relacional correspondiente, y la definición de un diccionario de datos que documenta en detalle cada uno de los elementos utilizados. Estos componentes permiten garantizar la integridad, consistencia y correcta interpretación de la información dentro del sistema.</w:t>
        </w:r>
      </w:ins>
    </w:p>
    <w:p>
      <w:pPr>
        <w:pStyle w:val="Heading3"/>
        <w:rPr>
          <w:ins w:id="146" w:author="Elena Monutti" w:date="2026-04-13T21:30:00Z"/>
        </w:rPr>
      </w:pPr>
      <w:ins w:id="145" w:author="Elena Monutti" w:date="2026-04-13T21:30:00Z">
        <w:r>
          <w:rPr/>
          <w:t>Diagrama Entidad-Relación (DER)</w:t>
        </w:r>
      </w:ins>
    </w:p>
    <w:p>
      <w:pPr>
        <w:pStyle w:val="NormalWeb"/>
        <w:spacing w:beforeAutospacing="0" w:before="120" w:afterAutospacing="0" w:after="120"/>
        <w:jc w:val="both"/>
        <w:rPr>
          <w:rFonts w:ascii="Arial" w:hAnsi="Arial" w:cs="Arial"/>
          <w:sz w:val="22"/>
          <w:szCs w:val="22"/>
          <w:ins w:id="148" w:author="Elena Monutti" w:date="2026-04-13T21:32:00Z"/>
        </w:rPr>
      </w:pPr>
      <w:ins w:id="147" w:author="Elena Monutti" w:date="2026-04-13T21:32:00Z">
        <w:r>
          <w:rPr>
            <w:rFonts w:cs="Arial" w:ascii="Arial" w:hAnsi="Arial"/>
            <w:sz w:val="22"/>
            <w:szCs w:val="22"/>
          </w:rPr>
          <w:t>El Diagrama Entidad-Relación (DER) representa el modelo lógico de la base de datos, mostrando las entidades principales del sistema, sus atributos y las relaciones existentes entre ellas. Este modelo permite visualizar de forma clara la estructura conceptual de los datos y sirve como base para el diseño relacional.</w:t>
        </w:r>
      </w:ins>
    </w:p>
    <w:p>
      <w:pPr>
        <w:pStyle w:val="NormalWeb"/>
        <w:spacing w:beforeAutospacing="0" w:before="120" w:afterAutospacing="0" w:after="120"/>
        <w:jc w:val="both"/>
        <w:rPr>
          <w:rFonts w:ascii="Arial" w:hAnsi="Arial" w:cs="Arial"/>
          <w:sz w:val="22"/>
          <w:szCs w:val="22"/>
          <w:ins w:id="150" w:author="Elena Monutti" w:date="2026-04-13T21:32:00Z"/>
        </w:rPr>
      </w:pPr>
      <w:ins w:id="149" w:author="Elena Monutti" w:date="2026-04-13T21:32:00Z">
        <w:r>
          <w:rPr>
            <w:rFonts w:cs="Arial" w:ascii="Arial" w:hAnsi="Arial"/>
            <w:sz w:val="22"/>
            <w:szCs w:val="22"/>
          </w:rPr>
        </w:r>
      </w:ins>
    </w:p>
    <w:p>
      <w:pPr>
        <w:pStyle w:val="NormalWeb"/>
        <w:spacing w:beforeAutospacing="0" w:before="120" w:afterAutospacing="0" w:after="120"/>
        <w:jc w:val="both"/>
        <w:rPr>
          <w:rFonts w:ascii="Arial" w:hAnsi="Arial" w:cs="Arial"/>
          <w:color w:val="000000"/>
          <w:sz w:val="22"/>
          <w:szCs w:val="22"/>
          <w:ins w:id="152" w:author="Elena Monutti" w:date="2026-04-13T21:35:00Z"/>
        </w:rPr>
      </w:pPr>
      <w:ins w:id="151" w:author="Elena Monutti" w:date="2026-04-13T21:35:00Z">
        <w:r>
          <w:rPr>
            <w:rFonts w:cs="Arial" w:ascii="Arial" w:hAnsi="Arial"/>
            <w:color w:val="000000"/>
            <w:sz w:val="22"/>
            <w:szCs w:val="22"/>
          </w:rPr>
        </w:r>
      </w:ins>
    </w:p>
    <w:p>
      <w:pPr>
        <w:pStyle w:val="NormalWeb"/>
        <w:spacing w:beforeAutospacing="0" w:before="120" w:afterAutospacing="0" w:after="120"/>
        <w:jc w:val="both"/>
        <w:rPr>
          <w:rFonts w:ascii="Arial" w:hAnsi="Arial" w:cs="Arial"/>
          <w:color w:val="000000"/>
          <w:sz w:val="22"/>
          <w:szCs w:val="22"/>
        </w:rPr>
      </w:pPr>
      <w:r>
        <w:rPr>
          <w:rFonts w:cs="Arial" w:ascii="Arial" w:hAnsi="Arial"/>
          <w:color w:val="000000"/>
          <w:sz w:val="22"/>
          <w:szCs w:val="22"/>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3815080"/>
            <wp:effectExtent l="0" t="0" r="0" b="0"/>
            <wp:wrapSquare wrapText="largest"/>
            <wp:docPr id="2"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pic:cNvPicPr>
                      <a:picLocks noChangeAspect="1" noChangeArrowheads="1"/>
                    </pic:cNvPicPr>
                  </pic:nvPicPr>
                  <pic:blipFill>
                    <a:blip r:embed="rId2"/>
                    <a:stretch>
                      <a:fillRect/>
                    </a:stretch>
                  </pic:blipFill>
                  <pic:spPr bwMode="auto">
                    <a:xfrm>
                      <a:off x="0" y="0"/>
                      <a:ext cx="5943600" cy="3815080"/>
                    </a:xfrm>
                    <a:prstGeom prst="rect">
                      <a:avLst/>
                    </a:prstGeom>
                  </pic:spPr>
                </pic:pic>
              </a:graphicData>
            </a:graphic>
          </wp:anchor>
        </w:drawing>
      </w:r>
    </w:p>
    <w:p>
      <w:pPr>
        <w:pStyle w:val="NormalWeb"/>
        <w:spacing w:beforeAutospacing="0" w:before="120" w:afterAutospacing="0" w:after="120"/>
        <w:jc w:val="both"/>
        <w:rPr>
          <w:rFonts w:ascii="Arial" w:hAnsi="Arial" w:cs="Arial"/>
          <w:color w:val="000000"/>
          <w:sz w:val="22"/>
          <w:szCs w:val="22"/>
        </w:rPr>
      </w:pPr>
      <w:r>
        <w:rPr>
          <w:rFonts w:cs="Arial" w:ascii="Arial" w:hAnsi="Arial"/>
          <w:color w:val="000000"/>
          <w:sz w:val="22"/>
          <w:szCs w:val="22"/>
        </w:rPr>
      </w:r>
    </w:p>
    <w:p>
      <w:pPr>
        <w:pStyle w:val="Heading3"/>
        <w:rPr>
          <w:ins w:id="153" w:author="Elena Monutti" w:date="2026-04-13T21:32:00Z"/>
        </w:rPr>
      </w:pPr>
      <w:r>
        <w:rPr/>
        <w:t>Esquema de las relaciones resultantes</w:t>
      </w:r>
    </w:p>
    <w:p>
      <w:pPr>
        <w:pStyle w:val="NormalWeb"/>
        <w:spacing w:beforeAutospacing="0" w:before="120" w:afterAutospacing="0" w:after="120"/>
        <w:jc w:val="both"/>
        <w:rPr>
          <w:rFonts w:ascii="Arial" w:hAnsi="Arial" w:cs="Arial"/>
          <w:sz w:val="22"/>
          <w:szCs w:val="22"/>
          <w:ins w:id="154" w:author="Elena Monutti" w:date="2026-04-13T21:32:00Z"/>
        </w:rPr>
      </w:pPr>
      <w:r>
        <w:rPr>
          <w:rFonts w:cs="Arial" w:ascii="Arial" w:hAnsi="Arial"/>
          <w:sz w:val="22"/>
          <w:szCs w:val="22"/>
        </w:rPr>
        <w:t>A partir del DER, se construye el esquema relacional, donde se definen las tablas que conforman la base de datos junto con sus atributos, claves primarias y claves foráneas. Este esquema traduce el modelo conceptual a una estructura lógica implementable en un sistema gestor de bases de datos.</w:t>
      </w:r>
    </w:p>
    <w:p>
      <w:pPr>
        <w:pStyle w:val="NormalWeb"/>
        <w:spacing w:beforeAutospacing="0" w:before="120" w:afterAutospacing="0" w:after="120"/>
        <w:jc w:val="center"/>
        <w:rPr>
          <w:rFonts w:ascii="Arial" w:hAnsi="Arial" w:cs="Arial"/>
          <w:color w:val="000000"/>
          <w:sz w:val="22"/>
          <w:szCs w:val="22"/>
        </w:rPr>
      </w:pPr>
      <w:r>
        <w:rPr>
          <w:rFonts w:cs="Arial" w:ascii="Arial" w:hAnsi="Arial"/>
          <w:color w:val="000000"/>
          <w:sz w:val="22"/>
          <w:szCs w:val="22"/>
        </w:rPr>
        <w:drawing>
          <wp:anchor behindDoc="0" distT="0" distB="0" distL="0" distR="0" simplePos="0" locked="0" layoutInCell="0" allowOverlap="1" relativeHeight="4">
            <wp:simplePos x="0" y="0"/>
            <wp:positionH relativeFrom="column">
              <wp:posOffset>0</wp:posOffset>
            </wp:positionH>
            <wp:positionV relativeFrom="paragraph">
              <wp:posOffset>129540</wp:posOffset>
            </wp:positionV>
            <wp:extent cx="5943600" cy="4480560"/>
            <wp:effectExtent l="0" t="0" r="0" b="0"/>
            <wp:wrapSquare wrapText="largest"/>
            <wp:docPr id="3"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descr=""/>
                    <pic:cNvPicPr>
                      <a:picLocks noChangeAspect="1" noChangeArrowheads="1"/>
                    </pic:cNvPicPr>
                  </pic:nvPicPr>
                  <pic:blipFill>
                    <a:blip r:embed="rId3"/>
                    <a:stretch>
                      <a:fillRect/>
                    </a:stretch>
                  </pic:blipFill>
                  <pic:spPr bwMode="auto">
                    <a:xfrm>
                      <a:off x="0" y="0"/>
                      <a:ext cx="5943600" cy="4480560"/>
                    </a:xfrm>
                    <a:prstGeom prst="rect">
                      <a:avLst/>
                    </a:prstGeom>
                  </pic:spPr>
                </pic:pic>
              </a:graphicData>
            </a:graphic>
          </wp:anchor>
        </w:drawing>
      </w:r>
    </w:p>
    <w:p>
      <w:pPr>
        <w:pStyle w:val="NormalWeb"/>
        <w:spacing w:beforeAutospacing="0" w:before="120" w:afterAutospacing="0" w:after="120"/>
        <w:jc w:val="both"/>
        <w:rPr>
          <w:rFonts w:ascii="Arial" w:hAnsi="Arial" w:cs="Arial"/>
          <w:color w:val="000000"/>
          <w:sz w:val="22"/>
          <w:szCs w:val="22"/>
        </w:rPr>
      </w:pPr>
      <w:r>
        <w:rPr>
          <w:rFonts w:cs="Arial" w:ascii="Arial" w:hAnsi="Arial"/>
          <w:color w:val="000000"/>
          <w:sz w:val="22"/>
          <w:szCs w:val="22"/>
        </w:rPr>
      </w:r>
    </w:p>
    <w:p>
      <w:pPr>
        <w:pStyle w:val="Heading3"/>
        <w:rPr>
          <w:u w:val="single"/>
          <w:ins w:id="155" w:author="Elena Monutti" w:date="2026-04-13T21:30:00Z"/>
        </w:rPr>
      </w:pPr>
      <w:r>
        <w:rPr/>
        <w:t>Diccionario de Datos</w:t>
      </w:r>
    </w:p>
    <w:p>
      <w:pPr>
        <w:pStyle w:val="NormalWeb"/>
        <w:spacing w:beforeAutospacing="0" w:before="120" w:afterAutospacing="0" w:after="120"/>
        <w:jc w:val="both"/>
        <w:rPr>
          <w:rFonts w:ascii="Arial" w:hAnsi="Arial" w:cs="Arial"/>
          <w:sz w:val="22"/>
          <w:szCs w:val="22"/>
        </w:rPr>
      </w:pPr>
      <w:r>
        <w:rPr>
          <w:rFonts w:cs="Arial" w:ascii="Arial" w:hAnsi="Arial"/>
          <w:sz w:val="22"/>
          <w:szCs w:val="22"/>
        </w:rPr>
        <w:t>El diccionario de datos contiene la descripción detallada de cada uno de los elementos que forman parte de la base de datos. Incluye información como nombre de los atributos, tipo de dato, longitud, restricciones, reglas de validación y otros aspectos relevantes que permiten comprender, mantener y administrar correctamente la información del sistema.</w:t>
      </w:r>
    </w:p>
    <w:p>
      <w:pPr>
        <w:pStyle w:val="NormalWeb"/>
        <w:spacing w:beforeAutospacing="0" w:before="120" w:afterAutospacing="0" w:after="120"/>
        <w:jc w:val="both"/>
        <w:rPr>
          <w:rFonts w:ascii="Arial" w:hAnsi="Arial" w:cs="Arial"/>
          <w:sz w:val="22"/>
          <w:szCs w:val="22"/>
        </w:rPr>
      </w:pPr>
      <w:r>
        <w:rPr>
          <w:rFonts w:cs="Arial" w:ascii="Arial" w:hAnsi="Arial"/>
          <w:sz w:val="22"/>
          <w:szCs w:val="22"/>
        </w:rPr>
      </w:r>
    </w:p>
    <w:p>
      <w:pPr>
        <w:pStyle w:val="NormalWeb"/>
        <w:spacing w:beforeAutospacing="0" w:before="120" w:afterAutospacing="0" w:after="120"/>
        <w:jc w:val="both"/>
        <w:rPr>
          <w:rFonts w:ascii="Arial" w:hAnsi="Arial" w:cs="Arial"/>
          <w:sz w:val="22"/>
          <w:szCs w:val="22"/>
        </w:rPr>
      </w:pPr>
      <w:r>
        <w:rPr>
          <w:rFonts w:cs="Arial" w:ascii="Arial" w:hAnsi="Arial"/>
          <w:sz w:val="22"/>
          <w:szCs w:val="22"/>
        </w:rPr>
      </w:r>
    </w:p>
    <w:p>
      <w:pPr>
        <w:pStyle w:val="NormalWeb"/>
        <w:spacing w:beforeAutospacing="0" w:before="120" w:afterAutospacing="0" w:after="120"/>
        <w:jc w:val="both"/>
        <w:rPr>
          <w:rFonts w:ascii="Arial" w:hAnsi="Arial" w:cs="Arial"/>
          <w:sz w:val="22"/>
          <w:szCs w:val="22"/>
        </w:rPr>
      </w:pPr>
      <w:r>
        <w:rPr>
          <w:rFonts w:cs="Arial" w:ascii="Arial" w:hAnsi="Arial"/>
          <w:sz w:val="22"/>
          <w:szCs w:val="22"/>
        </w:rPr>
      </w:r>
    </w:p>
    <w:p>
      <w:pPr>
        <w:pStyle w:val="NormalWeb"/>
        <w:spacing w:beforeAutospacing="0" w:before="120" w:afterAutospacing="0" w:after="120"/>
        <w:jc w:val="both"/>
        <w:rPr>
          <w:rFonts w:ascii="Arial" w:hAnsi="Arial" w:cs="Arial"/>
          <w:sz w:val="22"/>
          <w:szCs w:val="22"/>
        </w:rPr>
      </w:pPr>
      <w:r>
        <w:rPr>
          <w:rFonts w:cs="Arial" w:ascii="Arial" w:hAnsi="Arial"/>
          <w:sz w:val="22"/>
          <w:szCs w:val="22"/>
        </w:rPr>
      </w:r>
    </w:p>
    <w:p>
      <w:pPr>
        <w:pStyle w:val="NormalWeb"/>
        <w:spacing w:beforeAutospacing="0" w:before="120" w:afterAutospacing="0" w:after="120"/>
        <w:jc w:val="both"/>
        <w:rPr>
          <w:rFonts w:ascii="Arial" w:hAnsi="Arial" w:cs="Arial"/>
          <w:sz w:val="22"/>
          <w:szCs w:val="22"/>
        </w:rPr>
      </w:pPr>
      <w:r>
        <w:rPr>
          <w:rFonts w:cs="Arial" w:ascii="Arial" w:hAnsi="Arial"/>
          <w:sz w:val="22"/>
          <w:szCs w:val="22"/>
        </w:rPr>
      </w:r>
    </w:p>
    <w:p>
      <w:pPr>
        <w:pStyle w:val="NormalWeb"/>
        <w:spacing w:beforeAutospacing="0" w:before="120" w:afterAutospacing="0" w:after="120"/>
        <w:jc w:val="both"/>
        <w:rPr>
          <w:rFonts w:ascii="Arial" w:hAnsi="Arial" w:cs="Arial"/>
          <w:sz w:val="22"/>
          <w:szCs w:val="22"/>
        </w:rPr>
      </w:pPr>
      <w:r>
        <w:rPr>
          <w:rFonts w:cs="Arial" w:ascii="Arial" w:hAnsi="Arial"/>
          <w:sz w:val="22"/>
          <w:szCs w:val="22"/>
        </w:rPr>
      </w:r>
    </w:p>
    <w:p>
      <w:pPr>
        <w:pStyle w:val="NormalWeb"/>
        <w:spacing w:beforeAutospacing="0" w:before="120" w:afterAutospacing="0" w:after="120"/>
        <w:jc w:val="both"/>
        <w:rPr>
          <w:rFonts w:ascii="Arial" w:hAnsi="Arial" w:cs="Arial"/>
          <w:b/>
          <w:bCs/>
          <w:color w:val="000000"/>
          <w:sz w:val="22"/>
          <w:szCs w:val="22"/>
        </w:rPr>
      </w:pPr>
      <w:r>
        <w:rPr>
          <w:rFonts w:cs="Arial" w:ascii="Arial" w:hAnsi="Arial"/>
          <w:b/>
          <w:bCs/>
          <w:color w:val="000000"/>
          <w:sz w:val="22"/>
          <w:szCs w:val="22"/>
        </w:rPr>
      </w:r>
    </w:p>
    <w:p>
      <w:pPr>
        <w:pStyle w:val="NormalWeb"/>
        <w:spacing w:beforeAutospacing="0" w:before="120" w:afterAutospacing="0" w:after="120"/>
        <w:jc w:val="both"/>
        <w:pPrChange w:id="0" w:author="Elena Monutti" w:date="2026-04-13T21:31:00Z">
          <w:pPr>
            <w:pStyle w:val="NormalWeb"/>
            <w:spacing w:beforeAutospacing="0" w:before="120" w:afterAutospacing="0" w:after="120"/>
          </w:pPr>
        </w:pPrChange>
        <w:rPr>
          <w:rFonts w:ascii="Arial" w:hAnsi="Arial" w:cs="Arial"/>
          <w:b/>
          <w:bCs/>
          <w:color w:val="000000"/>
          <w:sz w:val="22"/>
          <w:szCs w:val="22"/>
        </w:rPr>
      </w:pPr>
      <w:r>
        <w:rPr>
          <w:rFonts w:cs="Arial" w:ascii="Arial" w:hAnsi="Arial"/>
          <w:b/>
          <w:bCs/>
          <w:color w:val="000000"/>
          <w:sz w:val="22"/>
          <w:szCs w:val="22"/>
        </w:rPr>
        <w:t>Base de datos: Hospital</w:t>
      </w:r>
    </w:p>
    <w:tbl>
      <w:tblPr>
        <w:tblStyle w:val="Tablaconcuadrcula"/>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21"/>
        <w:gridCol w:w="1261"/>
        <w:gridCol w:w="963"/>
        <w:gridCol w:w="1121"/>
        <w:gridCol w:w="4184"/>
      </w:tblGrid>
      <w:tr>
        <w:trPr/>
        <w:tc>
          <w:tcPr>
            <w:tcW w:w="1821" w:type="dxa"/>
            <w:tcBorders/>
            <w:shd w:color="auto" w:fill="00B0F0" w:val="clear"/>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Calibri" w:hAnsi="Calibri" w:cs="Calibri"/>
                <w:b/>
                <w:bCs/>
                <w:color w:val="000000"/>
                <w:sz w:val="20"/>
                <w:szCs w:val="20"/>
              </w:rPr>
            </w:pPr>
            <w:ins w:id="156" w:author="usuario" w:date="2026-04-13T19:08:00Z">
              <w:r>
                <w:rPr>
                  <w:rFonts w:cs="Calibri" w:ascii="Calibri" w:hAnsi="Calibri"/>
                  <w:b/>
                  <w:bCs/>
                  <w:color w:val="000000"/>
                  <w:kern w:val="0"/>
                  <w:sz w:val="20"/>
                  <w:szCs w:val="20"/>
                  <w:lang w:bidi="ar-SA"/>
                </w:rPr>
                <w:t>Tablas</w:t>
              </w:r>
            </w:ins>
          </w:p>
        </w:tc>
        <w:tc>
          <w:tcPr>
            <w:tcW w:w="1261" w:type="dxa"/>
            <w:tcBorders/>
            <w:shd w:color="auto" w:fill="00B0F0" w:val="clear"/>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Calibri" w:hAnsi="Calibri" w:cs="Calibri"/>
                <w:b/>
                <w:bCs/>
                <w:color w:val="000000"/>
                <w:sz w:val="20"/>
                <w:szCs w:val="20"/>
              </w:rPr>
            </w:pPr>
            <w:r>
              <w:rPr>
                <w:rFonts w:cs="Calibri" w:ascii="Calibri" w:hAnsi="Calibri"/>
                <w:b/>
                <w:bCs/>
                <w:color w:val="000000"/>
                <w:kern w:val="0"/>
                <w:sz w:val="20"/>
                <w:szCs w:val="20"/>
                <w:lang w:bidi="ar-SA"/>
              </w:rPr>
              <w:t>Columnas</w:t>
            </w:r>
          </w:p>
        </w:tc>
        <w:tc>
          <w:tcPr>
            <w:tcW w:w="963" w:type="dxa"/>
            <w:tcBorders/>
            <w:shd w:color="auto" w:fill="00B0F0" w:val="clear"/>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Calibri" w:hAnsi="Calibri" w:cs="Calibri"/>
                <w:b/>
                <w:bCs/>
                <w:color w:val="000000"/>
                <w:sz w:val="20"/>
                <w:szCs w:val="20"/>
              </w:rPr>
            </w:pPr>
            <w:r>
              <w:rPr>
                <w:rFonts w:cs="Calibri" w:ascii="Calibri" w:hAnsi="Calibri"/>
                <w:b/>
                <w:bCs/>
                <w:color w:val="000000"/>
                <w:kern w:val="0"/>
                <w:sz w:val="20"/>
                <w:szCs w:val="20"/>
                <w:lang w:bidi="ar-SA"/>
              </w:rPr>
              <w:t>índices</w:t>
            </w:r>
          </w:p>
        </w:tc>
        <w:tc>
          <w:tcPr>
            <w:tcW w:w="1121" w:type="dxa"/>
            <w:tcBorders/>
            <w:shd w:color="auto" w:fill="00B0F0" w:val="clear"/>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Calibri" w:hAnsi="Calibri" w:cs="Calibri"/>
                <w:b/>
                <w:bCs/>
                <w:color w:val="000000"/>
                <w:sz w:val="20"/>
                <w:szCs w:val="20"/>
              </w:rPr>
            </w:pPr>
            <w:r>
              <w:rPr>
                <w:rFonts w:cs="Calibri" w:ascii="Calibri" w:hAnsi="Calibri"/>
                <w:b/>
                <w:bCs/>
                <w:color w:val="000000"/>
                <w:kern w:val="0"/>
                <w:sz w:val="20"/>
                <w:szCs w:val="20"/>
                <w:lang w:bidi="ar-SA"/>
              </w:rPr>
              <w:t>Claves foráneas</w:t>
            </w:r>
          </w:p>
        </w:tc>
        <w:tc>
          <w:tcPr>
            <w:tcW w:w="4184" w:type="dxa"/>
            <w:tcBorders/>
            <w:shd w:color="auto" w:fill="00B0F0" w:val="clear"/>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Calibri" w:hAnsi="Calibri" w:cs="Calibri"/>
                <w:b/>
                <w:bCs/>
                <w:color w:val="000000"/>
                <w:sz w:val="20"/>
                <w:szCs w:val="20"/>
              </w:rPr>
            </w:pPr>
            <w:r>
              <w:rPr>
                <w:rFonts w:cs="Calibri" w:ascii="Calibri" w:hAnsi="Calibri"/>
                <w:b/>
                <w:bCs/>
                <w:color w:val="000000"/>
                <w:kern w:val="0"/>
                <w:sz w:val="20"/>
                <w:szCs w:val="20"/>
                <w:lang w:bidi="ar-SA"/>
              </w:rPr>
              <w:t>Descripción</w:t>
            </w:r>
          </w:p>
        </w:tc>
      </w:tr>
      <w:tr>
        <w:trPr/>
        <w:tc>
          <w:tcPr>
            <w:tcW w:w="182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b/>
                <w:bCs/>
                <w:color w:val="000000"/>
                <w:kern w:val="0"/>
                <w:sz w:val="20"/>
                <w:szCs w:val="20"/>
                <w:lang w:val="es-ES" w:eastAsia="es-ES" w:bidi="ar-SA"/>
              </w:rPr>
              <w:t>Persona</w:t>
            </w:r>
          </w:p>
        </w:tc>
        <w:tc>
          <w:tcPr>
            <w:tcW w:w="126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ins w:id="157" w:author="usuario" w:date="2026-04-13T19:09:00Z">
              <w:r>
                <w:rPr>
                  <w:rFonts w:cs="Calibri" w:ascii="Calibri" w:hAnsi="Calibri"/>
                  <w:color w:val="000000"/>
                  <w:kern w:val="0"/>
                  <w:sz w:val="20"/>
                  <w:szCs w:val="20"/>
                  <w:lang w:val="es-ES" w:eastAsia="es-ES" w:bidi="ar-SA"/>
                </w:rPr>
                <w:t>4</w:t>
              </w:r>
            </w:ins>
          </w:p>
        </w:tc>
        <w:tc>
          <w:tcPr>
            <w:tcW w:w="963"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ins w:id="158" w:author="usuario" w:date="2026-04-13T19:09:00Z">
              <w:r>
                <w:rPr>
                  <w:rFonts w:cs="Calibri" w:ascii="Calibri" w:hAnsi="Calibri"/>
                  <w:color w:val="000000"/>
                  <w:kern w:val="0"/>
                  <w:sz w:val="20"/>
                  <w:szCs w:val="20"/>
                  <w:lang w:val="es-ES" w:eastAsia="es-ES" w:bidi="ar-SA"/>
                </w:rPr>
                <w:t>1</w:t>
              </w:r>
            </w:ins>
          </w:p>
        </w:tc>
        <w:tc>
          <w:tcPr>
            <w:tcW w:w="112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color w:val="000000"/>
                <w:kern w:val="0"/>
                <w:sz w:val="20"/>
                <w:szCs w:val="20"/>
                <w:lang w:val="es-ES" w:eastAsia="es-ES" w:bidi="ar-SA"/>
              </w:rPr>
              <w:t>0</w:t>
            </w:r>
          </w:p>
        </w:tc>
        <w:tc>
          <w:tcPr>
            <w:tcW w:w="4184"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Arial" w:ascii="Arial" w:hAnsi="Arial"/>
                <w:kern w:val="0"/>
                <w:sz w:val="20"/>
                <w:szCs w:val="20"/>
                <w:lang w:bidi="ar-SA"/>
              </w:rPr>
              <w:t>Representa a cualquier individuo dentro del sistema. Contiene los datos personales básicos como identificación, nombre y contacto.</w:t>
            </w:r>
          </w:p>
        </w:tc>
      </w:tr>
      <w:tr>
        <w:trPr/>
        <w:tc>
          <w:tcPr>
            <w:tcW w:w="182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ins w:id="159" w:author="usuario" w:date="2026-04-13T19:11:00Z">
              <w:r>
                <w:rPr>
                  <w:rFonts w:cs="Calibri" w:ascii="Calibri" w:hAnsi="Calibri"/>
                  <w:b/>
                  <w:bCs/>
                  <w:color w:val="000000"/>
                  <w:kern w:val="0"/>
                  <w:sz w:val="20"/>
                  <w:szCs w:val="20"/>
                  <w:lang w:val="es-ES" w:eastAsia="es-ES" w:bidi="ar-SA"/>
                </w:rPr>
                <w:t>Paciente</w:t>
              </w:r>
            </w:ins>
          </w:p>
        </w:tc>
        <w:tc>
          <w:tcPr>
            <w:tcW w:w="126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ins w:id="160" w:author="usuario" w:date="2026-04-13T19:11:00Z">
              <w:r>
                <w:rPr>
                  <w:rFonts w:cs="Calibri" w:ascii="Calibri" w:hAnsi="Calibri"/>
                  <w:color w:val="000000"/>
                  <w:kern w:val="0"/>
                  <w:sz w:val="20"/>
                  <w:szCs w:val="20"/>
                  <w:lang w:val="es-ES" w:eastAsia="es-ES" w:bidi="ar-SA"/>
                </w:rPr>
                <w:t>6</w:t>
              </w:r>
            </w:ins>
          </w:p>
        </w:tc>
        <w:tc>
          <w:tcPr>
            <w:tcW w:w="963"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color w:val="000000"/>
                <w:kern w:val="0"/>
                <w:sz w:val="20"/>
                <w:szCs w:val="20"/>
                <w:lang w:val="es-ES" w:eastAsia="es-ES" w:bidi="ar-SA"/>
              </w:rPr>
              <w:t>4</w:t>
            </w:r>
          </w:p>
        </w:tc>
        <w:tc>
          <w:tcPr>
            <w:tcW w:w="112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color w:val="000000"/>
                <w:kern w:val="0"/>
                <w:sz w:val="20"/>
                <w:szCs w:val="20"/>
                <w:lang w:val="es-ES" w:eastAsia="es-ES" w:bidi="ar-SA"/>
              </w:rPr>
              <w:t>4</w:t>
            </w:r>
            <w:del w:id="161" w:author="Elena Monutti" w:date="2026-04-13T20:54:00Z">
              <w:r>
                <w:rPr>
                  <w:rFonts w:cs="Calibri" w:ascii="Calibri" w:hAnsi="Calibri"/>
                  <w:color w:val="000000"/>
                  <w:kern w:val="0"/>
                  <w:sz w:val="20"/>
                  <w:szCs w:val="20"/>
                  <w:lang w:val="es-ES" w:eastAsia="es-ES" w:bidi="ar-SA"/>
                </w:rPr>
                <w:delText>3</w:delText>
              </w:r>
            </w:del>
          </w:p>
        </w:tc>
        <w:tc>
          <w:tcPr>
            <w:tcW w:w="4184"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Arial" w:ascii="Arial" w:hAnsi="Arial"/>
                <w:color w:val="000000"/>
                <w:kern w:val="0"/>
                <w:sz w:val="20"/>
                <w:szCs w:val="20"/>
                <w:lang w:bidi="ar-SA"/>
              </w:rPr>
              <w:t>Representa a las personas que reciben atención médica. Registra su ingreso y egreso del hospital, la cama asignada y el personal de salud responsable</w:t>
            </w:r>
          </w:p>
        </w:tc>
      </w:tr>
      <w:tr>
        <w:trPr/>
        <w:tc>
          <w:tcPr>
            <w:tcW w:w="182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b/>
                <w:bCs/>
                <w:color w:val="000000"/>
                <w:kern w:val="0"/>
                <w:sz w:val="20"/>
                <w:szCs w:val="20"/>
                <w:lang w:val="es-ES" w:eastAsia="es-ES" w:bidi="ar-SA"/>
              </w:rPr>
              <w:t>Médico</w:t>
            </w:r>
          </w:p>
        </w:tc>
        <w:tc>
          <w:tcPr>
            <w:tcW w:w="126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color w:val="000000"/>
                <w:kern w:val="0"/>
                <w:sz w:val="20"/>
                <w:szCs w:val="20"/>
                <w:lang w:val="es-ES" w:eastAsia="es-ES" w:bidi="ar-SA"/>
              </w:rPr>
              <w:t>3</w:t>
            </w:r>
          </w:p>
        </w:tc>
        <w:tc>
          <w:tcPr>
            <w:tcW w:w="963"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ins w:id="162" w:author="usuario" w:date="2026-04-13T19:12:00Z">
              <w:r>
                <w:rPr>
                  <w:rFonts w:cs="Calibri" w:ascii="Calibri" w:hAnsi="Calibri"/>
                  <w:color w:val="000000"/>
                  <w:kern w:val="0"/>
                  <w:sz w:val="20"/>
                  <w:szCs w:val="20"/>
                  <w:lang w:val="es-ES" w:eastAsia="es-ES" w:bidi="ar-SA"/>
                </w:rPr>
                <w:t>3</w:t>
              </w:r>
            </w:ins>
          </w:p>
        </w:tc>
        <w:tc>
          <w:tcPr>
            <w:tcW w:w="112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ins w:id="163" w:author="Elena Monutti" w:date="2026-04-13T20:55:00Z">
              <w:r>
                <w:rPr>
                  <w:rFonts w:cs="Calibri" w:ascii="Calibri" w:hAnsi="Calibri"/>
                  <w:color w:val="000000"/>
                  <w:kern w:val="0"/>
                  <w:sz w:val="20"/>
                  <w:szCs w:val="20"/>
                  <w:lang w:val="es-ES" w:eastAsia="es-ES" w:bidi="ar-SA"/>
                </w:rPr>
                <w:t>2</w:t>
              </w:r>
            </w:ins>
            <w:del w:id="164" w:author="Elena Monutti" w:date="2026-04-13T20:55:00Z">
              <w:r>
                <w:rPr>
                  <w:rFonts w:cs="Calibri" w:ascii="Calibri" w:hAnsi="Calibri"/>
                  <w:color w:val="000000"/>
                  <w:kern w:val="0"/>
                  <w:sz w:val="20"/>
                  <w:szCs w:val="20"/>
                  <w:lang w:val="es-ES" w:eastAsia="es-ES" w:bidi="ar-SA"/>
                </w:rPr>
                <w:delText>1</w:delText>
              </w:r>
            </w:del>
          </w:p>
        </w:tc>
        <w:tc>
          <w:tcPr>
            <w:tcW w:w="4184"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Arial" w:ascii="Arial" w:hAnsi="Arial"/>
                <w:color w:val="000000"/>
                <w:kern w:val="0"/>
                <w:sz w:val="20"/>
                <w:szCs w:val="20"/>
                <w:lang w:bidi="ar-SA"/>
              </w:rPr>
              <w:t>Representa a los profesionales encargados del diagnóstico y tratamiento de los pacientes. Se identifica por su DNI y matrícula, y está asociado a un piso del hospital donde trabaja.</w:t>
            </w:r>
          </w:p>
        </w:tc>
      </w:tr>
      <w:tr>
        <w:trPr/>
        <w:tc>
          <w:tcPr>
            <w:tcW w:w="182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b/>
                <w:bCs/>
                <w:color w:val="000000"/>
                <w:kern w:val="0"/>
                <w:sz w:val="20"/>
                <w:szCs w:val="20"/>
                <w:lang w:val="es-ES" w:eastAsia="es-ES" w:bidi="ar-SA"/>
              </w:rPr>
              <w:t>Enfermera</w:t>
            </w:r>
          </w:p>
        </w:tc>
        <w:tc>
          <w:tcPr>
            <w:tcW w:w="126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ins w:id="165" w:author="usuario" w:date="2026-04-13T19:13:00Z">
              <w:r>
                <w:rPr>
                  <w:rFonts w:cs="Calibri" w:ascii="Calibri" w:hAnsi="Calibri"/>
                  <w:color w:val="000000"/>
                  <w:kern w:val="0"/>
                  <w:sz w:val="20"/>
                  <w:szCs w:val="20"/>
                  <w:lang w:val="es-ES" w:eastAsia="es-ES" w:bidi="ar-SA"/>
                </w:rPr>
                <w:t>2</w:t>
              </w:r>
            </w:ins>
          </w:p>
        </w:tc>
        <w:tc>
          <w:tcPr>
            <w:tcW w:w="963"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color w:val="000000"/>
                <w:kern w:val="0"/>
                <w:sz w:val="20"/>
                <w:szCs w:val="20"/>
                <w:lang w:val="es-ES" w:eastAsia="es-ES" w:bidi="ar-SA"/>
              </w:rPr>
              <w:t>2</w:t>
            </w:r>
          </w:p>
        </w:tc>
        <w:tc>
          <w:tcPr>
            <w:tcW w:w="112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color w:val="000000"/>
                <w:kern w:val="0"/>
                <w:sz w:val="20"/>
                <w:szCs w:val="20"/>
                <w:lang w:val="es-ES" w:eastAsia="es-ES" w:bidi="ar-SA"/>
              </w:rPr>
              <w:t>2</w:t>
            </w:r>
            <w:del w:id="166" w:author="Elena Monutti" w:date="2026-04-13T20:55:00Z">
              <w:r>
                <w:rPr>
                  <w:rFonts w:cs="Calibri" w:ascii="Calibri" w:hAnsi="Calibri"/>
                  <w:color w:val="000000"/>
                  <w:kern w:val="0"/>
                  <w:sz w:val="20"/>
                  <w:szCs w:val="20"/>
                  <w:lang w:val="es-ES" w:eastAsia="es-ES" w:bidi="ar-SA"/>
                </w:rPr>
                <w:delText>1</w:delText>
              </w:r>
            </w:del>
          </w:p>
        </w:tc>
        <w:tc>
          <w:tcPr>
            <w:tcW w:w="4184"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Arial" w:ascii="Arial" w:hAnsi="Arial"/>
                <w:color w:val="000000"/>
                <w:kern w:val="0"/>
                <w:sz w:val="20"/>
                <w:szCs w:val="20"/>
                <w:lang w:bidi="ar-SA"/>
              </w:rPr>
              <w:t>Representa al personal de enfermería que asiste en el cuidado de los pacientes. Está asociada a un piso del hospital y puede participar en la atención diaria.</w:t>
            </w:r>
          </w:p>
        </w:tc>
      </w:tr>
      <w:tr>
        <w:trPr/>
        <w:tc>
          <w:tcPr>
            <w:tcW w:w="182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b/>
                <w:bCs/>
                <w:color w:val="000000"/>
                <w:kern w:val="0"/>
                <w:sz w:val="20"/>
                <w:szCs w:val="20"/>
                <w:lang w:val="es-ES" w:eastAsia="es-ES" w:bidi="ar-SA"/>
              </w:rPr>
              <w:t>Piso</w:t>
            </w:r>
          </w:p>
        </w:tc>
        <w:tc>
          <w:tcPr>
            <w:tcW w:w="126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color w:val="000000"/>
                <w:kern w:val="0"/>
                <w:sz w:val="20"/>
                <w:szCs w:val="20"/>
                <w:lang w:val="es-ES" w:eastAsia="es-ES" w:bidi="ar-SA"/>
              </w:rPr>
              <w:t>2</w:t>
            </w:r>
          </w:p>
        </w:tc>
        <w:tc>
          <w:tcPr>
            <w:tcW w:w="963"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ins w:id="167" w:author="usuario" w:date="2026-04-13T19:14:00Z">
              <w:r>
                <w:rPr>
                  <w:rFonts w:cs="Calibri" w:ascii="Calibri" w:hAnsi="Calibri"/>
                  <w:color w:val="000000"/>
                  <w:kern w:val="0"/>
                  <w:sz w:val="20"/>
                  <w:szCs w:val="20"/>
                  <w:lang w:val="es-ES" w:eastAsia="es-ES" w:bidi="ar-SA"/>
                </w:rPr>
                <w:t>2</w:t>
              </w:r>
            </w:ins>
          </w:p>
        </w:tc>
        <w:tc>
          <w:tcPr>
            <w:tcW w:w="112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ins w:id="168" w:author="usuario" w:date="2026-04-13T19:14:00Z">
              <w:r>
                <w:rPr>
                  <w:rFonts w:cs="Calibri" w:ascii="Calibri" w:hAnsi="Calibri"/>
                  <w:color w:val="000000"/>
                  <w:kern w:val="0"/>
                  <w:sz w:val="20"/>
                  <w:szCs w:val="20"/>
                  <w:lang w:val="es-ES" w:eastAsia="es-ES" w:bidi="ar-SA"/>
                </w:rPr>
                <w:t>1</w:t>
              </w:r>
            </w:ins>
          </w:p>
        </w:tc>
        <w:tc>
          <w:tcPr>
            <w:tcW w:w="4184"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Arial" w:ascii="Arial" w:hAnsi="Arial"/>
                <w:color w:val="000000"/>
                <w:kern w:val="0"/>
                <w:sz w:val="20"/>
                <w:szCs w:val="20"/>
                <w:lang w:bidi="ar-SA"/>
              </w:rPr>
              <w:t>Representa cada nivel dentro de un hospital. Permite organizar la estructura física del hospital y agrupar camas, médicos y enfermeras. Cada piso pertenece a un hospital.</w:t>
            </w:r>
          </w:p>
        </w:tc>
      </w:tr>
      <w:tr>
        <w:trPr/>
        <w:tc>
          <w:tcPr>
            <w:tcW w:w="182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b/>
                <w:bCs/>
                <w:color w:val="000000"/>
                <w:kern w:val="0"/>
                <w:sz w:val="20"/>
                <w:szCs w:val="20"/>
                <w:lang w:val="es-ES" w:eastAsia="es-ES" w:bidi="ar-SA"/>
              </w:rPr>
              <w:t>Cama</w:t>
            </w:r>
          </w:p>
        </w:tc>
        <w:tc>
          <w:tcPr>
            <w:tcW w:w="126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color w:val="000000"/>
                <w:kern w:val="0"/>
                <w:sz w:val="20"/>
                <w:szCs w:val="20"/>
                <w:lang w:val="es-ES" w:eastAsia="es-ES" w:bidi="ar-SA"/>
              </w:rPr>
              <w:t>2</w:t>
            </w:r>
          </w:p>
        </w:tc>
        <w:tc>
          <w:tcPr>
            <w:tcW w:w="963"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color w:val="000000"/>
                <w:kern w:val="0"/>
                <w:sz w:val="20"/>
                <w:szCs w:val="20"/>
                <w:lang w:val="es-ES" w:eastAsia="es-ES" w:bidi="ar-SA"/>
              </w:rPr>
              <w:t>2</w:t>
            </w:r>
          </w:p>
        </w:tc>
        <w:tc>
          <w:tcPr>
            <w:tcW w:w="112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ins w:id="169" w:author="usuario" w:date="2026-04-13T19:14:00Z">
              <w:r>
                <w:rPr>
                  <w:rFonts w:cs="Calibri" w:ascii="Calibri" w:hAnsi="Calibri"/>
                  <w:color w:val="000000"/>
                  <w:kern w:val="0"/>
                  <w:sz w:val="20"/>
                  <w:szCs w:val="20"/>
                  <w:lang w:val="es-ES" w:eastAsia="es-ES" w:bidi="ar-SA"/>
                </w:rPr>
                <w:t>1</w:t>
              </w:r>
            </w:ins>
          </w:p>
        </w:tc>
        <w:tc>
          <w:tcPr>
            <w:tcW w:w="4184"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Arial" w:ascii="Arial" w:hAnsi="Arial"/>
                <w:color w:val="000000"/>
                <w:kern w:val="0"/>
                <w:sz w:val="20"/>
                <w:szCs w:val="20"/>
                <w:lang w:bidi="ar-SA"/>
              </w:rPr>
              <w:t>Representa las camas disponibles en el hospital para internación de pacientes. Cada cama pertenece a un piso y puede ser asignada a un paciente.</w:t>
            </w:r>
          </w:p>
        </w:tc>
      </w:tr>
      <w:tr>
        <w:trPr/>
        <w:tc>
          <w:tcPr>
            <w:tcW w:w="182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b/>
                <w:bCs/>
                <w:color w:val="000000"/>
                <w:kern w:val="0"/>
                <w:sz w:val="20"/>
                <w:szCs w:val="20"/>
                <w:lang w:val="es-ES" w:eastAsia="es-ES" w:bidi="ar-SA"/>
              </w:rPr>
              <w:t>Hospital</w:t>
            </w:r>
          </w:p>
        </w:tc>
        <w:tc>
          <w:tcPr>
            <w:tcW w:w="126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ins w:id="170" w:author="usuario" w:date="2026-04-13T19:15:00Z">
              <w:r>
                <w:rPr>
                  <w:rFonts w:cs="Calibri" w:ascii="Calibri" w:hAnsi="Calibri"/>
                  <w:color w:val="000000"/>
                  <w:kern w:val="0"/>
                  <w:sz w:val="20"/>
                  <w:szCs w:val="20"/>
                  <w:lang w:val="es-ES" w:eastAsia="es-ES" w:bidi="ar-SA"/>
                </w:rPr>
                <w:t>5</w:t>
              </w:r>
            </w:ins>
          </w:p>
        </w:tc>
        <w:tc>
          <w:tcPr>
            <w:tcW w:w="963"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ins w:id="171" w:author="usuario" w:date="2026-04-13T19:15:00Z">
              <w:r>
                <w:rPr>
                  <w:rFonts w:cs="Calibri" w:ascii="Calibri" w:hAnsi="Calibri"/>
                  <w:color w:val="000000"/>
                  <w:kern w:val="0"/>
                  <w:sz w:val="20"/>
                  <w:szCs w:val="20"/>
                  <w:lang w:val="es-ES" w:eastAsia="es-ES" w:bidi="ar-SA"/>
                </w:rPr>
                <w:t>1</w:t>
              </w:r>
            </w:ins>
          </w:p>
        </w:tc>
        <w:tc>
          <w:tcPr>
            <w:tcW w:w="112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ins w:id="172" w:author="usuario" w:date="2026-04-13T19:15:00Z">
              <w:r>
                <w:rPr>
                  <w:rFonts w:cs="Calibri" w:ascii="Calibri" w:hAnsi="Calibri"/>
                  <w:color w:val="000000"/>
                  <w:kern w:val="0"/>
                  <w:sz w:val="20"/>
                  <w:szCs w:val="20"/>
                  <w:lang w:val="es-ES" w:eastAsia="es-ES" w:bidi="ar-SA"/>
                </w:rPr>
                <w:t>0</w:t>
              </w:r>
            </w:ins>
          </w:p>
        </w:tc>
        <w:tc>
          <w:tcPr>
            <w:tcW w:w="4184"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Arial" w:ascii="Arial" w:hAnsi="Arial"/>
                <w:color w:val="000000"/>
                <w:kern w:val="0"/>
                <w:sz w:val="20"/>
                <w:szCs w:val="20"/>
                <w:lang w:bidi="ar-SA"/>
              </w:rPr>
              <w:t>Representa la institución de salud. Contiene información general como nombre, dirección, tipo y capacidad. Es la entidad principal de la estructura física.</w:t>
            </w:r>
          </w:p>
        </w:tc>
      </w:tr>
      <w:tr>
        <w:trPr/>
        <w:tc>
          <w:tcPr>
            <w:tcW w:w="182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b/>
                <w:bCs/>
                <w:color w:val="000000"/>
                <w:kern w:val="0"/>
                <w:sz w:val="20"/>
                <w:szCs w:val="20"/>
                <w:lang w:val="es-ES" w:eastAsia="es-ES" w:bidi="ar-SA"/>
              </w:rPr>
              <w:t>Diagnóstico</w:t>
            </w:r>
          </w:p>
        </w:tc>
        <w:tc>
          <w:tcPr>
            <w:tcW w:w="126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color w:val="000000"/>
                <w:kern w:val="0"/>
                <w:sz w:val="20"/>
                <w:szCs w:val="20"/>
                <w:lang w:val="es-ES" w:eastAsia="es-ES" w:bidi="ar-SA"/>
              </w:rPr>
              <w:t>4</w:t>
            </w:r>
          </w:p>
        </w:tc>
        <w:tc>
          <w:tcPr>
            <w:tcW w:w="963"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color w:val="000000"/>
                <w:kern w:val="0"/>
                <w:sz w:val="20"/>
                <w:szCs w:val="20"/>
                <w:lang w:val="es-ES" w:eastAsia="es-ES" w:bidi="ar-SA"/>
              </w:rPr>
              <w:t>3</w:t>
            </w:r>
          </w:p>
        </w:tc>
        <w:tc>
          <w:tcPr>
            <w:tcW w:w="112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color w:val="000000"/>
                <w:kern w:val="0"/>
                <w:sz w:val="20"/>
                <w:szCs w:val="20"/>
                <w:lang w:val="es-ES" w:eastAsia="es-ES" w:bidi="ar-SA"/>
              </w:rPr>
              <w:t>2</w:t>
            </w:r>
          </w:p>
        </w:tc>
        <w:tc>
          <w:tcPr>
            <w:tcW w:w="4184"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Arial" w:ascii="Arial" w:hAnsi="Arial"/>
                <w:color w:val="000000"/>
                <w:kern w:val="0"/>
                <w:sz w:val="20"/>
                <w:szCs w:val="20"/>
                <w:lang w:bidi="ar-SA"/>
              </w:rPr>
              <w:t>Representa la evaluación médica realizada a un paciente. Incluye una descripción del diagnóstico y está asociado tanto al paciente como al médico que lo realiza.</w:t>
            </w:r>
          </w:p>
        </w:tc>
      </w:tr>
      <w:tr>
        <w:trPr/>
        <w:tc>
          <w:tcPr>
            <w:tcW w:w="182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b/>
                <w:bCs/>
                <w:color w:val="000000"/>
                <w:kern w:val="0"/>
                <w:sz w:val="20"/>
                <w:szCs w:val="20"/>
                <w:lang w:val="es-ES" w:eastAsia="es-ES" w:bidi="ar-SA"/>
              </w:rPr>
              <w:t>Prescripción</w:t>
            </w:r>
          </w:p>
        </w:tc>
        <w:tc>
          <w:tcPr>
            <w:tcW w:w="126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ins w:id="173" w:author="usuario" w:date="2026-04-13T19:15:00Z">
              <w:r>
                <w:rPr>
                  <w:rFonts w:cs="Calibri" w:ascii="Calibri" w:hAnsi="Calibri"/>
                  <w:color w:val="000000"/>
                  <w:kern w:val="0"/>
                  <w:sz w:val="20"/>
                  <w:szCs w:val="20"/>
                  <w:lang w:val="es-ES" w:eastAsia="es-ES" w:bidi="ar-SA"/>
                </w:rPr>
                <w:t>7</w:t>
              </w:r>
            </w:ins>
          </w:p>
        </w:tc>
        <w:tc>
          <w:tcPr>
            <w:tcW w:w="963"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ins w:id="174" w:author="usuario" w:date="2026-04-13T19:15:00Z">
              <w:r>
                <w:rPr>
                  <w:rFonts w:cs="Calibri" w:ascii="Calibri" w:hAnsi="Calibri"/>
                  <w:color w:val="000000"/>
                  <w:kern w:val="0"/>
                  <w:sz w:val="20"/>
                  <w:szCs w:val="20"/>
                  <w:lang w:val="es-ES" w:eastAsia="es-ES" w:bidi="ar-SA"/>
                </w:rPr>
                <w:t>2</w:t>
              </w:r>
            </w:ins>
          </w:p>
        </w:tc>
        <w:tc>
          <w:tcPr>
            <w:tcW w:w="112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ins w:id="175" w:author="usuario" w:date="2026-04-13T19:15:00Z">
              <w:r>
                <w:rPr>
                  <w:rFonts w:cs="Calibri" w:ascii="Calibri" w:hAnsi="Calibri"/>
                  <w:color w:val="000000"/>
                  <w:kern w:val="0"/>
                  <w:sz w:val="20"/>
                  <w:szCs w:val="20"/>
                  <w:lang w:val="es-ES" w:eastAsia="es-ES" w:bidi="ar-SA"/>
                </w:rPr>
                <w:t>1</w:t>
              </w:r>
            </w:ins>
          </w:p>
        </w:tc>
        <w:tc>
          <w:tcPr>
            <w:tcW w:w="4184"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Arial" w:ascii="Arial" w:hAnsi="Arial"/>
                <w:color w:val="000000"/>
                <w:kern w:val="0"/>
                <w:sz w:val="20"/>
                <w:szCs w:val="20"/>
                <w:lang w:bidi="ar-SA"/>
              </w:rPr>
              <w:t>Representa las indicaciones médicas dadas por un médico. Incluye información sobre el estado, fechas y horarios de prescripción y suministro.</w:t>
            </w:r>
          </w:p>
        </w:tc>
      </w:tr>
      <w:tr>
        <w:trPr/>
        <w:tc>
          <w:tcPr>
            <w:tcW w:w="182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b/>
                <w:bCs/>
                <w:color w:val="000000"/>
                <w:kern w:val="0"/>
                <w:sz w:val="20"/>
                <w:szCs w:val="20"/>
                <w:lang w:val="es-ES" w:eastAsia="es-ES" w:bidi="ar-SA"/>
              </w:rPr>
              <w:t>Agenda de medicación</w:t>
            </w:r>
          </w:p>
        </w:tc>
        <w:tc>
          <w:tcPr>
            <w:tcW w:w="126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color w:val="000000"/>
                <w:kern w:val="0"/>
                <w:sz w:val="20"/>
                <w:szCs w:val="20"/>
                <w:lang w:val="es-ES" w:eastAsia="es-ES" w:bidi="ar-SA"/>
              </w:rPr>
              <w:t>4</w:t>
            </w:r>
            <w:del w:id="176" w:author="Elena Monutti" w:date="2026-04-13T20:54:00Z">
              <w:r>
                <w:rPr>
                  <w:rFonts w:cs="Calibri" w:ascii="Calibri" w:hAnsi="Calibri"/>
                  <w:color w:val="000000"/>
                  <w:kern w:val="0"/>
                  <w:sz w:val="20"/>
                  <w:szCs w:val="20"/>
                  <w:lang w:val="es-ES" w:eastAsia="es-ES" w:bidi="ar-SA"/>
                </w:rPr>
                <w:delText>5</w:delText>
              </w:r>
            </w:del>
          </w:p>
        </w:tc>
        <w:tc>
          <w:tcPr>
            <w:tcW w:w="963"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color w:val="000000"/>
                <w:kern w:val="0"/>
                <w:sz w:val="20"/>
                <w:szCs w:val="20"/>
                <w:lang w:val="es-ES" w:eastAsia="es-ES" w:bidi="ar-SA"/>
              </w:rPr>
              <w:t>2</w:t>
            </w:r>
            <w:del w:id="177" w:author="Elena Monutti" w:date="2026-04-13T20:54:00Z">
              <w:r>
                <w:rPr>
                  <w:rFonts w:cs="Calibri" w:ascii="Calibri" w:hAnsi="Calibri"/>
                  <w:color w:val="000000"/>
                  <w:kern w:val="0"/>
                  <w:sz w:val="20"/>
                  <w:szCs w:val="20"/>
                  <w:lang w:val="es-ES" w:eastAsia="es-ES" w:bidi="ar-SA"/>
                </w:rPr>
                <w:delText>3</w:delText>
              </w:r>
            </w:del>
          </w:p>
        </w:tc>
        <w:tc>
          <w:tcPr>
            <w:tcW w:w="112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ins w:id="178" w:author="usuario" w:date="2026-04-13T19:16:00Z">
              <w:del w:id="179" w:author="Elena Monutti" w:date="2026-04-13T20:54:00Z">
                <w:r>
                  <w:rPr>
                    <w:rFonts w:cs="Calibri" w:ascii="Calibri" w:hAnsi="Calibri"/>
                    <w:color w:val="000000"/>
                    <w:kern w:val="0"/>
                    <w:sz w:val="20"/>
                    <w:szCs w:val="20"/>
                    <w:lang w:val="es-ES" w:eastAsia="es-ES" w:bidi="ar-SA"/>
                  </w:rPr>
                  <w:delText>2</w:delText>
                </w:r>
              </w:del>
            </w:ins>
            <w:r>
              <w:rPr>
                <w:rFonts w:cs="Calibri" w:ascii="Calibri" w:hAnsi="Calibri"/>
                <w:color w:val="000000"/>
                <w:kern w:val="0"/>
                <w:sz w:val="20"/>
                <w:szCs w:val="20"/>
                <w:lang w:val="es-ES" w:eastAsia="es-ES" w:bidi="ar-SA"/>
              </w:rPr>
              <w:t>2</w:t>
            </w:r>
          </w:p>
        </w:tc>
        <w:tc>
          <w:tcPr>
            <w:tcW w:w="4184"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ins w:id="180" w:author="usuario" w:date="2026-04-13T19:16:00Z">
              <w:r>
                <w:rPr>
                  <w:rFonts w:cs="Arial" w:ascii="Arial" w:hAnsi="Arial"/>
                  <w:color w:val="000000"/>
                  <w:kern w:val="0"/>
                  <w:sz w:val="20"/>
                  <w:szCs w:val="20"/>
                  <w:lang w:bidi="ar-SA"/>
                </w:rPr>
                <w:t>Representa la planificación de administración de medicamentos a un paciente. Indica qué medicamento se debe suministrar y en qué día, asociándolo a una prescripción</w:t>
              </w:r>
            </w:ins>
            <w:ins w:id="181" w:author="Elena Monutti" w:date="2026-04-13T21:10:00Z">
              <w:r>
                <w:rPr>
                  <w:rFonts w:cs="Arial" w:ascii="Arial" w:hAnsi="Arial"/>
                  <w:color w:val="000000"/>
                  <w:kern w:val="0"/>
                  <w:sz w:val="20"/>
                  <w:szCs w:val="20"/>
                  <w:lang w:bidi="ar-SA"/>
                </w:rPr>
                <w:t xml:space="preserve"> y </w:t>
              </w:r>
            </w:ins>
            <w:ins w:id="182" w:author="usuario" w:date="2026-04-13T19:16:00Z">
              <w:del w:id="183" w:author="Elena Monutti" w:date="2026-04-13T21:10:00Z">
                <w:r>
                  <w:rPr>
                    <w:rFonts w:cs="Arial" w:ascii="Arial" w:hAnsi="Arial"/>
                    <w:color w:val="000000"/>
                    <w:kern w:val="0"/>
                    <w:sz w:val="20"/>
                    <w:szCs w:val="20"/>
                    <w:lang w:bidi="ar-SA"/>
                  </w:rPr>
                  <w:delText xml:space="preserve">, </w:delText>
                </w:r>
              </w:del>
            </w:ins>
            <w:ins w:id="184" w:author="usuario" w:date="2026-04-13T19:16:00Z">
              <w:r>
                <w:rPr>
                  <w:rFonts w:cs="Arial" w:ascii="Arial" w:hAnsi="Arial"/>
                  <w:color w:val="000000"/>
                  <w:kern w:val="0"/>
                  <w:sz w:val="20"/>
                  <w:szCs w:val="20"/>
                  <w:lang w:bidi="ar-SA"/>
                </w:rPr>
                <w:t>paciente</w:t>
              </w:r>
            </w:ins>
            <w:ins w:id="185" w:author="usuario" w:date="2026-04-13T19:16:00Z">
              <w:del w:id="186" w:author="Elena Monutti" w:date="2026-04-13T21:11:00Z">
                <w:r>
                  <w:rPr>
                    <w:rFonts w:cs="Arial" w:ascii="Arial" w:hAnsi="Arial"/>
                    <w:color w:val="000000"/>
                    <w:kern w:val="0"/>
                    <w:sz w:val="20"/>
                    <w:szCs w:val="20"/>
                    <w:lang w:bidi="ar-SA"/>
                  </w:rPr>
                  <w:delText xml:space="preserve"> y médico</w:delText>
                </w:r>
              </w:del>
            </w:ins>
            <w:ins w:id="187" w:author="usuario" w:date="2026-04-13T19:16:00Z">
              <w:r>
                <w:rPr>
                  <w:rFonts w:cs="Arial" w:ascii="Arial" w:hAnsi="Arial"/>
                  <w:color w:val="000000"/>
                  <w:kern w:val="0"/>
                  <w:sz w:val="20"/>
                  <w:szCs w:val="20"/>
                  <w:lang w:bidi="ar-SA"/>
                </w:rPr>
                <w:t>.</w:t>
              </w:r>
            </w:ins>
          </w:p>
        </w:tc>
      </w:tr>
      <w:tr>
        <w:trPr/>
        <w:tc>
          <w:tcPr>
            <w:tcW w:w="182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b/>
                <w:bCs/>
                <w:color w:val="000000"/>
                <w:kern w:val="0"/>
                <w:sz w:val="20"/>
                <w:szCs w:val="20"/>
                <w:lang w:val="es-ES" w:eastAsia="es-ES" w:bidi="ar-SA"/>
              </w:rPr>
              <w:t>Tratamiento</w:t>
            </w:r>
          </w:p>
        </w:tc>
        <w:tc>
          <w:tcPr>
            <w:tcW w:w="126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color w:val="000000"/>
                <w:kern w:val="0"/>
                <w:sz w:val="20"/>
                <w:szCs w:val="20"/>
                <w:lang w:val="es-ES" w:eastAsia="es-ES" w:bidi="ar-SA"/>
              </w:rPr>
              <w:t>43</w:t>
            </w:r>
          </w:p>
        </w:tc>
        <w:tc>
          <w:tcPr>
            <w:tcW w:w="963"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ins w:id="188" w:author="usuario" w:date="2026-04-13T19:16:00Z">
              <w:del w:id="189" w:author="Elena Monutti" w:date="2026-04-13T20:55:00Z">
                <w:r>
                  <w:rPr>
                    <w:rFonts w:cs="Calibri" w:ascii="Calibri" w:hAnsi="Calibri"/>
                    <w:color w:val="000000"/>
                    <w:kern w:val="0"/>
                    <w:sz w:val="20"/>
                    <w:szCs w:val="20"/>
                    <w:lang w:val="es-ES" w:eastAsia="es-ES" w:bidi="ar-SA"/>
                  </w:rPr>
                  <w:delText>3</w:delText>
                </w:r>
              </w:del>
            </w:ins>
            <w:r>
              <w:rPr>
                <w:rFonts w:cs="Calibri" w:ascii="Calibri" w:hAnsi="Calibri"/>
                <w:color w:val="000000"/>
                <w:kern w:val="0"/>
                <w:sz w:val="20"/>
                <w:szCs w:val="20"/>
                <w:lang w:val="es-ES" w:eastAsia="es-ES" w:bidi="ar-SA"/>
              </w:rPr>
              <w:t>2</w:t>
            </w:r>
          </w:p>
        </w:tc>
        <w:tc>
          <w:tcPr>
            <w:tcW w:w="112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ins w:id="190" w:author="usuario" w:date="2026-04-13T19:16:00Z">
              <w:r>
                <w:rPr>
                  <w:rFonts w:cs="Calibri" w:ascii="Calibri" w:hAnsi="Calibri"/>
                  <w:color w:val="000000"/>
                  <w:kern w:val="0"/>
                  <w:sz w:val="20"/>
                  <w:szCs w:val="20"/>
                  <w:lang w:val="es-ES" w:eastAsia="es-ES" w:bidi="ar-SA"/>
                </w:rPr>
                <w:t>2</w:t>
              </w:r>
            </w:ins>
          </w:p>
        </w:tc>
        <w:tc>
          <w:tcPr>
            <w:tcW w:w="4184"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Arial" w:ascii="Arial" w:hAnsi="Arial"/>
                <w:color w:val="000000"/>
                <w:kern w:val="0"/>
                <w:sz w:val="20"/>
                <w:szCs w:val="20"/>
                <w:lang w:bidi="ar-SA"/>
              </w:rPr>
              <w:t>Representa el conjunto de indicaciones terapéuticas asociadas a una prescripción. Describe el tratamiento que debe seguir el paciente bajo supervisión médica.</w:t>
            </w:r>
          </w:p>
        </w:tc>
      </w:tr>
      <w:tr>
        <w:trPr/>
        <w:tc>
          <w:tcPr>
            <w:tcW w:w="182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b/>
                <w:bCs/>
                <w:color w:val="000000"/>
                <w:kern w:val="0"/>
                <w:sz w:val="20"/>
                <w:szCs w:val="20"/>
                <w:lang w:val="es-ES" w:eastAsia="es-ES" w:bidi="ar-SA"/>
              </w:rPr>
              <w:t>Horario</w:t>
            </w:r>
          </w:p>
        </w:tc>
        <w:tc>
          <w:tcPr>
            <w:tcW w:w="1261"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r>
              <w:rPr>
                <w:rFonts w:cs="Calibri" w:ascii="Calibri" w:hAnsi="Calibri"/>
                <w:color w:val="000000"/>
                <w:kern w:val="0"/>
                <w:sz w:val="20"/>
                <w:szCs w:val="20"/>
                <w:lang w:val="es-ES" w:eastAsia="es-ES" w:bidi="ar-SA"/>
              </w:rPr>
              <w:t>4</w:t>
            </w:r>
            <w:del w:id="191" w:author="Elena Monutti" w:date="2026-04-13T20:56:00Z">
              <w:r>
                <w:rPr>
                  <w:rFonts w:cs="Calibri" w:ascii="Calibri" w:hAnsi="Calibri"/>
                  <w:color w:val="000000"/>
                  <w:kern w:val="0"/>
                  <w:sz w:val="20"/>
                  <w:szCs w:val="20"/>
                  <w:lang w:val="es-ES" w:eastAsia="es-ES" w:bidi="ar-SA"/>
                </w:rPr>
                <w:delText>5</w:delText>
              </w:r>
            </w:del>
          </w:p>
        </w:tc>
        <w:tc>
          <w:tcPr>
            <w:tcW w:w="963"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r>
              <w:rPr>
                <w:rFonts w:cs="Calibri" w:ascii="Calibri" w:hAnsi="Calibri"/>
                <w:color w:val="000000"/>
                <w:kern w:val="0"/>
                <w:sz w:val="20"/>
                <w:szCs w:val="20"/>
                <w:lang w:val="es-ES" w:eastAsia="es-ES" w:bidi="ar-SA"/>
              </w:rPr>
              <w:t>1</w:t>
            </w:r>
          </w:p>
        </w:tc>
        <w:tc>
          <w:tcPr>
            <w:tcW w:w="1121"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Calibri" w:ascii="Calibri" w:hAnsi="Calibri"/>
                <w:color w:val="000000"/>
                <w:kern w:val="0"/>
                <w:sz w:val="20"/>
                <w:szCs w:val="20"/>
                <w:lang w:val="es-ES" w:eastAsia="es-ES" w:bidi="ar-SA"/>
              </w:rPr>
              <w:t>10</w:t>
            </w:r>
          </w:p>
        </w:tc>
        <w:tc>
          <w:tcPr>
            <w:tcW w:w="4184" w:type="dxa"/>
            <w:tcBorders/>
            <w:vAlign w:val="center"/>
          </w:tcPr>
          <w:p>
            <w:pPr>
              <w:pStyle w:val="NormalWeb"/>
              <w:widowControl/>
              <w:suppressAutoHyphens w:val="true"/>
              <w:spacing w:beforeAutospacing="0" w:before="120" w:afterAutospacing="0" w:after="120"/>
              <w:jc w:val="center"/>
              <w:pPrChange w:id="0" w:author="Elena Monutti" w:date="2026-04-13T19:08:00Z">
                <w:pPr>
                  <w:pStyle w:val="NormalWeb"/>
                  <w:spacing w:beforeAutospacing="0" w:before="120" w:afterAutospacing="0" w:after="120"/>
                </w:pPr>
              </w:pPrChange>
              <w:rPr>
                <w:rFonts w:ascii="Arial" w:hAnsi="Arial" w:cs="Arial"/>
                <w:color w:val="000000"/>
                <w:sz w:val="20"/>
                <w:szCs w:val="20"/>
              </w:rPr>
            </w:pPr>
            <w:r>
              <w:rPr>
                <w:rFonts w:cs="Arial" w:ascii="Arial" w:hAnsi="Arial"/>
                <w:color w:val="000000"/>
                <w:kern w:val="0"/>
                <w:sz w:val="20"/>
                <w:szCs w:val="20"/>
                <w:lang w:bidi="ar-SA"/>
              </w:rPr>
              <w:t>Representa los turnos de trabajo del personal de salud. Define los días y horarios en los que médicos y enfermeras están disponibles.</w:t>
            </w:r>
          </w:p>
        </w:tc>
      </w:tr>
      <w:tr>
        <w:trPr>
          <w:ins w:id="192" w:author="Elena Monutti" w:date="2026-04-13T20:58:00Z"/>
        </w:trPr>
        <w:tc>
          <w:tcPr>
            <w:tcW w:w="1821"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lang w:val="es-ES" w:eastAsia="es-ES"/>
              </w:rPr>
            </w:pPr>
            <w:ins w:id="193" w:author="Elena Monutti" w:date="2026-04-13T20:58:00Z">
              <w:r>
                <w:rPr>
                  <w:rFonts w:cs="Calibri" w:ascii="Calibri" w:hAnsi="Calibri"/>
                  <w:b/>
                  <w:bCs/>
                  <w:color w:val="000000"/>
                  <w:kern w:val="0"/>
                  <w:sz w:val="20"/>
                  <w:szCs w:val="20"/>
                  <w:lang w:val="es-ES" w:eastAsia="es-ES" w:bidi="ar-SA"/>
                </w:rPr>
                <w:t>Horario_Médico</w:t>
              </w:r>
            </w:ins>
          </w:p>
        </w:tc>
        <w:tc>
          <w:tcPr>
            <w:tcW w:w="126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lang w:val="es-ES" w:eastAsia="es-ES"/>
              </w:rPr>
            </w:pPr>
            <w:r>
              <w:rPr>
                <w:rFonts w:cs="Calibri" w:ascii="Calibri" w:hAnsi="Calibri"/>
                <w:color w:val="000000"/>
                <w:kern w:val="0"/>
                <w:sz w:val="20"/>
                <w:szCs w:val="20"/>
                <w:lang w:val="es-ES" w:eastAsia="es-ES" w:bidi="ar-SA"/>
              </w:rPr>
              <w:t>2</w:t>
            </w:r>
          </w:p>
        </w:tc>
        <w:tc>
          <w:tcPr>
            <w:tcW w:w="963"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lang w:val="es-ES" w:eastAsia="es-ES"/>
              </w:rPr>
            </w:pPr>
            <w:r>
              <w:rPr>
                <w:rFonts w:cs="Calibri" w:ascii="Calibri" w:hAnsi="Calibri"/>
                <w:color w:val="000000"/>
                <w:kern w:val="0"/>
                <w:sz w:val="20"/>
                <w:szCs w:val="20"/>
                <w:lang w:val="es-ES" w:eastAsia="es-ES" w:bidi="ar-SA"/>
              </w:rPr>
              <w:t>2</w:t>
            </w:r>
          </w:p>
        </w:tc>
        <w:tc>
          <w:tcPr>
            <w:tcW w:w="112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lang w:val="es-ES" w:eastAsia="es-ES"/>
              </w:rPr>
            </w:pPr>
            <w:r>
              <w:rPr>
                <w:rFonts w:cs="Calibri" w:ascii="Calibri" w:hAnsi="Calibri"/>
                <w:color w:val="000000"/>
                <w:kern w:val="0"/>
                <w:sz w:val="20"/>
                <w:szCs w:val="20"/>
                <w:lang w:val="es-ES" w:eastAsia="es-ES" w:bidi="ar-SA"/>
              </w:rPr>
              <w:t>2</w:t>
            </w:r>
          </w:p>
        </w:tc>
        <w:tc>
          <w:tcPr>
            <w:tcW w:w="4184"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194" w:author="Elena Monutti" w:date="2026-04-13T20:58:00Z">
              <w:r>
                <w:rPr>
                  <w:rFonts w:cs="Arial" w:ascii="Arial" w:hAnsi="Arial"/>
                  <w:color w:val="000000"/>
                  <w:kern w:val="0"/>
                  <w:sz w:val="20"/>
                  <w:szCs w:val="20"/>
                  <w:lang w:bidi="ar-SA"/>
                </w:rPr>
                <w:t>Representa la relación que hay entre los médicos y su horario de trabajo. Expresa los horarios específicamente de los médicos.</w:t>
              </w:r>
            </w:ins>
          </w:p>
        </w:tc>
      </w:tr>
      <w:tr>
        <w:trPr>
          <w:ins w:id="195" w:author="Elena Monutti" w:date="2026-04-13T20:58:00Z"/>
        </w:trPr>
        <w:tc>
          <w:tcPr>
            <w:tcW w:w="1821"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lang w:val="es-ES" w:eastAsia="es-ES"/>
              </w:rPr>
            </w:pPr>
            <w:ins w:id="196" w:author="Elena Monutti" w:date="2026-04-13T20:58:00Z">
              <w:r>
                <w:rPr>
                  <w:rFonts w:cs="Calibri" w:ascii="Calibri" w:hAnsi="Calibri"/>
                  <w:b/>
                  <w:bCs/>
                  <w:color w:val="000000"/>
                  <w:kern w:val="0"/>
                  <w:sz w:val="20"/>
                  <w:szCs w:val="20"/>
                  <w:lang w:val="es-ES" w:eastAsia="es-ES" w:bidi="ar-SA"/>
                </w:rPr>
                <w:t>Horario_Enfermera</w:t>
              </w:r>
            </w:ins>
          </w:p>
        </w:tc>
        <w:tc>
          <w:tcPr>
            <w:tcW w:w="126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lang w:val="es-ES" w:eastAsia="es-ES"/>
              </w:rPr>
            </w:pPr>
            <w:r>
              <w:rPr>
                <w:rFonts w:cs="Calibri" w:ascii="Calibri" w:hAnsi="Calibri"/>
                <w:color w:val="000000"/>
                <w:kern w:val="0"/>
                <w:sz w:val="20"/>
                <w:szCs w:val="20"/>
                <w:lang w:val="es-ES" w:eastAsia="es-ES" w:bidi="ar-SA"/>
              </w:rPr>
              <w:t>2</w:t>
            </w:r>
          </w:p>
        </w:tc>
        <w:tc>
          <w:tcPr>
            <w:tcW w:w="963"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lang w:val="es-ES" w:eastAsia="es-ES"/>
              </w:rPr>
            </w:pPr>
            <w:r>
              <w:rPr>
                <w:rFonts w:cs="Calibri" w:ascii="Calibri" w:hAnsi="Calibri"/>
                <w:color w:val="000000"/>
                <w:kern w:val="0"/>
                <w:sz w:val="20"/>
                <w:szCs w:val="20"/>
                <w:lang w:val="es-ES" w:eastAsia="es-ES" w:bidi="ar-SA"/>
              </w:rPr>
              <w:t>2</w:t>
            </w:r>
          </w:p>
        </w:tc>
        <w:tc>
          <w:tcPr>
            <w:tcW w:w="112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lang w:val="es-ES" w:eastAsia="es-ES"/>
              </w:rPr>
            </w:pPr>
            <w:r>
              <w:rPr>
                <w:rFonts w:cs="Calibri" w:ascii="Calibri" w:hAnsi="Calibri"/>
                <w:color w:val="000000"/>
                <w:kern w:val="0"/>
                <w:sz w:val="20"/>
                <w:szCs w:val="20"/>
                <w:lang w:val="es-ES" w:eastAsia="es-ES" w:bidi="ar-SA"/>
              </w:rPr>
              <w:t>2</w:t>
            </w:r>
          </w:p>
        </w:tc>
        <w:tc>
          <w:tcPr>
            <w:tcW w:w="4184"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197" w:author="Elena Monutti" w:date="2026-04-13T20:58:00Z">
              <w:r>
                <w:rPr>
                  <w:rFonts w:cs="Arial" w:ascii="Arial" w:hAnsi="Arial"/>
                  <w:color w:val="000000"/>
                  <w:kern w:val="0"/>
                  <w:sz w:val="20"/>
                  <w:szCs w:val="20"/>
                  <w:lang w:bidi="ar-SA"/>
                </w:rPr>
                <w:t>Representa la relación que hay entre las enfermeras y su horario de trabajo. Expresa los horarios específicamente de las enfermeras.</w:t>
              </w:r>
            </w:ins>
          </w:p>
        </w:tc>
      </w:tr>
    </w:tbl>
    <w:p>
      <w:pPr>
        <w:pStyle w:val="NormalWeb"/>
        <w:spacing w:beforeAutospacing="0" w:before="120" w:afterAutospacing="0" w:after="120"/>
        <w:rPr>
          <w:rFonts w:ascii="Arial" w:hAnsi="Arial" w:cs="Arial"/>
          <w:color w:val="000000"/>
          <w:sz w:val="22"/>
          <w:szCs w:val="22"/>
        </w:rPr>
      </w:pPr>
      <w:r>
        <w:rPr>
          <w:rFonts w:cs="Arial" w:ascii="Arial" w:hAnsi="Arial"/>
          <w:color w:val="000000"/>
          <w:sz w:val="22"/>
          <w:szCs w:val="22"/>
        </w:rPr>
      </w:r>
    </w:p>
    <w:p>
      <w:pPr>
        <w:pStyle w:val="NormalWeb"/>
        <w:spacing w:beforeAutospacing="0" w:before="120" w:afterAutospacing="0" w:after="120"/>
        <w:jc w:val="both"/>
        <w:pPrChange w:id="0" w:author="Elena Monutti" w:date="2026-04-13T21:19:00Z">
          <w:pPr>
            <w:pStyle w:val="NormalWeb"/>
            <w:spacing w:beforeAutospacing="0" w:before="120" w:afterAutospacing="0" w:after="120"/>
          </w:pPr>
        </w:pPrChange>
        <w:rPr>
          <w:rFonts w:ascii="Arial" w:hAnsi="Arial" w:cs="Arial"/>
          <w:b/>
          <w:bCs/>
          <w:color w:val="000000"/>
          <w:sz w:val="22"/>
          <w:szCs w:val="22"/>
          <w:ins w:id="198" w:author="usuario" w:date="2026-04-13T19:20:00Z"/>
        </w:rPr>
      </w:pPr>
      <w:r>
        <w:rPr>
          <w:rFonts w:cs="Arial" w:ascii="Arial" w:hAnsi="Arial"/>
          <w:color w:val="000000"/>
          <w:sz w:val="22"/>
          <w:szCs w:val="22"/>
        </w:rPr>
        <w:t> </w:t>
      </w:r>
      <w:r>
        <w:rPr>
          <w:rFonts w:cs="Arial" w:ascii="Arial" w:hAnsi="Arial"/>
          <w:b/>
          <w:bCs/>
          <w:color w:val="000000"/>
          <w:sz w:val="22"/>
          <w:szCs w:val="22"/>
        </w:rPr>
        <w:t>Entidad: Persona</w:t>
      </w:r>
    </w:p>
    <w:p>
      <w:pPr>
        <w:pStyle w:val="NormalWeb"/>
        <w:spacing w:beforeAutospacing="0" w:before="120" w:afterAutospacing="0" w:after="120"/>
        <w:jc w:val="both"/>
        <w:pPrChange w:id="0" w:author="Elena Monutti" w:date="2026-04-13T21:19:00Z">
          <w:pPr>
            <w:pStyle w:val="NormalWeb"/>
            <w:spacing w:beforeAutospacing="0" w:before="120" w:afterAutospacing="0" w:after="120"/>
          </w:pPr>
        </w:pPrChange>
        <w:rPr>
          <w:rFonts w:ascii="Arial" w:hAnsi="Arial" w:cs="Arial"/>
          <w:b/>
          <w:bCs/>
          <w:color w:val="000000"/>
          <w:sz w:val="22"/>
          <w:szCs w:val="22"/>
        </w:rPr>
      </w:pPr>
      <w:r>
        <w:rPr>
          <w:rFonts w:cs="Arial" w:ascii="Arial" w:hAnsi="Arial"/>
          <w:b/>
          <w:bCs/>
          <w:color w:val="000000"/>
          <w:sz w:val="22"/>
          <w:szCs w:val="22"/>
        </w:rPr>
        <w:t xml:space="preserve">Clave Primaria: DNI </w:t>
      </w:r>
    </w:p>
    <w:tbl>
      <w:tblPr>
        <w:tblStyle w:val="Tablaconcuadrcula"/>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96"/>
        <w:gridCol w:w="1280"/>
        <w:gridCol w:w="976"/>
        <w:gridCol w:w="1134"/>
        <w:gridCol w:w="4364"/>
      </w:tblGrid>
      <w:tr>
        <w:trPr>
          <w:ins w:id="199" w:author="usuario" w:date="2026-04-13T19:17:00Z"/>
        </w:trPr>
        <w:tc>
          <w:tcPr>
            <w:tcW w:w="1596"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200" w:author="usuario" w:date="2026-04-13T19:20:00Z">
              <w:r>
                <w:rPr>
                  <w:rFonts w:cs="Calibri" w:ascii="Calibri" w:hAnsi="Calibri"/>
                  <w:b/>
                  <w:bCs/>
                  <w:color w:val="000000"/>
                  <w:kern w:val="0"/>
                  <w:sz w:val="20"/>
                  <w:szCs w:val="20"/>
                  <w:lang w:bidi="ar-SA"/>
                </w:rPr>
                <w:t>Atributos</w:t>
              </w:r>
            </w:ins>
          </w:p>
        </w:tc>
        <w:tc>
          <w:tcPr>
            <w:tcW w:w="1280"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201" w:author="usuario" w:date="2026-04-13T19:20:00Z">
              <w:r>
                <w:rPr>
                  <w:rFonts w:cs="Calibri" w:ascii="Calibri" w:hAnsi="Calibri"/>
                  <w:b/>
                  <w:bCs/>
                  <w:color w:val="000000"/>
                  <w:kern w:val="0"/>
                  <w:sz w:val="20"/>
                  <w:szCs w:val="20"/>
                  <w:lang w:bidi="ar-SA"/>
                </w:rPr>
                <w:t>Tipo de datos</w:t>
              </w:r>
            </w:ins>
          </w:p>
        </w:tc>
        <w:tc>
          <w:tcPr>
            <w:tcW w:w="976"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202" w:author="usuario" w:date="2026-04-13T19:20:00Z">
              <w:r>
                <w:rPr>
                  <w:rFonts w:cs="Calibri" w:ascii="Calibri" w:hAnsi="Calibri"/>
                  <w:b/>
                  <w:bCs/>
                  <w:color w:val="000000"/>
                  <w:kern w:val="0"/>
                  <w:sz w:val="20"/>
                  <w:szCs w:val="20"/>
                  <w:lang w:bidi="ar-SA"/>
                </w:rPr>
                <w:t>Permite NULL</w:t>
              </w:r>
            </w:ins>
          </w:p>
        </w:tc>
        <w:tc>
          <w:tcPr>
            <w:tcW w:w="1134"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203" w:author="usuario" w:date="2026-04-13T19:20:00Z">
              <w:r>
                <w:rPr>
                  <w:rFonts w:cs="Calibri" w:ascii="Calibri" w:hAnsi="Calibri"/>
                  <w:b/>
                  <w:bCs/>
                  <w:color w:val="000000"/>
                  <w:kern w:val="0"/>
                  <w:sz w:val="20"/>
                  <w:szCs w:val="20"/>
                  <w:lang w:bidi="ar-SA"/>
                </w:rPr>
                <w:t>Valores posibles</w:t>
              </w:r>
            </w:ins>
          </w:p>
        </w:tc>
        <w:tc>
          <w:tcPr>
            <w:tcW w:w="4364"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204" w:author="usuario" w:date="2026-04-13T19:17:00Z">
              <w:r>
                <w:rPr>
                  <w:rFonts w:cs="Calibri" w:ascii="Calibri" w:hAnsi="Calibri"/>
                  <w:b/>
                  <w:bCs/>
                  <w:color w:val="000000"/>
                  <w:kern w:val="0"/>
                  <w:sz w:val="20"/>
                  <w:szCs w:val="20"/>
                  <w:lang w:bidi="ar-SA"/>
                </w:rPr>
                <w:t>Descripción</w:t>
              </w:r>
            </w:ins>
          </w:p>
        </w:tc>
      </w:tr>
      <w:tr>
        <w:trPr>
          <w:ins w:id="205" w:author="usuario" w:date="2026-04-13T19:21:00Z"/>
        </w:trPr>
        <w:tc>
          <w:tcPr>
            <w:tcW w:w="1596"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206" w:author="usuario" w:date="2026-04-13T19:21:00Z">
              <w:r>
                <w:rPr>
                  <w:rFonts w:cs="Calibri" w:ascii="Calibri" w:hAnsi="Calibri"/>
                  <w:b/>
                  <w:bCs/>
                  <w:color w:val="000000"/>
                  <w:kern w:val="0"/>
                  <w:sz w:val="20"/>
                  <w:szCs w:val="20"/>
                  <w:lang w:val="es-ES" w:eastAsia="es-ES" w:bidi="ar-SA"/>
                </w:rPr>
                <w:t>DNI</w:t>
              </w:r>
            </w:ins>
          </w:p>
        </w:tc>
        <w:tc>
          <w:tcPr>
            <w:tcW w:w="1280"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207" w:author="usuario" w:date="2026-04-13T19:21:00Z">
              <w:r>
                <w:rPr>
                  <w:rFonts w:cs="Calibri" w:ascii="Calibri" w:hAnsi="Calibri"/>
                  <w:color w:val="000000"/>
                  <w:kern w:val="0"/>
                  <w:sz w:val="20"/>
                  <w:szCs w:val="20"/>
                  <w:lang w:val="es-ES" w:eastAsia="es-ES" w:bidi="ar-SA"/>
                </w:rPr>
                <w:t>INT / B</w:t>
              </w:r>
            </w:ins>
            <w:r>
              <w:rPr>
                <w:rFonts w:cs="Calibri" w:ascii="Calibri" w:hAnsi="Calibri"/>
                <w:color w:val="000000"/>
                <w:kern w:val="0"/>
                <w:sz w:val="20"/>
                <w:szCs w:val="20"/>
                <w:lang w:val="es-ES" w:eastAsia="es-ES" w:bidi="ar-SA"/>
              </w:rPr>
              <w:t>I</w:t>
            </w:r>
            <w:ins w:id="208" w:author="usuario" w:date="2026-04-13T19:21:00Z">
              <w:r>
                <w:rPr>
                  <w:rFonts w:cs="Calibri" w:ascii="Calibri" w:hAnsi="Calibri"/>
                  <w:color w:val="000000"/>
                  <w:kern w:val="0"/>
                  <w:sz w:val="20"/>
                  <w:szCs w:val="20"/>
                  <w:lang w:val="es-ES" w:eastAsia="es-ES" w:bidi="ar-SA"/>
                </w:rPr>
                <w:t>GINT</w:t>
              </w:r>
            </w:ins>
          </w:p>
        </w:tc>
        <w:tc>
          <w:tcPr>
            <w:tcW w:w="976"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209" w:author="usuario" w:date="2026-04-13T19:21:00Z">
              <w:r>
                <w:rPr>
                  <w:rFonts w:cs="Arial" w:ascii="Arial" w:hAnsi="Arial"/>
                  <w:color w:val="000000"/>
                  <w:kern w:val="0"/>
                  <w:sz w:val="20"/>
                  <w:szCs w:val="20"/>
                  <w:lang w:bidi="ar-SA"/>
                </w:rPr>
                <w:t>NO</w:t>
              </w:r>
            </w:ins>
          </w:p>
        </w:tc>
        <w:tc>
          <w:tcPr>
            <w:tcW w:w="1134"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210" w:author="usuario" w:date="2026-04-13T19:21:00Z">
              <w:r>
                <w:rPr>
                  <w:rFonts w:cs="Arial" w:ascii="Arial" w:hAnsi="Arial"/>
                  <w:color w:val="000000"/>
                  <w:kern w:val="0"/>
                  <w:sz w:val="20"/>
                  <w:szCs w:val="20"/>
                  <w:lang w:bidi="ar-SA"/>
                </w:rPr>
                <w:t>-</w:t>
              </w:r>
            </w:ins>
          </w:p>
        </w:tc>
        <w:tc>
          <w:tcPr>
            <w:tcW w:w="436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11" w:author="usuario" w:date="2026-04-13T19:21:00Z">
              <w:r>
                <w:rPr>
                  <w:rFonts w:cs="Calibri" w:ascii="Calibri" w:hAnsi="Calibri"/>
                  <w:color w:val="000000"/>
                  <w:kern w:val="0"/>
                  <w:sz w:val="20"/>
                  <w:szCs w:val="20"/>
                  <w:lang w:bidi="ar-SA"/>
                </w:rPr>
                <w:t>Identificador único de cada persona</w:t>
              </w:r>
            </w:ins>
          </w:p>
        </w:tc>
      </w:tr>
      <w:tr>
        <w:trPr>
          <w:ins w:id="212" w:author="usuario" w:date="2026-04-13T19:21:00Z"/>
        </w:trPr>
        <w:tc>
          <w:tcPr>
            <w:tcW w:w="1596"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213" w:author="usuario" w:date="2026-04-13T19:21:00Z">
              <w:r>
                <w:rPr>
                  <w:rFonts w:cs="Calibri" w:ascii="Calibri" w:hAnsi="Calibri"/>
                  <w:b/>
                  <w:bCs/>
                  <w:color w:val="000000"/>
                  <w:kern w:val="0"/>
                  <w:sz w:val="20"/>
                  <w:szCs w:val="20"/>
                  <w:lang w:bidi="ar-SA"/>
                </w:rPr>
                <w:t>Nombre</w:t>
              </w:r>
            </w:ins>
          </w:p>
        </w:tc>
        <w:tc>
          <w:tcPr>
            <w:tcW w:w="128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14" w:author="usuario" w:date="2026-04-13T19:21:00Z">
              <w:r>
                <w:rPr>
                  <w:rFonts w:cs="Calibri" w:ascii="Calibri" w:hAnsi="Calibri"/>
                  <w:color w:val="000000"/>
                  <w:kern w:val="0"/>
                  <w:sz w:val="20"/>
                  <w:szCs w:val="20"/>
                  <w:lang w:bidi="ar-SA"/>
                </w:rPr>
                <w:t>VARCHAR (50)</w:t>
              </w:r>
            </w:ins>
          </w:p>
        </w:tc>
        <w:tc>
          <w:tcPr>
            <w:tcW w:w="976"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15" w:author="usuario" w:date="2026-04-13T19:21:00Z">
              <w:r>
                <w:rPr>
                  <w:rFonts w:cs="Calibri" w:ascii="Calibri" w:hAnsi="Calibri"/>
                  <w:color w:val="000000"/>
                  <w:kern w:val="0"/>
                  <w:sz w:val="20"/>
                  <w:szCs w:val="20"/>
                  <w:lang w:bidi="ar-SA"/>
                </w:rPr>
                <w:t>NO</w:t>
              </w:r>
            </w:ins>
          </w:p>
        </w:tc>
        <w:tc>
          <w:tcPr>
            <w:tcW w:w="113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16" w:author="usuario" w:date="2026-04-13T19:21:00Z">
              <w:r>
                <w:rPr>
                  <w:rFonts w:cs="Calibri" w:ascii="Calibri" w:hAnsi="Calibri"/>
                  <w:color w:val="000000"/>
                  <w:kern w:val="0"/>
                  <w:sz w:val="20"/>
                  <w:szCs w:val="20"/>
                  <w:lang w:bidi="ar-SA"/>
                </w:rPr>
                <w:t>-</w:t>
              </w:r>
            </w:ins>
          </w:p>
        </w:tc>
        <w:tc>
          <w:tcPr>
            <w:tcW w:w="436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17" w:author="usuario" w:date="2026-04-13T19:21:00Z">
              <w:r>
                <w:rPr>
                  <w:rFonts w:cs="Calibri" w:ascii="Calibri" w:hAnsi="Calibri"/>
                  <w:color w:val="000000"/>
                  <w:kern w:val="0"/>
                  <w:sz w:val="20"/>
                  <w:szCs w:val="20"/>
                  <w:lang w:bidi="ar-SA"/>
                </w:rPr>
                <w:t>Nombre de la persona</w:t>
              </w:r>
            </w:ins>
          </w:p>
        </w:tc>
      </w:tr>
      <w:tr>
        <w:trPr>
          <w:ins w:id="218" w:author="usuario" w:date="2026-04-13T19:23:00Z"/>
        </w:trPr>
        <w:tc>
          <w:tcPr>
            <w:tcW w:w="1596"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219" w:author="usuario" w:date="2026-04-13T19:23:00Z">
              <w:r>
                <w:rPr>
                  <w:rFonts w:cs="Calibri" w:ascii="Calibri" w:hAnsi="Calibri"/>
                  <w:b/>
                  <w:bCs/>
                  <w:color w:val="000000"/>
                  <w:kern w:val="0"/>
                  <w:sz w:val="20"/>
                  <w:szCs w:val="20"/>
                  <w:lang w:bidi="ar-SA"/>
                </w:rPr>
                <w:t>Apellido</w:t>
              </w:r>
            </w:ins>
          </w:p>
        </w:tc>
        <w:tc>
          <w:tcPr>
            <w:tcW w:w="128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20" w:author="usuario" w:date="2026-04-13T19:23:00Z">
              <w:r>
                <w:rPr>
                  <w:rFonts w:cs="Calibri" w:ascii="Calibri" w:hAnsi="Calibri"/>
                  <w:color w:val="000000"/>
                  <w:kern w:val="0"/>
                  <w:sz w:val="20"/>
                  <w:szCs w:val="20"/>
                  <w:lang w:bidi="ar-SA"/>
                </w:rPr>
                <w:t>VARCHAR (50)</w:t>
              </w:r>
            </w:ins>
          </w:p>
        </w:tc>
        <w:tc>
          <w:tcPr>
            <w:tcW w:w="976"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21" w:author="usuario" w:date="2026-04-13T19:23:00Z">
              <w:r>
                <w:rPr>
                  <w:rFonts w:cs="Calibri" w:ascii="Calibri" w:hAnsi="Calibri"/>
                  <w:color w:val="000000"/>
                  <w:kern w:val="0"/>
                  <w:sz w:val="20"/>
                  <w:szCs w:val="20"/>
                  <w:lang w:bidi="ar-SA"/>
                </w:rPr>
                <w:t>NO</w:t>
              </w:r>
            </w:ins>
          </w:p>
        </w:tc>
        <w:tc>
          <w:tcPr>
            <w:tcW w:w="113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22" w:author="usuario" w:date="2026-04-13T19:23:00Z">
              <w:r>
                <w:rPr>
                  <w:rFonts w:cs="Calibri" w:ascii="Calibri" w:hAnsi="Calibri"/>
                  <w:color w:val="000000"/>
                  <w:kern w:val="0"/>
                  <w:sz w:val="20"/>
                  <w:szCs w:val="20"/>
                  <w:lang w:bidi="ar-SA"/>
                </w:rPr>
                <w:t>-</w:t>
              </w:r>
            </w:ins>
          </w:p>
        </w:tc>
        <w:tc>
          <w:tcPr>
            <w:tcW w:w="436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23" w:author="usuario" w:date="2026-04-13T19:23:00Z">
              <w:r>
                <w:rPr>
                  <w:rFonts w:cs="Calibri" w:ascii="Calibri" w:hAnsi="Calibri"/>
                  <w:color w:val="000000"/>
                  <w:kern w:val="0"/>
                  <w:sz w:val="20"/>
                  <w:szCs w:val="20"/>
                  <w:lang w:bidi="ar-SA"/>
                </w:rPr>
                <w:t>Apellido de la persona</w:t>
              </w:r>
            </w:ins>
          </w:p>
        </w:tc>
      </w:tr>
      <w:tr>
        <w:trPr>
          <w:ins w:id="224" w:author="usuario" w:date="2026-04-13T19:23:00Z"/>
        </w:trPr>
        <w:tc>
          <w:tcPr>
            <w:tcW w:w="1596"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25" w:author="usuario" w:date="2026-04-13T19:23:00Z">
              <w:r>
                <w:rPr>
                  <w:rFonts w:cs="Calibri" w:ascii="Calibri" w:hAnsi="Calibri"/>
                  <w:b/>
                  <w:bCs/>
                  <w:color w:val="000000"/>
                  <w:kern w:val="0"/>
                  <w:sz w:val="20"/>
                  <w:szCs w:val="20"/>
                  <w:lang w:val="es-ES" w:eastAsia="es-ES" w:bidi="ar-SA"/>
                </w:rPr>
                <w:t>Teléfono</w:t>
              </w:r>
            </w:ins>
          </w:p>
        </w:tc>
        <w:tc>
          <w:tcPr>
            <w:tcW w:w="128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26" w:author="usuario" w:date="2026-04-13T19:23:00Z">
              <w:r>
                <w:rPr>
                  <w:rFonts w:cs="Calibri" w:ascii="Calibri" w:hAnsi="Calibri"/>
                  <w:color w:val="000000"/>
                  <w:kern w:val="0"/>
                  <w:sz w:val="20"/>
                  <w:szCs w:val="20"/>
                  <w:lang w:bidi="ar-SA"/>
                </w:rPr>
                <w:t>VARCHAR (20)</w:t>
              </w:r>
            </w:ins>
          </w:p>
        </w:tc>
        <w:tc>
          <w:tcPr>
            <w:tcW w:w="976"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27" w:author="usuario" w:date="2026-04-13T19:23:00Z">
              <w:r>
                <w:rPr>
                  <w:rFonts w:cs="Calibri" w:ascii="Calibri" w:hAnsi="Calibri"/>
                  <w:color w:val="000000"/>
                  <w:kern w:val="0"/>
                  <w:sz w:val="20"/>
                  <w:szCs w:val="20"/>
                  <w:lang w:bidi="ar-SA"/>
                </w:rPr>
                <w:t>SI</w:t>
              </w:r>
            </w:ins>
          </w:p>
        </w:tc>
        <w:tc>
          <w:tcPr>
            <w:tcW w:w="113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28" w:author="usuario" w:date="2026-04-13T19:25:00Z">
              <w:r>
                <w:rPr>
                  <w:rFonts w:cs="Calibri" w:ascii="Calibri" w:hAnsi="Calibri"/>
                  <w:color w:val="000000"/>
                  <w:kern w:val="0"/>
                  <w:sz w:val="20"/>
                  <w:szCs w:val="20"/>
                  <w:lang w:bidi="ar-SA"/>
                </w:rPr>
                <w:t>-</w:t>
              </w:r>
            </w:ins>
          </w:p>
        </w:tc>
        <w:tc>
          <w:tcPr>
            <w:tcW w:w="436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29" w:author="usuario" w:date="2026-04-13T19:25:00Z">
              <w:r>
                <w:rPr>
                  <w:rFonts w:cs="Calibri" w:ascii="Calibri" w:hAnsi="Calibri"/>
                  <w:color w:val="000000"/>
                  <w:kern w:val="0"/>
                  <w:sz w:val="20"/>
                  <w:szCs w:val="20"/>
                  <w:lang w:bidi="ar-SA"/>
                </w:rPr>
                <w:t>Número de contacto de la persona</w:t>
              </w:r>
            </w:ins>
          </w:p>
        </w:tc>
      </w:tr>
    </w:tbl>
    <w:p>
      <w:pPr>
        <w:pStyle w:val="NormalWeb"/>
        <w:spacing w:beforeAutospacing="0" w:before="120" w:afterAutospacing="0" w:after="120"/>
        <w:rPr>
          <w:color w:val="000000"/>
          <w:sz w:val="27"/>
          <w:szCs w:val="27"/>
        </w:rPr>
      </w:pPr>
      <w:r>
        <w:rPr>
          <w:color w:val="000000"/>
          <w:sz w:val="27"/>
          <w:szCs w:val="27"/>
        </w:rPr>
      </w:r>
    </w:p>
    <w:p>
      <w:pPr>
        <w:pStyle w:val="NormalWeb"/>
        <w:spacing w:beforeAutospacing="0" w:before="120" w:afterAutospacing="0" w:after="120"/>
        <w:jc w:val="both"/>
        <w:rPr>
          <w:rFonts w:ascii="Arial" w:hAnsi="Arial" w:cs="Arial"/>
          <w:b/>
          <w:bCs/>
          <w:color w:val="000000"/>
          <w:sz w:val="22"/>
          <w:szCs w:val="22"/>
        </w:rPr>
      </w:pPr>
      <w:r>
        <w:rPr>
          <w:rFonts w:cs="Arial" w:ascii="Arial" w:hAnsi="Arial"/>
          <w:b/>
          <w:bCs/>
          <w:color w:val="000000"/>
          <w:sz w:val="22"/>
          <w:szCs w:val="22"/>
        </w:rPr>
      </w:r>
    </w:p>
    <w:p>
      <w:pPr>
        <w:pStyle w:val="NormalWeb"/>
        <w:spacing w:beforeAutospacing="0" w:before="120" w:afterAutospacing="0" w:after="120"/>
        <w:jc w:val="both"/>
        <w:rPr>
          <w:rFonts w:ascii="Arial" w:hAnsi="Arial" w:cs="Arial"/>
          <w:b/>
          <w:bCs/>
          <w:color w:val="000000"/>
          <w:sz w:val="22"/>
          <w:szCs w:val="22"/>
        </w:rPr>
      </w:pPr>
      <w:r>
        <w:rPr>
          <w:rFonts w:cs="Arial" w:ascii="Arial" w:hAnsi="Arial"/>
          <w:b/>
          <w:bCs/>
          <w:color w:val="000000"/>
          <w:sz w:val="22"/>
          <w:szCs w:val="22"/>
        </w:rPr>
      </w:r>
    </w:p>
    <w:p>
      <w:pPr>
        <w:pStyle w:val="NormalWeb"/>
        <w:spacing w:beforeAutospacing="0" w:before="120" w:afterAutospacing="0" w:after="120"/>
        <w:jc w:val="both"/>
        <w:rPr>
          <w:rFonts w:ascii="Arial" w:hAnsi="Arial" w:cs="Arial"/>
          <w:b/>
          <w:bCs/>
          <w:color w:val="000000"/>
          <w:sz w:val="22"/>
          <w:szCs w:val="22"/>
        </w:rPr>
      </w:pPr>
      <w:r>
        <w:rPr>
          <w:rFonts w:cs="Arial" w:ascii="Arial" w:hAnsi="Arial"/>
          <w:b/>
          <w:bCs/>
          <w:color w:val="000000"/>
          <w:sz w:val="22"/>
          <w:szCs w:val="22"/>
        </w:rPr>
      </w:r>
    </w:p>
    <w:p>
      <w:pPr>
        <w:pStyle w:val="NormalWeb"/>
        <w:spacing w:beforeAutospacing="0" w:before="120" w:afterAutospacing="0" w:after="120"/>
        <w:jc w:val="both"/>
        <w:pPrChange w:id="0" w:author="Elena Monutti" w:date="2026-04-13T21:19:00Z">
          <w:pPr>
            <w:pStyle w:val="NormalWeb"/>
            <w:spacing w:beforeAutospacing="0" w:before="120" w:afterAutospacing="0" w:after="120"/>
          </w:pPr>
        </w:pPrChange>
        <w:rPr>
          <w:rFonts w:ascii="Arial" w:hAnsi="Arial" w:cs="Arial"/>
          <w:b/>
          <w:bCs/>
          <w:color w:val="000000"/>
          <w:sz w:val="22"/>
          <w:szCs w:val="22"/>
          <w:ins w:id="230" w:author="usuario" w:date="2026-04-13T19:25:00Z"/>
        </w:rPr>
      </w:pPr>
      <w:r>
        <w:rPr>
          <w:rFonts w:cs="Arial" w:ascii="Arial" w:hAnsi="Arial"/>
          <w:b/>
          <w:bCs/>
          <w:color w:val="000000"/>
          <w:sz w:val="22"/>
          <w:szCs w:val="22"/>
        </w:rPr>
        <w:t>Entidad: Paciente</w:t>
      </w:r>
    </w:p>
    <w:p>
      <w:pPr>
        <w:pStyle w:val="NormalWeb"/>
        <w:spacing w:beforeAutospacing="0" w:before="120" w:afterAutospacing="0" w:after="120"/>
        <w:jc w:val="both"/>
        <w:pPrChange w:id="0" w:author="Elena Monutti" w:date="2026-04-13T21:19:00Z">
          <w:pPr>
            <w:pStyle w:val="NormalWeb"/>
            <w:spacing w:beforeAutospacing="0" w:before="120" w:afterAutospacing="0" w:after="120"/>
          </w:pPr>
        </w:pPrChange>
        <w:rPr>
          <w:rFonts w:ascii="Arial" w:hAnsi="Arial" w:cs="Arial"/>
          <w:color w:val="000000"/>
          <w:sz w:val="22"/>
          <w:szCs w:val="22"/>
        </w:rPr>
      </w:pPr>
      <w:ins w:id="231" w:author="usuario" w:date="2026-04-13T19:25:00Z">
        <w:r>
          <w:rPr>
            <w:rFonts w:cs="Arial" w:ascii="Arial" w:hAnsi="Arial"/>
            <w:b/>
            <w:bCs/>
            <w:color w:val="000000"/>
            <w:sz w:val="22"/>
            <w:szCs w:val="22"/>
          </w:rPr>
          <w:t xml:space="preserve">Clave Primaria: DNI </w:t>
        </w:r>
      </w:ins>
      <w:ins w:id="232" w:author="usuario" w:date="2026-04-13T19:26:00Z">
        <w:r>
          <w:rPr>
            <w:rFonts w:cs="Arial" w:ascii="Arial" w:hAnsi="Arial"/>
            <w:color w:val="000000"/>
            <w:sz w:val="22"/>
            <w:szCs w:val="22"/>
          </w:rPr>
          <w:t xml:space="preserve">(heredada de persona) </w:t>
        </w:r>
      </w:ins>
    </w:p>
    <w:tbl>
      <w:tblPr>
        <w:tblStyle w:val="Tablaconcuadrcula"/>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96"/>
        <w:gridCol w:w="1280"/>
        <w:gridCol w:w="976"/>
        <w:gridCol w:w="1134"/>
        <w:gridCol w:w="4364"/>
      </w:tblGrid>
      <w:tr>
        <w:trPr>
          <w:ins w:id="233" w:author="usuario" w:date="2026-04-13T19:26:00Z"/>
        </w:trPr>
        <w:tc>
          <w:tcPr>
            <w:tcW w:w="1596"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234" w:author="usuario" w:date="2026-04-13T19:26:00Z">
              <w:r>
                <w:rPr>
                  <w:rFonts w:cs="Calibri" w:ascii="Calibri" w:hAnsi="Calibri"/>
                  <w:b/>
                  <w:bCs/>
                  <w:color w:val="000000"/>
                  <w:kern w:val="0"/>
                  <w:sz w:val="20"/>
                  <w:szCs w:val="20"/>
                  <w:lang w:bidi="ar-SA"/>
                </w:rPr>
                <w:t>Atributos</w:t>
              </w:r>
            </w:ins>
          </w:p>
        </w:tc>
        <w:tc>
          <w:tcPr>
            <w:tcW w:w="1280"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235" w:author="usuario" w:date="2026-04-13T19:26:00Z">
              <w:r>
                <w:rPr>
                  <w:rFonts w:cs="Calibri" w:ascii="Calibri" w:hAnsi="Calibri"/>
                  <w:b/>
                  <w:bCs/>
                  <w:color w:val="000000"/>
                  <w:kern w:val="0"/>
                  <w:sz w:val="20"/>
                  <w:szCs w:val="20"/>
                  <w:lang w:bidi="ar-SA"/>
                </w:rPr>
                <w:t>Tipo de datos</w:t>
              </w:r>
            </w:ins>
          </w:p>
        </w:tc>
        <w:tc>
          <w:tcPr>
            <w:tcW w:w="976"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236" w:author="usuario" w:date="2026-04-13T19:26:00Z">
              <w:r>
                <w:rPr>
                  <w:rFonts w:cs="Calibri" w:ascii="Calibri" w:hAnsi="Calibri"/>
                  <w:b/>
                  <w:bCs/>
                  <w:color w:val="000000"/>
                  <w:kern w:val="0"/>
                  <w:sz w:val="20"/>
                  <w:szCs w:val="20"/>
                  <w:lang w:bidi="ar-SA"/>
                </w:rPr>
                <w:t>Permite NULL</w:t>
              </w:r>
            </w:ins>
          </w:p>
        </w:tc>
        <w:tc>
          <w:tcPr>
            <w:tcW w:w="1134"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237" w:author="usuario" w:date="2026-04-13T19:26:00Z">
              <w:r>
                <w:rPr>
                  <w:rFonts w:cs="Calibri" w:ascii="Calibri" w:hAnsi="Calibri"/>
                  <w:b/>
                  <w:bCs/>
                  <w:color w:val="000000"/>
                  <w:kern w:val="0"/>
                  <w:sz w:val="20"/>
                  <w:szCs w:val="20"/>
                  <w:lang w:bidi="ar-SA"/>
                </w:rPr>
                <w:t>Valores posibles</w:t>
              </w:r>
            </w:ins>
          </w:p>
        </w:tc>
        <w:tc>
          <w:tcPr>
            <w:tcW w:w="4364"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238" w:author="usuario" w:date="2026-04-13T19:26:00Z">
              <w:r>
                <w:rPr>
                  <w:rFonts w:cs="Calibri" w:ascii="Calibri" w:hAnsi="Calibri"/>
                  <w:b/>
                  <w:bCs/>
                  <w:color w:val="000000"/>
                  <w:kern w:val="0"/>
                  <w:sz w:val="20"/>
                  <w:szCs w:val="20"/>
                  <w:lang w:bidi="ar-SA"/>
                </w:rPr>
                <w:t>Descripción</w:t>
              </w:r>
            </w:ins>
          </w:p>
        </w:tc>
      </w:tr>
      <w:tr>
        <w:trPr>
          <w:ins w:id="239" w:author="usuario" w:date="2026-04-13T19:26:00Z"/>
        </w:trPr>
        <w:tc>
          <w:tcPr>
            <w:tcW w:w="1596"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240" w:author="usuario" w:date="2026-04-13T19:26:00Z">
              <w:r>
                <w:rPr>
                  <w:rFonts w:cs="Calibri" w:ascii="Calibri" w:hAnsi="Calibri"/>
                  <w:b/>
                  <w:bCs/>
                  <w:color w:val="000000"/>
                  <w:kern w:val="0"/>
                  <w:sz w:val="20"/>
                  <w:szCs w:val="20"/>
                  <w:lang w:val="es-ES" w:eastAsia="es-ES" w:bidi="ar-SA"/>
                </w:rPr>
                <w:t>DNI</w:t>
              </w:r>
            </w:ins>
          </w:p>
        </w:tc>
        <w:tc>
          <w:tcPr>
            <w:tcW w:w="1280"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241" w:author="usuario" w:date="2026-04-13T19:26:00Z">
              <w:r>
                <w:rPr>
                  <w:rFonts w:cs="Calibri" w:ascii="Calibri" w:hAnsi="Calibri"/>
                  <w:color w:val="000000"/>
                  <w:kern w:val="0"/>
                  <w:sz w:val="20"/>
                  <w:szCs w:val="20"/>
                  <w:lang w:val="es-ES" w:eastAsia="es-ES" w:bidi="ar-SA"/>
                </w:rPr>
                <w:t>INT / B</w:t>
              </w:r>
            </w:ins>
            <w:r>
              <w:rPr>
                <w:rFonts w:cs="Calibri" w:ascii="Calibri" w:hAnsi="Calibri"/>
                <w:color w:val="000000"/>
                <w:kern w:val="0"/>
                <w:sz w:val="20"/>
                <w:szCs w:val="20"/>
                <w:lang w:val="es-ES" w:eastAsia="es-ES" w:bidi="ar-SA"/>
              </w:rPr>
              <w:t>I</w:t>
            </w:r>
            <w:ins w:id="242" w:author="usuario" w:date="2026-04-13T19:26:00Z">
              <w:r>
                <w:rPr>
                  <w:rFonts w:cs="Calibri" w:ascii="Calibri" w:hAnsi="Calibri"/>
                  <w:color w:val="000000"/>
                  <w:kern w:val="0"/>
                  <w:sz w:val="20"/>
                  <w:szCs w:val="20"/>
                  <w:lang w:val="es-ES" w:eastAsia="es-ES" w:bidi="ar-SA"/>
                </w:rPr>
                <w:t>GINT</w:t>
              </w:r>
            </w:ins>
          </w:p>
        </w:tc>
        <w:tc>
          <w:tcPr>
            <w:tcW w:w="976"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243" w:author="usuario" w:date="2026-04-13T19:26:00Z">
              <w:r>
                <w:rPr>
                  <w:rFonts w:cs="Arial" w:ascii="Arial" w:hAnsi="Arial"/>
                  <w:color w:val="000000"/>
                  <w:kern w:val="0"/>
                  <w:sz w:val="20"/>
                  <w:szCs w:val="20"/>
                  <w:lang w:bidi="ar-SA"/>
                </w:rPr>
                <w:t>NO</w:t>
              </w:r>
            </w:ins>
          </w:p>
        </w:tc>
        <w:tc>
          <w:tcPr>
            <w:tcW w:w="1134"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244" w:author="usuario" w:date="2026-04-13T19:26:00Z">
              <w:r>
                <w:rPr>
                  <w:rFonts w:cs="Arial" w:ascii="Arial" w:hAnsi="Arial"/>
                  <w:color w:val="000000"/>
                  <w:kern w:val="0"/>
                  <w:sz w:val="20"/>
                  <w:szCs w:val="20"/>
                  <w:lang w:bidi="ar-SA"/>
                </w:rPr>
                <w:t>-</w:t>
              </w:r>
            </w:ins>
          </w:p>
        </w:tc>
        <w:tc>
          <w:tcPr>
            <w:tcW w:w="436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45" w:author="usuario" w:date="2026-04-13T19:26:00Z">
              <w:r>
                <w:rPr>
                  <w:rFonts w:cs="Calibri" w:ascii="Calibri" w:hAnsi="Calibri"/>
                  <w:color w:val="000000"/>
                  <w:kern w:val="0"/>
                  <w:sz w:val="20"/>
                  <w:szCs w:val="20"/>
                  <w:lang w:bidi="ar-SA"/>
                </w:rPr>
                <w:t>Identificador único del paciente (también FK a Persona)</w:t>
              </w:r>
            </w:ins>
          </w:p>
        </w:tc>
      </w:tr>
      <w:tr>
        <w:trPr>
          <w:ins w:id="246" w:author="usuario" w:date="2026-04-13T19:26:00Z"/>
        </w:trPr>
        <w:tc>
          <w:tcPr>
            <w:tcW w:w="1596"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247" w:author="usuario" w:date="2026-04-13T19:26:00Z">
              <w:r>
                <w:rPr>
                  <w:rFonts w:cs="Calibri" w:ascii="Calibri" w:hAnsi="Calibri"/>
                  <w:b/>
                  <w:bCs/>
                  <w:color w:val="000000"/>
                  <w:kern w:val="0"/>
                  <w:sz w:val="20"/>
                  <w:szCs w:val="20"/>
                  <w:lang w:bidi="ar-SA"/>
                </w:rPr>
                <w:t>Fecha_Ingreso</w:t>
              </w:r>
            </w:ins>
          </w:p>
        </w:tc>
        <w:tc>
          <w:tcPr>
            <w:tcW w:w="128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48" w:author="usuario" w:date="2026-04-13T19:26:00Z">
              <w:r>
                <w:rPr>
                  <w:rFonts w:cs="Calibri" w:ascii="Calibri" w:hAnsi="Calibri"/>
                  <w:color w:val="000000"/>
                  <w:kern w:val="0"/>
                  <w:sz w:val="20"/>
                  <w:szCs w:val="20"/>
                  <w:lang w:bidi="ar-SA"/>
                </w:rPr>
                <w:t>DATE</w:t>
              </w:r>
            </w:ins>
          </w:p>
        </w:tc>
        <w:tc>
          <w:tcPr>
            <w:tcW w:w="976"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49" w:author="usuario" w:date="2026-04-13T19:26:00Z">
              <w:r>
                <w:rPr>
                  <w:rFonts w:cs="Calibri" w:ascii="Calibri" w:hAnsi="Calibri"/>
                  <w:color w:val="000000"/>
                  <w:kern w:val="0"/>
                  <w:sz w:val="20"/>
                  <w:szCs w:val="20"/>
                  <w:lang w:bidi="ar-SA"/>
                </w:rPr>
                <w:t>NO</w:t>
              </w:r>
            </w:ins>
          </w:p>
        </w:tc>
        <w:tc>
          <w:tcPr>
            <w:tcW w:w="113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50" w:author="usuario" w:date="2026-04-13T19:26:00Z">
              <w:r>
                <w:rPr>
                  <w:rFonts w:cs="Calibri" w:ascii="Calibri" w:hAnsi="Calibri"/>
                  <w:color w:val="000000"/>
                  <w:kern w:val="0"/>
                  <w:sz w:val="20"/>
                  <w:szCs w:val="20"/>
                  <w:lang w:bidi="ar-SA"/>
                </w:rPr>
                <w:t>-</w:t>
              </w:r>
            </w:ins>
          </w:p>
        </w:tc>
        <w:tc>
          <w:tcPr>
            <w:tcW w:w="436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51" w:author="usuario" w:date="2026-04-13T19:26:00Z">
              <w:r>
                <w:rPr>
                  <w:rFonts w:cs="Calibri" w:ascii="Calibri" w:hAnsi="Calibri"/>
                  <w:color w:val="000000"/>
                  <w:kern w:val="0"/>
                  <w:sz w:val="20"/>
                  <w:szCs w:val="20"/>
                  <w:lang w:bidi="ar-SA"/>
                </w:rPr>
                <w:t>Fecha en la que el paciente ingresa al hospital.</w:t>
              </w:r>
            </w:ins>
          </w:p>
        </w:tc>
      </w:tr>
      <w:tr>
        <w:trPr>
          <w:ins w:id="252" w:author="usuario" w:date="2026-04-13T19:26:00Z"/>
        </w:trPr>
        <w:tc>
          <w:tcPr>
            <w:tcW w:w="1596"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253" w:author="usuario" w:date="2026-04-13T19:26:00Z">
              <w:r>
                <w:rPr>
                  <w:rFonts w:cs="Calibri" w:ascii="Calibri" w:hAnsi="Calibri"/>
                  <w:b/>
                  <w:bCs/>
                  <w:color w:val="000000"/>
                  <w:kern w:val="0"/>
                  <w:sz w:val="20"/>
                  <w:szCs w:val="20"/>
                  <w:lang w:bidi="ar-SA"/>
                </w:rPr>
                <w:t>Fecha_Egreso</w:t>
              </w:r>
            </w:ins>
          </w:p>
        </w:tc>
        <w:tc>
          <w:tcPr>
            <w:tcW w:w="128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54" w:author="usuario" w:date="2026-04-13T19:26:00Z">
              <w:r>
                <w:rPr>
                  <w:rFonts w:cs="Calibri" w:ascii="Calibri" w:hAnsi="Calibri"/>
                  <w:color w:val="000000"/>
                  <w:kern w:val="0"/>
                  <w:sz w:val="20"/>
                  <w:szCs w:val="20"/>
                  <w:lang w:bidi="ar-SA"/>
                </w:rPr>
                <w:t>DATE</w:t>
              </w:r>
            </w:ins>
          </w:p>
        </w:tc>
        <w:tc>
          <w:tcPr>
            <w:tcW w:w="976"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55" w:author="usuario" w:date="2026-04-13T19:26:00Z">
              <w:r>
                <w:rPr>
                  <w:rFonts w:cs="Calibri" w:ascii="Calibri" w:hAnsi="Calibri"/>
                  <w:color w:val="000000"/>
                  <w:kern w:val="0"/>
                  <w:sz w:val="20"/>
                  <w:szCs w:val="20"/>
                  <w:lang w:bidi="ar-SA"/>
                </w:rPr>
                <w:t>SI</w:t>
              </w:r>
            </w:ins>
          </w:p>
        </w:tc>
        <w:tc>
          <w:tcPr>
            <w:tcW w:w="113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56" w:author="usuario" w:date="2026-04-13T19:26:00Z">
              <w:r>
                <w:rPr>
                  <w:rFonts w:cs="Calibri" w:ascii="Calibri" w:hAnsi="Calibri"/>
                  <w:color w:val="000000"/>
                  <w:kern w:val="0"/>
                  <w:sz w:val="20"/>
                  <w:szCs w:val="20"/>
                  <w:lang w:bidi="ar-SA"/>
                </w:rPr>
                <w:t>-</w:t>
              </w:r>
            </w:ins>
          </w:p>
        </w:tc>
        <w:tc>
          <w:tcPr>
            <w:tcW w:w="436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57" w:author="usuario" w:date="2026-04-13T19:28:00Z">
              <w:r>
                <w:rPr>
                  <w:rFonts w:cs="Calibri" w:ascii="Calibri" w:hAnsi="Calibri"/>
                  <w:color w:val="000000"/>
                  <w:kern w:val="0"/>
                  <w:sz w:val="20"/>
                  <w:szCs w:val="20"/>
                  <w:lang w:bidi="ar-SA"/>
                </w:rPr>
                <w:t>Fecha en la que el paciente recibe el alta.</w:t>
              </w:r>
            </w:ins>
          </w:p>
        </w:tc>
      </w:tr>
      <w:tr>
        <w:trPr>
          <w:ins w:id="258" w:author="usuario" w:date="2026-04-13T19:25:00Z"/>
        </w:trPr>
        <w:tc>
          <w:tcPr>
            <w:tcW w:w="1596"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59" w:author="usuario" w:date="2026-04-13T19:28:00Z">
              <w:r>
                <w:rPr>
                  <w:rFonts w:cs="Calibri" w:ascii="Calibri" w:hAnsi="Calibri"/>
                  <w:b/>
                  <w:bCs/>
                  <w:color w:val="000000"/>
                  <w:kern w:val="0"/>
                  <w:sz w:val="20"/>
                  <w:szCs w:val="20"/>
                  <w:lang w:val="es-ES" w:eastAsia="es-ES" w:bidi="ar-SA"/>
                </w:rPr>
                <w:t>Número_Cama</w:t>
              </w:r>
            </w:ins>
          </w:p>
        </w:tc>
        <w:tc>
          <w:tcPr>
            <w:tcW w:w="128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60" w:author="usuario" w:date="2026-04-13T19:28:00Z">
              <w:r>
                <w:rPr>
                  <w:rFonts w:cs="Calibri" w:ascii="Calibri" w:hAnsi="Calibri"/>
                  <w:color w:val="000000"/>
                  <w:kern w:val="0"/>
                  <w:sz w:val="20"/>
                  <w:szCs w:val="20"/>
                  <w:lang w:bidi="ar-SA"/>
                </w:rPr>
                <w:t>INT</w:t>
              </w:r>
            </w:ins>
          </w:p>
        </w:tc>
        <w:tc>
          <w:tcPr>
            <w:tcW w:w="976"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61" w:author="usuario" w:date="2026-04-13T19:28:00Z">
              <w:r>
                <w:rPr>
                  <w:rFonts w:cs="Calibri" w:ascii="Calibri" w:hAnsi="Calibri"/>
                  <w:color w:val="000000"/>
                  <w:kern w:val="0"/>
                  <w:sz w:val="20"/>
                  <w:szCs w:val="20"/>
                  <w:lang w:bidi="ar-SA"/>
                </w:rPr>
                <w:t>NO</w:t>
              </w:r>
            </w:ins>
          </w:p>
        </w:tc>
        <w:tc>
          <w:tcPr>
            <w:tcW w:w="113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62" w:author="usuario" w:date="2026-04-13T19:25:00Z">
              <w:r>
                <w:rPr>
                  <w:rFonts w:cs="Calibri" w:ascii="Calibri" w:hAnsi="Calibri"/>
                  <w:color w:val="000000"/>
                  <w:kern w:val="0"/>
                  <w:sz w:val="20"/>
                  <w:szCs w:val="20"/>
                  <w:lang w:bidi="ar-SA"/>
                </w:rPr>
                <w:t>-</w:t>
              </w:r>
            </w:ins>
          </w:p>
        </w:tc>
        <w:tc>
          <w:tcPr>
            <w:tcW w:w="436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63" w:author="usuario" w:date="2026-04-13T19:28:00Z">
              <w:r>
                <w:rPr>
                  <w:rFonts w:cs="Calibri" w:ascii="Calibri" w:hAnsi="Calibri"/>
                  <w:color w:val="000000"/>
                  <w:kern w:val="0"/>
                  <w:sz w:val="20"/>
                  <w:szCs w:val="20"/>
                  <w:lang w:bidi="ar-SA"/>
                </w:rPr>
                <w:t>Cama asignada al paciente (FK a Cama)</w:t>
              </w:r>
            </w:ins>
          </w:p>
        </w:tc>
      </w:tr>
      <w:tr>
        <w:trPr>
          <w:ins w:id="264" w:author="usuario" w:date="2026-04-13T19:28:00Z"/>
        </w:trPr>
        <w:tc>
          <w:tcPr>
            <w:tcW w:w="1596"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lang w:val="es-ES" w:eastAsia="es-ES"/>
              </w:rPr>
            </w:pPr>
            <w:ins w:id="265" w:author="usuario" w:date="2026-04-13T19:28:00Z">
              <w:r>
                <w:rPr>
                  <w:rFonts w:cs="Calibri" w:ascii="Calibri" w:hAnsi="Calibri"/>
                  <w:b/>
                  <w:bCs/>
                  <w:color w:val="000000"/>
                  <w:kern w:val="0"/>
                  <w:sz w:val="20"/>
                  <w:szCs w:val="20"/>
                  <w:lang w:val="es-ES" w:eastAsia="es-ES" w:bidi="ar-SA"/>
                </w:rPr>
                <w:t>DNI_Medico</w:t>
              </w:r>
            </w:ins>
          </w:p>
        </w:tc>
        <w:tc>
          <w:tcPr>
            <w:tcW w:w="128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66" w:author="usuario" w:date="2026-04-13T19:28:00Z">
              <w:r>
                <w:rPr>
                  <w:rFonts w:cs="Calibri" w:ascii="Calibri" w:hAnsi="Calibri"/>
                  <w:color w:val="000000"/>
                  <w:kern w:val="0"/>
                  <w:sz w:val="20"/>
                  <w:szCs w:val="20"/>
                  <w:lang w:bidi="ar-SA"/>
                </w:rPr>
                <w:t>INT / B</w:t>
              </w:r>
            </w:ins>
            <w:r>
              <w:rPr>
                <w:rFonts w:cs="Calibri" w:ascii="Calibri" w:hAnsi="Calibri"/>
                <w:color w:val="000000"/>
                <w:kern w:val="0"/>
                <w:sz w:val="20"/>
                <w:szCs w:val="20"/>
                <w:lang w:bidi="ar-SA"/>
              </w:rPr>
              <w:t>I</w:t>
            </w:r>
            <w:ins w:id="267" w:author="usuario" w:date="2026-04-13T19:29:00Z">
              <w:r>
                <w:rPr>
                  <w:rFonts w:cs="Calibri" w:ascii="Calibri" w:hAnsi="Calibri"/>
                  <w:color w:val="000000"/>
                  <w:kern w:val="0"/>
                  <w:sz w:val="20"/>
                  <w:szCs w:val="20"/>
                  <w:lang w:bidi="ar-SA"/>
                </w:rPr>
                <w:t>GINT</w:t>
              </w:r>
            </w:ins>
          </w:p>
        </w:tc>
        <w:tc>
          <w:tcPr>
            <w:tcW w:w="976"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68" w:author="usuario" w:date="2026-04-13T19:29:00Z">
              <w:r>
                <w:rPr>
                  <w:rFonts w:cs="Calibri" w:ascii="Calibri" w:hAnsi="Calibri"/>
                  <w:color w:val="000000"/>
                  <w:kern w:val="0"/>
                  <w:sz w:val="20"/>
                  <w:szCs w:val="20"/>
                  <w:lang w:bidi="ar-SA"/>
                </w:rPr>
                <w:t>NO</w:t>
              </w:r>
            </w:ins>
          </w:p>
        </w:tc>
        <w:tc>
          <w:tcPr>
            <w:tcW w:w="113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69" w:author="Elena Monutti" w:date="2026-04-13T21:04:00Z">
              <w:r>
                <w:rPr>
                  <w:rFonts w:cs="Calibri" w:ascii="Calibri" w:hAnsi="Calibri"/>
                  <w:color w:val="000000"/>
                  <w:kern w:val="0"/>
                  <w:sz w:val="20"/>
                  <w:szCs w:val="20"/>
                  <w:lang w:bidi="ar-SA"/>
                </w:rPr>
                <w:t>-</w:t>
              </w:r>
            </w:ins>
          </w:p>
        </w:tc>
        <w:tc>
          <w:tcPr>
            <w:tcW w:w="436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70" w:author="usuario" w:date="2026-04-13T19:28:00Z">
              <w:r>
                <w:rPr>
                  <w:rFonts w:cs="Calibri" w:ascii="Calibri" w:hAnsi="Calibri"/>
                  <w:color w:val="000000"/>
                  <w:kern w:val="0"/>
                  <w:sz w:val="20"/>
                  <w:szCs w:val="20"/>
                  <w:lang w:bidi="ar-SA"/>
                </w:rPr>
                <w:t>Médico responsable del paciente (FK).</w:t>
              </w:r>
            </w:ins>
          </w:p>
        </w:tc>
      </w:tr>
      <w:tr>
        <w:trPr>
          <w:ins w:id="271" w:author="usuario" w:date="2026-04-13T19:28:00Z"/>
        </w:trPr>
        <w:tc>
          <w:tcPr>
            <w:tcW w:w="1596"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lang w:val="es-ES" w:eastAsia="es-ES"/>
              </w:rPr>
            </w:pPr>
            <w:ins w:id="272" w:author="usuario" w:date="2026-04-13T19:28:00Z">
              <w:r>
                <w:rPr>
                  <w:rFonts w:cs="Calibri" w:ascii="Calibri" w:hAnsi="Calibri"/>
                  <w:b/>
                  <w:bCs/>
                  <w:color w:val="000000"/>
                  <w:kern w:val="0"/>
                  <w:sz w:val="20"/>
                  <w:szCs w:val="20"/>
                  <w:lang w:val="es-ES" w:eastAsia="es-ES" w:bidi="ar-SA"/>
                </w:rPr>
                <w:t>DNI_Enfermera</w:t>
              </w:r>
            </w:ins>
          </w:p>
        </w:tc>
        <w:tc>
          <w:tcPr>
            <w:tcW w:w="128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73" w:author="usuario" w:date="2026-04-13T19:28:00Z">
              <w:r>
                <w:rPr>
                  <w:rFonts w:cs="Calibri" w:ascii="Calibri" w:hAnsi="Calibri"/>
                  <w:color w:val="000000"/>
                  <w:kern w:val="0"/>
                  <w:sz w:val="20"/>
                  <w:szCs w:val="20"/>
                  <w:lang w:bidi="ar-SA"/>
                </w:rPr>
                <w:t>INT / B</w:t>
              </w:r>
            </w:ins>
            <w:r>
              <w:rPr>
                <w:rFonts w:cs="Calibri" w:ascii="Calibri" w:hAnsi="Calibri"/>
                <w:color w:val="000000"/>
                <w:kern w:val="0"/>
                <w:sz w:val="20"/>
                <w:szCs w:val="20"/>
                <w:lang w:bidi="ar-SA"/>
              </w:rPr>
              <w:t>I</w:t>
            </w:r>
            <w:ins w:id="274" w:author="usuario" w:date="2026-04-13T19:28:00Z">
              <w:r>
                <w:rPr>
                  <w:rFonts w:cs="Calibri" w:ascii="Calibri" w:hAnsi="Calibri"/>
                  <w:color w:val="000000"/>
                  <w:kern w:val="0"/>
                  <w:sz w:val="20"/>
                  <w:szCs w:val="20"/>
                  <w:lang w:bidi="ar-SA"/>
                </w:rPr>
                <w:t>GINT</w:t>
              </w:r>
            </w:ins>
          </w:p>
        </w:tc>
        <w:tc>
          <w:tcPr>
            <w:tcW w:w="976"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75" w:author="usuario" w:date="2026-04-13T19:28:00Z">
              <w:r>
                <w:rPr>
                  <w:rFonts w:cs="Calibri" w:ascii="Calibri" w:hAnsi="Calibri"/>
                  <w:color w:val="000000"/>
                  <w:kern w:val="0"/>
                  <w:sz w:val="20"/>
                  <w:szCs w:val="20"/>
                  <w:lang w:bidi="ar-SA"/>
                </w:rPr>
                <w:t>NO</w:t>
              </w:r>
            </w:ins>
          </w:p>
        </w:tc>
        <w:tc>
          <w:tcPr>
            <w:tcW w:w="113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76" w:author="Elena Monutti" w:date="2026-04-13T21:04:00Z">
              <w:r>
                <w:rPr>
                  <w:rFonts w:cs="Calibri" w:ascii="Calibri" w:hAnsi="Calibri"/>
                  <w:color w:val="000000"/>
                  <w:kern w:val="0"/>
                  <w:sz w:val="20"/>
                  <w:szCs w:val="20"/>
                  <w:lang w:bidi="ar-SA"/>
                </w:rPr>
                <w:t>-</w:t>
              </w:r>
            </w:ins>
          </w:p>
        </w:tc>
        <w:tc>
          <w:tcPr>
            <w:tcW w:w="436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77" w:author="usuario" w:date="2026-04-13T19:29:00Z">
              <w:r>
                <w:rPr>
                  <w:rFonts w:cs="Calibri" w:ascii="Calibri" w:hAnsi="Calibri"/>
                  <w:color w:val="000000"/>
                  <w:kern w:val="0"/>
                  <w:sz w:val="20"/>
                  <w:szCs w:val="20"/>
                  <w:lang w:bidi="ar-SA"/>
                </w:rPr>
                <w:t>Enfermera asignada al cuidado del paciente (FK)</w:t>
              </w:r>
            </w:ins>
          </w:p>
        </w:tc>
      </w:tr>
    </w:tbl>
    <w:p>
      <w:pPr>
        <w:pStyle w:val="Normal"/>
        <w:rPr>
          <w:lang w:val="es-AR"/>
          <w:ins w:id="279" w:author="usuario" w:date="2026-04-13T19:32:00Z"/>
        </w:rPr>
      </w:pPr>
      <w:ins w:id="278" w:author="usuario" w:date="2026-04-13T19:32:00Z">
        <w:r>
          <w:rPr>
            <w:lang w:val="es-AR"/>
          </w:rPr>
        </w:r>
      </w:ins>
    </w:p>
    <w:p>
      <w:pPr>
        <w:pStyle w:val="NormalWeb"/>
        <w:spacing w:beforeAutospacing="0" w:before="120" w:afterAutospacing="0" w:after="120"/>
        <w:jc w:val="both"/>
        <w:pPrChange w:id="0" w:author="Elena Monutti" w:date="2026-04-13T21:19:00Z">
          <w:pPr>
            <w:pStyle w:val="NormalWeb"/>
            <w:spacing w:beforeAutospacing="0" w:before="120" w:afterAutospacing="0" w:after="120"/>
          </w:pPr>
        </w:pPrChange>
        <w:rPr>
          <w:rFonts w:ascii="Arial" w:hAnsi="Arial" w:cs="Arial"/>
          <w:b/>
          <w:bCs/>
          <w:color w:val="000000"/>
          <w:sz w:val="22"/>
          <w:szCs w:val="22"/>
          <w:ins w:id="281" w:author="usuario" w:date="2026-04-13T19:32:00Z"/>
        </w:rPr>
      </w:pPr>
      <w:ins w:id="280" w:author="usuario" w:date="2026-04-13T19:32:00Z">
        <w:r>
          <w:rPr>
            <w:rFonts w:cs="Arial" w:ascii="Arial" w:hAnsi="Arial"/>
            <w:b/>
            <w:bCs/>
            <w:color w:val="000000"/>
            <w:sz w:val="22"/>
            <w:szCs w:val="22"/>
          </w:rPr>
          <w:t xml:space="preserve">Entidad: Medico </w:t>
        </w:r>
      </w:ins>
    </w:p>
    <w:p>
      <w:pPr>
        <w:pStyle w:val="NormalWeb"/>
        <w:spacing w:beforeAutospacing="0" w:before="120" w:afterAutospacing="0" w:after="120"/>
        <w:jc w:val="both"/>
        <w:pPrChange w:id="0" w:author="Elena Monutti" w:date="2026-04-13T21:19:00Z">
          <w:pPr>
            <w:pStyle w:val="NormalWeb"/>
            <w:spacing w:beforeAutospacing="0" w:before="120" w:afterAutospacing="0" w:after="120"/>
          </w:pPr>
        </w:pPrChange>
        <w:rPr>
          <w:rFonts w:ascii="Arial" w:hAnsi="Arial" w:cs="Arial"/>
          <w:color w:val="000000"/>
          <w:sz w:val="22"/>
          <w:szCs w:val="22"/>
          <w:ins w:id="284" w:author="usuario" w:date="2026-04-13T19:32:00Z"/>
        </w:rPr>
      </w:pPr>
      <w:ins w:id="282" w:author="usuario" w:date="2026-04-13T19:32:00Z">
        <w:r>
          <w:rPr>
            <w:rFonts w:cs="Arial" w:ascii="Arial" w:hAnsi="Arial"/>
            <w:b/>
            <w:bCs/>
            <w:color w:val="000000"/>
            <w:sz w:val="22"/>
            <w:szCs w:val="22"/>
          </w:rPr>
          <w:t xml:space="preserve">Clave Primaria: DNI </w:t>
        </w:r>
      </w:ins>
      <w:ins w:id="283" w:author="usuario" w:date="2026-04-13T19:32:00Z">
        <w:r>
          <w:rPr>
            <w:rFonts w:cs="Arial" w:ascii="Arial" w:hAnsi="Arial"/>
            <w:color w:val="000000"/>
            <w:sz w:val="22"/>
            <w:szCs w:val="22"/>
          </w:rPr>
          <w:t xml:space="preserve">(heredada de persona) </w:t>
        </w:r>
      </w:ins>
    </w:p>
    <w:p>
      <w:pPr>
        <w:pStyle w:val="NormalWeb"/>
        <w:spacing w:beforeAutospacing="0" w:before="120" w:afterAutospacing="0" w:after="120"/>
        <w:jc w:val="both"/>
        <w:pPrChange w:id="0" w:author="Elena Monutti" w:date="2026-04-13T21:19:00Z">
          <w:pPr>
            <w:pStyle w:val="NormalWeb"/>
            <w:spacing w:beforeAutospacing="0" w:before="120" w:afterAutospacing="0" w:after="120"/>
          </w:pPr>
        </w:pPrChange>
        <w:rPr>
          <w:rFonts w:ascii="Arial" w:hAnsi="Arial" w:cs="Arial"/>
          <w:b/>
          <w:bCs/>
          <w:color w:val="000000"/>
          <w:sz w:val="22"/>
          <w:szCs w:val="22"/>
        </w:rPr>
      </w:pPr>
      <w:r>
        <w:rPr>
          <w:rFonts w:cs="Arial" w:ascii="Arial" w:hAnsi="Arial"/>
          <w:b/>
          <w:bCs/>
          <w:color w:val="000000"/>
          <w:sz w:val="22"/>
          <w:szCs w:val="22"/>
        </w:rPr>
        <w:t xml:space="preserve">Clave candidata: Matricula </w:t>
      </w:r>
    </w:p>
    <w:tbl>
      <w:tblPr>
        <w:tblStyle w:val="Tablaconcuadrcula"/>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96"/>
        <w:gridCol w:w="1280"/>
        <w:gridCol w:w="976"/>
        <w:gridCol w:w="1134"/>
        <w:gridCol w:w="4364"/>
      </w:tblGrid>
      <w:tr>
        <w:trPr>
          <w:ins w:id="285" w:author="usuario" w:date="2026-04-13T19:32:00Z"/>
        </w:trPr>
        <w:tc>
          <w:tcPr>
            <w:tcW w:w="1596"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286" w:author="usuario" w:date="2026-04-13T19:32:00Z">
              <w:r>
                <w:rPr>
                  <w:rFonts w:cs="Calibri" w:ascii="Calibri" w:hAnsi="Calibri"/>
                  <w:b/>
                  <w:bCs/>
                  <w:color w:val="000000"/>
                  <w:kern w:val="0"/>
                  <w:sz w:val="20"/>
                  <w:szCs w:val="20"/>
                  <w:lang w:bidi="ar-SA"/>
                </w:rPr>
                <w:t>Atributos</w:t>
              </w:r>
            </w:ins>
          </w:p>
        </w:tc>
        <w:tc>
          <w:tcPr>
            <w:tcW w:w="1280"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287" w:author="usuario" w:date="2026-04-13T19:32:00Z">
              <w:r>
                <w:rPr>
                  <w:rFonts w:cs="Calibri" w:ascii="Calibri" w:hAnsi="Calibri"/>
                  <w:b/>
                  <w:bCs/>
                  <w:color w:val="000000"/>
                  <w:kern w:val="0"/>
                  <w:sz w:val="20"/>
                  <w:szCs w:val="20"/>
                  <w:lang w:bidi="ar-SA"/>
                </w:rPr>
                <w:t>Tipo de datos</w:t>
              </w:r>
            </w:ins>
          </w:p>
        </w:tc>
        <w:tc>
          <w:tcPr>
            <w:tcW w:w="976"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288" w:author="usuario" w:date="2026-04-13T19:32:00Z">
              <w:r>
                <w:rPr>
                  <w:rFonts w:cs="Calibri" w:ascii="Calibri" w:hAnsi="Calibri"/>
                  <w:b/>
                  <w:bCs/>
                  <w:color w:val="000000"/>
                  <w:kern w:val="0"/>
                  <w:sz w:val="20"/>
                  <w:szCs w:val="20"/>
                  <w:lang w:bidi="ar-SA"/>
                </w:rPr>
                <w:t>Permite NULL</w:t>
              </w:r>
            </w:ins>
          </w:p>
        </w:tc>
        <w:tc>
          <w:tcPr>
            <w:tcW w:w="1134"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289" w:author="usuario" w:date="2026-04-13T19:32:00Z">
              <w:r>
                <w:rPr>
                  <w:rFonts w:cs="Calibri" w:ascii="Calibri" w:hAnsi="Calibri"/>
                  <w:b/>
                  <w:bCs/>
                  <w:color w:val="000000"/>
                  <w:kern w:val="0"/>
                  <w:sz w:val="20"/>
                  <w:szCs w:val="20"/>
                  <w:lang w:bidi="ar-SA"/>
                </w:rPr>
                <w:t>Valores posibles</w:t>
              </w:r>
            </w:ins>
          </w:p>
        </w:tc>
        <w:tc>
          <w:tcPr>
            <w:tcW w:w="4364"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290" w:author="usuario" w:date="2026-04-13T19:32:00Z">
              <w:r>
                <w:rPr>
                  <w:rFonts w:cs="Calibri" w:ascii="Calibri" w:hAnsi="Calibri"/>
                  <w:b/>
                  <w:bCs/>
                  <w:color w:val="000000"/>
                  <w:kern w:val="0"/>
                  <w:sz w:val="20"/>
                  <w:szCs w:val="20"/>
                  <w:lang w:bidi="ar-SA"/>
                </w:rPr>
                <w:t>Descripción</w:t>
              </w:r>
            </w:ins>
          </w:p>
        </w:tc>
      </w:tr>
      <w:tr>
        <w:trPr>
          <w:ins w:id="291" w:author="usuario" w:date="2026-04-13T19:32:00Z"/>
        </w:trPr>
        <w:tc>
          <w:tcPr>
            <w:tcW w:w="1596"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292" w:author="usuario" w:date="2026-04-13T19:32:00Z">
              <w:r>
                <w:rPr>
                  <w:rFonts w:cs="Calibri" w:ascii="Calibri" w:hAnsi="Calibri"/>
                  <w:b/>
                  <w:bCs/>
                  <w:color w:val="000000"/>
                  <w:kern w:val="0"/>
                  <w:sz w:val="20"/>
                  <w:szCs w:val="20"/>
                  <w:lang w:val="es-ES" w:eastAsia="es-ES" w:bidi="ar-SA"/>
                </w:rPr>
                <w:t>DNI</w:t>
              </w:r>
            </w:ins>
          </w:p>
        </w:tc>
        <w:tc>
          <w:tcPr>
            <w:tcW w:w="1280"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293" w:author="usuario" w:date="2026-04-13T19:32:00Z">
              <w:r>
                <w:rPr>
                  <w:rFonts w:cs="Calibri" w:ascii="Calibri" w:hAnsi="Calibri"/>
                  <w:color w:val="000000"/>
                  <w:kern w:val="0"/>
                  <w:sz w:val="20"/>
                  <w:szCs w:val="20"/>
                  <w:lang w:val="es-ES" w:eastAsia="es-ES" w:bidi="ar-SA"/>
                </w:rPr>
                <w:t>INT / B</w:t>
              </w:r>
            </w:ins>
            <w:r>
              <w:rPr>
                <w:rFonts w:cs="Calibri" w:ascii="Calibri" w:hAnsi="Calibri"/>
                <w:color w:val="000000"/>
                <w:kern w:val="0"/>
                <w:sz w:val="20"/>
                <w:szCs w:val="20"/>
                <w:lang w:val="es-ES" w:eastAsia="es-ES" w:bidi="ar-SA"/>
              </w:rPr>
              <w:t>I</w:t>
            </w:r>
            <w:ins w:id="294" w:author="usuario" w:date="2026-04-13T19:32:00Z">
              <w:r>
                <w:rPr>
                  <w:rFonts w:cs="Calibri" w:ascii="Calibri" w:hAnsi="Calibri"/>
                  <w:color w:val="000000"/>
                  <w:kern w:val="0"/>
                  <w:sz w:val="20"/>
                  <w:szCs w:val="20"/>
                  <w:lang w:val="es-ES" w:eastAsia="es-ES" w:bidi="ar-SA"/>
                </w:rPr>
                <w:t>GINT</w:t>
              </w:r>
            </w:ins>
          </w:p>
        </w:tc>
        <w:tc>
          <w:tcPr>
            <w:tcW w:w="976"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295" w:author="usuario" w:date="2026-04-13T19:32:00Z">
              <w:r>
                <w:rPr>
                  <w:rFonts w:cs="Arial" w:ascii="Arial" w:hAnsi="Arial"/>
                  <w:color w:val="000000"/>
                  <w:kern w:val="0"/>
                  <w:sz w:val="20"/>
                  <w:szCs w:val="20"/>
                  <w:lang w:bidi="ar-SA"/>
                </w:rPr>
                <w:t>NO</w:t>
              </w:r>
            </w:ins>
          </w:p>
        </w:tc>
        <w:tc>
          <w:tcPr>
            <w:tcW w:w="1134"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296" w:author="usuario" w:date="2026-04-13T19:32:00Z">
              <w:r>
                <w:rPr>
                  <w:rFonts w:cs="Arial" w:ascii="Arial" w:hAnsi="Arial"/>
                  <w:color w:val="000000"/>
                  <w:kern w:val="0"/>
                  <w:sz w:val="20"/>
                  <w:szCs w:val="20"/>
                  <w:lang w:bidi="ar-SA"/>
                </w:rPr>
                <w:t>-</w:t>
              </w:r>
            </w:ins>
          </w:p>
        </w:tc>
        <w:tc>
          <w:tcPr>
            <w:tcW w:w="436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297" w:author="usuario" w:date="2026-04-13T19:32:00Z">
              <w:r>
                <w:rPr>
                  <w:rFonts w:cs="Calibri" w:ascii="Calibri" w:hAnsi="Calibri"/>
                  <w:color w:val="000000"/>
                  <w:kern w:val="0"/>
                  <w:sz w:val="20"/>
                  <w:szCs w:val="20"/>
                  <w:lang w:bidi="ar-SA"/>
                </w:rPr>
                <w:t>Identificador único del médico (también FK a Persona)</w:t>
              </w:r>
            </w:ins>
          </w:p>
        </w:tc>
      </w:tr>
      <w:tr>
        <w:trPr>
          <w:ins w:id="298" w:author="usuario" w:date="2026-04-13T19:32:00Z"/>
        </w:trPr>
        <w:tc>
          <w:tcPr>
            <w:tcW w:w="1596"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299" w:author="usuario" w:date="2026-04-13T19:32:00Z">
              <w:r>
                <w:rPr>
                  <w:rFonts w:cs="Calibri" w:ascii="Calibri" w:hAnsi="Calibri"/>
                  <w:b/>
                  <w:bCs/>
                  <w:color w:val="000000"/>
                  <w:kern w:val="0"/>
                  <w:sz w:val="20"/>
                  <w:szCs w:val="20"/>
                  <w:lang w:bidi="ar-SA"/>
                </w:rPr>
                <w:t>Matrícula</w:t>
              </w:r>
            </w:ins>
          </w:p>
        </w:tc>
        <w:tc>
          <w:tcPr>
            <w:tcW w:w="128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300" w:author="usuario" w:date="2026-04-13T19:32:00Z">
              <w:r>
                <w:rPr>
                  <w:rFonts w:cs="Calibri" w:ascii="Calibri" w:hAnsi="Calibri"/>
                  <w:color w:val="000000"/>
                  <w:kern w:val="0"/>
                  <w:sz w:val="20"/>
                  <w:szCs w:val="20"/>
                  <w:lang w:bidi="ar-SA"/>
                </w:rPr>
                <w:t>VARCHAR (20)</w:t>
              </w:r>
            </w:ins>
          </w:p>
        </w:tc>
        <w:tc>
          <w:tcPr>
            <w:tcW w:w="976"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301" w:author="usuario" w:date="2026-04-13T19:32:00Z">
              <w:r>
                <w:rPr>
                  <w:rFonts w:cs="Calibri" w:ascii="Calibri" w:hAnsi="Calibri"/>
                  <w:color w:val="000000"/>
                  <w:kern w:val="0"/>
                  <w:sz w:val="20"/>
                  <w:szCs w:val="20"/>
                  <w:lang w:bidi="ar-SA"/>
                </w:rPr>
                <w:t>NO</w:t>
              </w:r>
            </w:ins>
          </w:p>
        </w:tc>
        <w:tc>
          <w:tcPr>
            <w:tcW w:w="113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302" w:author="usuario" w:date="2026-04-13T19:32:00Z">
              <w:r>
                <w:rPr>
                  <w:rFonts w:cs="Calibri" w:ascii="Calibri" w:hAnsi="Calibri"/>
                  <w:color w:val="000000"/>
                  <w:kern w:val="0"/>
                  <w:sz w:val="20"/>
                  <w:szCs w:val="20"/>
                  <w:lang w:bidi="ar-SA"/>
                </w:rPr>
                <w:t>-</w:t>
              </w:r>
            </w:ins>
          </w:p>
        </w:tc>
        <w:tc>
          <w:tcPr>
            <w:tcW w:w="436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303" w:author="usuario" w:date="2026-04-13T19:32:00Z">
              <w:r>
                <w:rPr>
                  <w:rFonts w:cs="Calibri" w:ascii="Calibri" w:hAnsi="Calibri"/>
                  <w:color w:val="000000"/>
                  <w:kern w:val="0"/>
                  <w:sz w:val="20"/>
                  <w:szCs w:val="20"/>
                  <w:lang w:bidi="ar-SA"/>
                </w:rPr>
                <w:t>Número de matrícula profesional del médico.</w:t>
              </w:r>
            </w:ins>
          </w:p>
        </w:tc>
      </w:tr>
      <w:tr>
        <w:trPr>
          <w:ins w:id="304" w:author="usuario" w:date="2026-04-13T19:32:00Z"/>
        </w:trPr>
        <w:tc>
          <w:tcPr>
            <w:tcW w:w="1596"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305" w:author="usuario" w:date="2026-04-13T19:34:00Z">
              <w:r>
                <w:rPr>
                  <w:rFonts w:cs="Calibri" w:ascii="Calibri" w:hAnsi="Calibri"/>
                  <w:b/>
                  <w:bCs/>
                  <w:color w:val="000000"/>
                  <w:kern w:val="0"/>
                  <w:sz w:val="20"/>
                  <w:szCs w:val="20"/>
                  <w:lang w:bidi="ar-SA"/>
                </w:rPr>
                <w:t>Numero_Piso</w:t>
              </w:r>
            </w:ins>
          </w:p>
        </w:tc>
        <w:tc>
          <w:tcPr>
            <w:tcW w:w="128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306" w:author="usuario" w:date="2026-04-13T19:34:00Z">
              <w:r>
                <w:rPr>
                  <w:rFonts w:cs="Calibri" w:ascii="Calibri" w:hAnsi="Calibri"/>
                  <w:color w:val="000000"/>
                  <w:kern w:val="0"/>
                  <w:sz w:val="20"/>
                  <w:szCs w:val="20"/>
                  <w:lang w:bidi="ar-SA"/>
                </w:rPr>
                <w:t>INT</w:t>
              </w:r>
            </w:ins>
          </w:p>
        </w:tc>
        <w:tc>
          <w:tcPr>
            <w:tcW w:w="976"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307" w:author="usuario" w:date="2026-04-13T19:34:00Z">
              <w:r>
                <w:rPr>
                  <w:rFonts w:cs="Calibri" w:ascii="Calibri" w:hAnsi="Calibri"/>
                  <w:color w:val="000000"/>
                  <w:kern w:val="0"/>
                  <w:sz w:val="20"/>
                  <w:szCs w:val="20"/>
                  <w:lang w:bidi="ar-SA"/>
                </w:rPr>
                <w:t>NO</w:t>
              </w:r>
            </w:ins>
          </w:p>
        </w:tc>
        <w:tc>
          <w:tcPr>
            <w:tcW w:w="113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308" w:author="usuario" w:date="2026-04-13T19:32:00Z">
              <w:r>
                <w:rPr>
                  <w:rFonts w:cs="Calibri" w:ascii="Calibri" w:hAnsi="Calibri"/>
                  <w:color w:val="000000"/>
                  <w:kern w:val="0"/>
                  <w:sz w:val="20"/>
                  <w:szCs w:val="20"/>
                  <w:lang w:bidi="ar-SA"/>
                </w:rPr>
                <w:t>-</w:t>
              </w:r>
            </w:ins>
          </w:p>
        </w:tc>
        <w:tc>
          <w:tcPr>
            <w:tcW w:w="436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309" w:author="usuario" w:date="2026-04-13T19:34:00Z">
              <w:r>
                <w:rPr>
                  <w:rFonts w:cs="Calibri" w:ascii="Calibri" w:hAnsi="Calibri"/>
                  <w:color w:val="000000"/>
                  <w:kern w:val="0"/>
                  <w:sz w:val="20"/>
                  <w:szCs w:val="20"/>
                  <w:lang w:bidi="ar-SA"/>
                </w:rPr>
                <w:t>Piso del hospital donde trabaja el médico (FK)</w:t>
              </w:r>
            </w:ins>
          </w:p>
        </w:tc>
      </w:tr>
    </w:tbl>
    <w:p>
      <w:pPr>
        <w:pStyle w:val="Normal"/>
        <w:jc w:val="both"/>
        <w:rPr>
          <w:lang w:val="es-AR"/>
        </w:rPr>
      </w:pPr>
      <w:r>
        <w:rPr>
          <w:lang w:val="es-AR"/>
        </w:rPr>
      </w:r>
    </w:p>
    <w:p>
      <w:pPr>
        <w:pStyle w:val="Normal"/>
        <w:jc w:val="both"/>
        <w:rPr>
          <w:lang w:val="es-AR"/>
        </w:rPr>
      </w:pPr>
      <w:r>
        <w:rPr>
          <w:lang w:val="es-AR"/>
        </w:rPr>
      </w:r>
    </w:p>
    <w:p>
      <w:pPr>
        <w:pStyle w:val="Normal"/>
        <w:jc w:val="both"/>
        <w:rPr>
          <w:lang w:val="es-AR"/>
        </w:rPr>
      </w:pPr>
      <w:r>
        <w:rPr>
          <w:lang w:val="es-AR"/>
        </w:rPr>
      </w:r>
    </w:p>
    <w:p>
      <w:pPr>
        <w:pStyle w:val="Normal"/>
        <w:jc w:val="both"/>
        <w:rPr>
          <w:lang w:val="es-AR"/>
        </w:rPr>
      </w:pPr>
      <w:r>
        <w:rPr>
          <w:lang w:val="es-AR"/>
        </w:rPr>
      </w:r>
    </w:p>
    <w:p>
      <w:pPr>
        <w:pStyle w:val="Normal"/>
        <w:jc w:val="both"/>
        <w:rPr>
          <w:lang w:val="es-AR"/>
          <w:ins w:id="311" w:author="usuario" w:date="2026-04-13T19:34:00Z"/>
        </w:rPr>
      </w:pPr>
      <w:ins w:id="310" w:author="usuario" w:date="2026-04-13T19:34:00Z">
        <w:r>
          <w:rPr>
            <w:lang w:val="es-AR"/>
          </w:rPr>
        </w:r>
      </w:ins>
    </w:p>
    <w:p>
      <w:pPr>
        <w:pStyle w:val="NormalWeb"/>
        <w:spacing w:beforeAutospacing="0" w:before="120" w:afterAutospacing="0" w:after="120"/>
        <w:jc w:val="both"/>
        <w:pPrChange w:id="0" w:author="Elena Monutti" w:date="2026-04-13T21:19:00Z">
          <w:pPr>
            <w:pStyle w:val="NormalWeb"/>
            <w:spacing w:beforeAutospacing="0" w:before="120" w:afterAutospacing="0" w:after="120"/>
          </w:pPr>
        </w:pPrChange>
        <w:rPr>
          <w:rFonts w:ascii="Arial" w:hAnsi="Arial" w:cs="Arial"/>
          <w:b/>
          <w:bCs/>
          <w:color w:val="000000"/>
          <w:sz w:val="22"/>
          <w:szCs w:val="22"/>
          <w:ins w:id="313" w:author="usuario" w:date="2026-04-13T19:34:00Z"/>
        </w:rPr>
      </w:pPr>
      <w:r>
        <w:rPr>
          <w:rFonts w:cs="Arial" w:ascii="Arial" w:hAnsi="Arial"/>
          <w:b/>
          <w:bCs/>
          <w:color w:val="000000"/>
          <w:sz w:val="22"/>
          <w:szCs w:val="22"/>
        </w:rPr>
        <w:t xml:space="preserve">Entidad: </w:t>
      </w:r>
      <w:ins w:id="312" w:author="usuario" w:date="2026-04-13T19:37:00Z">
        <w:r>
          <w:rPr>
            <w:rFonts w:cs="Arial" w:ascii="Arial" w:hAnsi="Arial"/>
            <w:b/>
            <w:bCs/>
            <w:color w:val="000000"/>
            <w:sz w:val="22"/>
            <w:szCs w:val="22"/>
          </w:rPr>
          <w:t>Enfermera</w:t>
        </w:r>
      </w:ins>
    </w:p>
    <w:p>
      <w:pPr>
        <w:pStyle w:val="NormalWeb"/>
        <w:spacing w:beforeAutospacing="0" w:before="120" w:afterAutospacing="0" w:after="120"/>
        <w:jc w:val="both"/>
        <w:pPrChange w:id="0" w:author="Elena Monutti" w:date="2026-04-13T21:19:00Z">
          <w:pPr>
            <w:pStyle w:val="NormalWeb"/>
            <w:spacing w:beforeAutospacing="0" w:before="120" w:afterAutospacing="0" w:after="120"/>
          </w:pPr>
        </w:pPrChange>
        <w:rPr>
          <w:rFonts w:ascii="Arial" w:hAnsi="Arial" w:cs="Arial"/>
          <w:color w:val="000000"/>
          <w:sz w:val="22"/>
          <w:szCs w:val="22"/>
        </w:rPr>
      </w:pPr>
      <w:ins w:id="314" w:author="usuario" w:date="2026-04-13T19:34:00Z">
        <w:r>
          <w:rPr>
            <w:rFonts w:cs="Arial" w:ascii="Arial" w:hAnsi="Arial"/>
            <w:b/>
            <w:bCs/>
            <w:color w:val="000000"/>
            <w:sz w:val="22"/>
            <w:szCs w:val="22"/>
          </w:rPr>
          <w:t xml:space="preserve">Clave Primaria: DNI </w:t>
        </w:r>
      </w:ins>
      <w:ins w:id="315" w:author="usuario" w:date="2026-04-13T19:34:00Z">
        <w:r>
          <w:rPr>
            <w:rFonts w:cs="Arial" w:ascii="Arial" w:hAnsi="Arial"/>
            <w:color w:val="000000"/>
            <w:sz w:val="22"/>
            <w:szCs w:val="22"/>
          </w:rPr>
          <w:t xml:space="preserve">(heredada de persona) </w:t>
        </w:r>
      </w:ins>
    </w:p>
    <w:tbl>
      <w:tblPr>
        <w:tblStyle w:val="Tablaconcuadrcula"/>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96"/>
        <w:gridCol w:w="1280"/>
        <w:gridCol w:w="976"/>
        <w:gridCol w:w="1134"/>
        <w:gridCol w:w="4364"/>
      </w:tblGrid>
      <w:tr>
        <w:trPr>
          <w:ins w:id="316" w:author="usuario" w:date="2026-04-13T19:34:00Z"/>
        </w:trPr>
        <w:tc>
          <w:tcPr>
            <w:tcW w:w="1596"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317" w:author="usuario" w:date="2026-04-13T19:34:00Z">
              <w:r>
                <w:rPr>
                  <w:rFonts w:cs="Calibri" w:ascii="Calibri" w:hAnsi="Calibri"/>
                  <w:b/>
                  <w:bCs/>
                  <w:color w:val="000000"/>
                  <w:kern w:val="0"/>
                  <w:sz w:val="20"/>
                  <w:szCs w:val="20"/>
                  <w:lang w:bidi="ar-SA"/>
                </w:rPr>
                <w:t>Atributos</w:t>
              </w:r>
            </w:ins>
          </w:p>
        </w:tc>
        <w:tc>
          <w:tcPr>
            <w:tcW w:w="1280"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318" w:author="usuario" w:date="2026-04-13T19:34:00Z">
              <w:r>
                <w:rPr>
                  <w:rFonts w:cs="Calibri" w:ascii="Calibri" w:hAnsi="Calibri"/>
                  <w:b/>
                  <w:bCs/>
                  <w:color w:val="000000"/>
                  <w:kern w:val="0"/>
                  <w:sz w:val="20"/>
                  <w:szCs w:val="20"/>
                  <w:lang w:bidi="ar-SA"/>
                </w:rPr>
                <w:t>Tipo de datos</w:t>
              </w:r>
            </w:ins>
          </w:p>
        </w:tc>
        <w:tc>
          <w:tcPr>
            <w:tcW w:w="976"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319" w:author="usuario" w:date="2026-04-13T19:34:00Z">
              <w:r>
                <w:rPr>
                  <w:rFonts w:cs="Calibri" w:ascii="Calibri" w:hAnsi="Calibri"/>
                  <w:b/>
                  <w:bCs/>
                  <w:color w:val="000000"/>
                  <w:kern w:val="0"/>
                  <w:sz w:val="20"/>
                  <w:szCs w:val="20"/>
                  <w:lang w:bidi="ar-SA"/>
                </w:rPr>
                <w:t>Permite NULL</w:t>
              </w:r>
            </w:ins>
          </w:p>
        </w:tc>
        <w:tc>
          <w:tcPr>
            <w:tcW w:w="1134"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320" w:author="usuario" w:date="2026-04-13T19:34:00Z">
              <w:r>
                <w:rPr>
                  <w:rFonts w:cs="Calibri" w:ascii="Calibri" w:hAnsi="Calibri"/>
                  <w:b/>
                  <w:bCs/>
                  <w:color w:val="000000"/>
                  <w:kern w:val="0"/>
                  <w:sz w:val="20"/>
                  <w:szCs w:val="20"/>
                  <w:lang w:bidi="ar-SA"/>
                </w:rPr>
                <w:t>Valores posibles</w:t>
              </w:r>
            </w:ins>
          </w:p>
        </w:tc>
        <w:tc>
          <w:tcPr>
            <w:tcW w:w="4364"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321" w:author="usuario" w:date="2026-04-13T19:34:00Z">
              <w:r>
                <w:rPr>
                  <w:rFonts w:cs="Calibri" w:ascii="Calibri" w:hAnsi="Calibri"/>
                  <w:b/>
                  <w:bCs/>
                  <w:color w:val="000000"/>
                  <w:kern w:val="0"/>
                  <w:sz w:val="20"/>
                  <w:szCs w:val="20"/>
                  <w:lang w:bidi="ar-SA"/>
                </w:rPr>
                <w:t>Descripción</w:t>
              </w:r>
            </w:ins>
          </w:p>
        </w:tc>
      </w:tr>
      <w:tr>
        <w:trPr>
          <w:ins w:id="322" w:author="usuario" w:date="2026-04-13T19:34:00Z"/>
        </w:trPr>
        <w:tc>
          <w:tcPr>
            <w:tcW w:w="1596"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323" w:author="usuario" w:date="2026-04-13T19:34:00Z">
              <w:r>
                <w:rPr>
                  <w:rFonts w:cs="Calibri" w:ascii="Calibri" w:hAnsi="Calibri"/>
                  <w:b/>
                  <w:bCs/>
                  <w:color w:val="000000"/>
                  <w:kern w:val="0"/>
                  <w:sz w:val="20"/>
                  <w:szCs w:val="20"/>
                  <w:lang w:val="es-ES" w:eastAsia="es-ES" w:bidi="ar-SA"/>
                </w:rPr>
                <w:t>DNI</w:t>
              </w:r>
            </w:ins>
          </w:p>
        </w:tc>
        <w:tc>
          <w:tcPr>
            <w:tcW w:w="1280"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324" w:author="usuario" w:date="2026-04-13T19:34:00Z">
              <w:r>
                <w:rPr>
                  <w:rFonts w:cs="Calibri" w:ascii="Calibri" w:hAnsi="Calibri"/>
                  <w:color w:val="000000"/>
                  <w:kern w:val="0"/>
                  <w:sz w:val="20"/>
                  <w:szCs w:val="20"/>
                  <w:lang w:val="es-ES" w:eastAsia="es-ES" w:bidi="ar-SA"/>
                </w:rPr>
                <w:t>INT / B</w:t>
              </w:r>
            </w:ins>
            <w:r>
              <w:rPr>
                <w:rFonts w:cs="Calibri" w:ascii="Calibri" w:hAnsi="Calibri"/>
                <w:color w:val="000000"/>
                <w:kern w:val="0"/>
                <w:sz w:val="20"/>
                <w:szCs w:val="20"/>
                <w:lang w:val="es-ES" w:eastAsia="es-ES" w:bidi="ar-SA"/>
              </w:rPr>
              <w:t>I</w:t>
            </w:r>
            <w:ins w:id="325" w:author="usuario" w:date="2026-04-13T19:34:00Z">
              <w:r>
                <w:rPr>
                  <w:rFonts w:cs="Calibri" w:ascii="Calibri" w:hAnsi="Calibri"/>
                  <w:color w:val="000000"/>
                  <w:kern w:val="0"/>
                  <w:sz w:val="20"/>
                  <w:szCs w:val="20"/>
                  <w:lang w:val="es-ES" w:eastAsia="es-ES" w:bidi="ar-SA"/>
                </w:rPr>
                <w:t>GINT</w:t>
              </w:r>
            </w:ins>
          </w:p>
        </w:tc>
        <w:tc>
          <w:tcPr>
            <w:tcW w:w="976"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326" w:author="usuario" w:date="2026-04-13T19:34:00Z">
              <w:r>
                <w:rPr>
                  <w:rFonts w:cs="Arial" w:ascii="Arial" w:hAnsi="Arial"/>
                  <w:color w:val="000000"/>
                  <w:kern w:val="0"/>
                  <w:sz w:val="20"/>
                  <w:szCs w:val="20"/>
                  <w:lang w:bidi="ar-SA"/>
                </w:rPr>
                <w:t>NO</w:t>
              </w:r>
            </w:ins>
          </w:p>
        </w:tc>
        <w:tc>
          <w:tcPr>
            <w:tcW w:w="1134"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327" w:author="usuario" w:date="2026-04-13T19:34:00Z">
              <w:r>
                <w:rPr>
                  <w:rFonts w:cs="Arial" w:ascii="Arial" w:hAnsi="Arial"/>
                  <w:color w:val="000000"/>
                  <w:kern w:val="0"/>
                  <w:sz w:val="20"/>
                  <w:szCs w:val="20"/>
                  <w:lang w:bidi="ar-SA"/>
                </w:rPr>
                <w:t>-</w:t>
              </w:r>
            </w:ins>
          </w:p>
        </w:tc>
        <w:tc>
          <w:tcPr>
            <w:tcW w:w="436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328" w:author="usuario" w:date="2026-04-13T19:34:00Z">
              <w:r>
                <w:rPr>
                  <w:rFonts w:cs="Calibri" w:ascii="Calibri" w:hAnsi="Calibri"/>
                  <w:color w:val="000000"/>
                  <w:kern w:val="0"/>
                  <w:sz w:val="20"/>
                  <w:szCs w:val="20"/>
                  <w:lang w:bidi="ar-SA"/>
                </w:rPr>
                <w:t>Identificador único de</w:t>
              </w:r>
            </w:ins>
            <w:ins w:id="329" w:author="usuario" w:date="2026-04-13T19:37:00Z">
              <w:r>
                <w:rPr>
                  <w:rFonts w:cs="Calibri" w:ascii="Calibri" w:hAnsi="Calibri"/>
                  <w:color w:val="000000"/>
                  <w:kern w:val="0"/>
                  <w:sz w:val="20"/>
                  <w:szCs w:val="20"/>
                  <w:lang w:bidi="ar-SA"/>
                </w:rPr>
                <w:t xml:space="preserve"> la enfermera</w:t>
              </w:r>
            </w:ins>
            <w:ins w:id="330" w:author="usuario" w:date="2026-04-13T19:34:00Z">
              <w:r>
                <w:rPr>
                  <w:rFonts w:cs="Calibri" w:ascii="Calibri" w:hAnsi="Calibri"/>
                  <w:color w:val="000000"/>
                  <w:kern w:val="0"/>
                  <w:sz w:val="20"/>
                  <w:szCs w:val="20"/>
                  <w:lang w:bidi="ar-SA"/>
                </w:rPr>
                <w:t xml:space="preserve"> (también FK a Persona)</w:t>
              </w:r>
            </w:ins>
          </w:p>
        </w:tc>
      </w:tr>
      <w:tr>
        <w:trPr>
          <w:ins w:id="331" w:author="usuario" w:date="2026-04-13T19:37:00Z"/>
        </w:trPr>
        <w:tc>
          <w:tcPr>
            <w:tcW w:w="1596"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332" w:author="usuario" w:date="2026-04-13T19:37:00Z">
              <w:r>
                <w:rPr>
                  <w:rFonts w:cs="Calibri" w:ascii="Calibri" w:hAnsi="Calibri"/>
                  <w:b/>
                  <w:bCs/>
                  <w:color w:val="000000"/>
                  <w:kern w:val="0"/>
                  <w:sz w:val="20"/>
                  <w:szCs w:val="20"/>
                  <w:lang w:bidi="ar-SA"/>
                </w:rPr>
                <w:t>Numero_Piso</w:t>
              </w:r>
            </w:ins>
          </w:p>
        </w:tc>
        <w:tc>
          <w:tcPr>
            <w:tcW w:w="128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333" w:author="usuario" w:date="2026-04-13T19:37:00Z">
              <w:r>
                <w:rPr>
                  <w:rFonts w:cs="Calibri" w:ascii="Calibri" w:hAnsi="Calibri"/>
                  <w:color w:val="000000"/>
                  <w:kern w:val="0"/>
                  <w:sz w:val="20"/>
                  <w:szCs w:val="20"/>
                  <w:lang w:bidi="ar-SA"/>
                </w:rPr>
                <w:t>INT</w:t>
              </w:r>
            </w:ins>
          </w:p>
        </w:tc>
        <w:tc>
          <w:tcPr>
            <w:tcW w:w="976"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334" w:author="usuario" w:date="2026-04-13T19:37:00Z">
              <w:r>
                <w:rPr>
                  <w:rFonts w:cs="Calibri" w:ascii="Calibri" w:hAnsi="Calibri"/>
                  <w:color w:val="000000"/>
                  <w:kern w:val="0"/>
                  <w:sz w:val="20"/>
                  <w:szCs w:val="20"/>
                  <w:lang w:bidi="ar-SA"/>
                </w:rPr>
                <w:t>NO</w:t>
              </w:r>
            </w:ins>
          </w:p>
        </w:tc>
        <w:tc>
          <w:tcPr>
            <w:tcW w:w="113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335" w:author="usuario" w:date="2026-04-13T19:37:00Z">
              <w:r>
                <w:rPr>
                  <w:rFonts w:cs="Calibri" w:ascii="Calibri" w:hAnsi="Calibri"/>
                  <w:color w:val="000000"/>
                  <w:kern w:val="0"/>
                  <w:sz w:val="20"/>
                  <w:szCs w:val="20"/>
                  <w:lang w:bidi="ar-SA"/>
                </w:rPr>
                <w:t>-</w:t>
              </w:r>
            </w:ins>
          </w:p>
        </w:tc>
        <w:tc>
          <w:tcPr>
            <w:tcW w:w="436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336" w:author="usuario" w:date="2026-04-13T19:37:00Z">
              <w:r>
                <w:rPr>
                  <w:rFonts w:cs="Calibri" w:ascii="Calibri" w:hAnsi="Calibri"/>
                  <w:color w:val="000000"/>
                  <w:kern w:val="0"/>
                  <w:sz w:val="20"/>
                  <w:szCs w:val="20"/>
                  <w:lang w:bidi="ar-SA"/>
                </w:rPr>
                <w:t>Piso del hospital donde trabaja la enfermera (FK)</w:t>
              </w:r>
            </w:ins>
          </w:p>
        </w:tc>
      </w:tr>
    </w:tbl>
    <w:p>
      <w:pPr>
        <w:pStyle w:val="Normal"/>
        <w:rPr>
          <w:lang w:val="es-AR"/>
          <w:ins w:id="338" w:author="usuario" w:date="2026-04-13T19:37:00Z"/>
        </w:rPr>
      </w:pPr>
      <w:ins w:id="337" w:author="usuario" w:date="2026-04-13T19:37:00Z">
        <w:r>
          <w:rPr>
            <w:lang w:val="es-AR"/>
          </w:rPr>
        </w:r>
      </w:ins>
    </w:p>
    <w:p>
      <w:pPr>
        <w:pStyle w:val="NormalWeb"/>
        <w:spacing w:beforeAutospacing="0" w:before="120" w:afterAutospacing="0" w:after="120"/>
        <w:jc w:val="both"/>
        <w:pPrChange w:id="0" w:author="Elena Monutti" w:date="2026-04-13T21:19:00Z">
          <w:pPr>
            <w:pStyle w:val="NormalWeb"/>
            <w:spacing w:beforeAutospacing="0" w:before="120" w:afterAutospacing="0" w:after="120"/>
          </w:pPr>
        </w:pPrChange>
        <w:rPr>
          <w:rFonts w:ascii="Arial" w:hAnsi="Arial" w:cs="Arial"/>
          <w:b/>
          <w:bCs/>
          <w:color w:val="000000"/>
          <w:sz w:val="22"/>
          <w:szCs w:val="22"/>
          <w:ins w:id="340" w:author="usuario" w:date="2026-04-13T19:38:00Z"/>
        </w:rPr>
      </w:pPr>
      <w:ins w:id="339" w:author="usuario" w:date="2026-04-13T19:37:00Z">
        <w:r>
          <w:rPr>
            <w:rFonts w:cs="Arial" w:ascii="Arial" w:hAnsi="Arial"/>
            <w:b/>
            <w:bCs/>
            <w:color w:val="000000"/>
            <w:sz w:val="22"/>
            <w:szCs w:val="22"/>
          </w:rPr>
          <w:t>Entidad: Piso</w:t>
        </w:r>
      </w:ins>
    </w:p>
    <w:p>
      <w:pPr>
        <w:pStyle w:val="NormalWeb"/>
        <w:spacing w:beforeAutospacing="0" w:before="120" w:afterAutospacing="0" w:after="120"/>
        <w:jc w:val="both"/>
        <w:pPrChange w:id="0" w:author="Elena Monutti" w:date="2026-04-13T21:19:00Z">
          <w:pPr>
            <w:pStyle w:val="NormalWeb"/>
            <w:spacing w:beforeAutospacing="0" w:before="120" w:afterAutospacing="0" w:after="120"/>
          </w:pPr>
        </w:pPrChange>
        <w:rPr>
          <w:rFonts w:ascii="Arial" w:hAnsi="Arial" w:cs="Arial"/>
          <w:color w:val="000000"/>
          <w:sz w:val="22"/>
          <w:szCs w:val="22"/>
        </w:rPr>
      </w:pPr>
      <w:ins w:id="341" w:author="usuario" w:date="2026-04-13T19:38:00Z">
        <w:r>
          <w:rPr>
            <w:rFonts w:cs="Arial" w:ascii="Arial" w:hAnsi="Arial"/>
            <w:b/>
            <w:bCs/>
            <w:color w:val="000000"/>
            <w:sz w:val="22"/>
            <w:szCs w:val="22"/>
          </w:rPr>
          <w:t>Clave Primaria: Numero</w:t>
        </w:r>
      </w:ins>
      <w:ins w:id="342" w:author="usuario" w:date="2026-04-13T19:39:00Z">
        <w:r>
          <w:rPr>
            <w:rFonts w:cs="Arial" w:ascii="Arial" w:hAnsi="Arial"/>
            <w:b/>
            <w:bCs/>
            <w:color w:val="000000"/>
            <w:sz w:val="22"/>
            <w:szCs w:val="22"/>
          </w:rPr>
          <w:t>_Piso</w:t>
        </w:r>
      </w:ins>
      <w:ins w:id="343" w:author="usuario" w:date="2026-04-13T19:39:00Z">
        <w:r>
          <w:rPr>
            <w:rFonts w:cs="Arial" w:ascii="Arial" w:hAnsi="Arial"/>
            <w:color w:val="000000"/>
            <w:sz w:val="22"/>
            <w:szCs w:val="22"/>
          </w:rPr>
          <w:t xml:space="preserve"> </w:t>
        </w:r>
      </w:ins>
    </w:p>
    <w:tbl>
      <w:tblPr>
        <w:tblStyle w:val="Tablaconcuadrcula"/>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96"/>
        <w:gridCol w:w="1280"/>
        <w:gridCol w:w="976"/>
        <w:gridCol w:w="1134"/>
        <w:gridCol w:w="4364"/>
      </w:tblGrid>
      <w:tr>
        <w:trPr>
          <w:ins w:id="344" w:author="usuario" w:date="2026-04-13T19:39:00Z"/>
        </w:trPr>
        <w:tc>
          <w:tcPr>
            <w:tcW w:w="1596"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345" w:author="usuario" w:date="2026-04-13T19:39:00Z">
              <w:r>
                <w:rPr>
                  <w:rFonts w:cs="Calibri" w:ascii="Calibri" w:hAnsi="Calibri"/>
                  <w:b/>
                  <w:bCs/>
                  <w:color w:val="000000"/>
                  <w:kern w:val="0"/>
                  <w:sz w:val="20"/>
                  <w:szCs w:val="20"/>
                  <w:lang w:bidi="ar-SA"/>
                </w:rPr>
                <w:t>Atributos</w:t>
              </w:r>
            </w:ins>
          </w:p>
        </w:tc>
        <w:tc>
          <w:tcPr>
            <w:tcW w:w="1280"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346" w:author="usuario" w:date="2026-04-13T19:39:00Z">
              <w:r>
                <w:rPr>
                  <w:rFonts w:cs="Calibri" w:ascii="Calibri" w:hAnsi="Calibri"/>
                  <w:b/>
                  <w:bCs/>
                  <w:color w:val="000000"/>
                  <w:kern w:val="0"/>
                  <w:sz w:val="20"/>
                  <w:szCs w:val="20"/>
                  <w:lang w:bidi="ar-SA"/>
                </w:rPr>
                <w:t>Tipo de datos</w:t>
              </w:r>
            </w:ins>
          </w:p>
        </w:tc>
        <w:tc>
          <w:tcPr>
            <w:tcW w:w="976"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347" w:author="usuario" w:date="2026-04-13T19:39:00Z">
              <w:r>
                <w:rPr>
                  <w:rFonts w:cs="Calibri" w:ascii="Calibri" w:hAnsi="Calibri"/>
                  <w:b/>
                  <w:bCs/>
                  <w:color w:val="000000"/>
                  <w:kern w:val="0"/>
                  <w:sz w:val="20"/>
                  <w:szCs w:val="20"/>
                  <w:lang w:bidi="ar-SA"/>
                </w:rPr>
                <w:t>Permite NULL</w:t>
              </w:r>
            </w:ins>
          </w:p>
        </w:tc>
        <w:tc>
          <w:tcPr>
            <w:tcW w:w="1134"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348" w:author="usuario" w:date="2026-04-13T19:39:00Z">
              <w:r>
                <w:rPr>
                  <w:rFonts w:cs="Calibri" w:ascii="Calibri" w:hAnsi="Calibri"/>
                  <w:b/>
                  <w:bCs/>
                  <w:color w:val="000000"/>
                  <w:kern w:val="0"/>
                  <w:sz w:val="20"/>
                  <w:szCs w:val="20"/>
                  <w:lang w:bidi="ar-SA"/>
                </w:rPr>
                <w:t>Valores posibles</w:t>
              </w:r>
            </w:ins>
          </w:p>
        </w:tc>
        <w:tc>
          <w:tcPr>
            <w:tcW w:w="4364"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349" w:author="usuario" w:date="2026-04-13T19:39:00Z">
              <w:r>
                <w:rPr>
                  <w:rFonts w:cs="Calibri" w:ascii="Calibri" w:hAnsi="Calibri"/>
                  <w:b/>
                  <w:bCs/>
                  <w:color w:val="000000"/>
                  <w:kern w:val="0"/>
                  <w:sz w:val="20"/>
                  <w:szCs w:val="20"/>
                  <w:lang w:bidi="ar-SA"/>
                </w:rPr>
                <w:t>Descripción</w:t>
              </w:r>
            </w:ins>
          </w:p>
        </w:tc>
      </w:tr>
      <w:tr>
        <w:trPr>
          <w:ins w:id="350" w:author="usuario" w:date="2026-04-13T19:39:00Z"/>
        </w:trPr>
        <w:tc>
          <w:tcPr>
            <w:tcW w:w="1596"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351" w:author="usuario" w:date="2026-04-13T19:39:00Z">
              <w:r>
                <w:rPr>
                  <w:rFonts w:cs="Calibri" w:ascii="Calibri" w:hAnsi="Calibri"/>
                  <w:b/>
                  <w:bCs/>
                  <w:color w:val="000000"/>
                  <w:kern w:val="0"/>
                  <w:sz w:val="20"/>
                  <w:szCs w:val="20"/>
                  <w:lang w:bidi="ar-SA"/>
                </w:rPr>
                <w:t>Numero_Piso</w:t>
              </w:r>
            </w:ins>
          </w:p>
        </w:tc>
        <w:tc>
          <w:tcPr>
            <w:tcW w:w="1280"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352" w:author="usuario" w:date="2026-04-13T19:39:00Z">
              <w:r>
                <w:rPr>
                  <w:rFonts w:cs="Calibri" w:ascii="Calibri" w:hAnsi="Calibri"/>
                  <w:color w:val="000000"/>
                  <w:kern w:val="0"/>
                  <w:sz w:val="20"/>
                  <w:szCs w:val="20"/>
                  <w:lang w:bidi="ar-SA"/>
                </w:rPr>
                <w:t>INT</w:t>
              </w:r>
            </w:ins>
          </w:p>
        </w:tc>
        <w:tc>
          <w:tcPr>
            <w:tcW w:w="976"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353" w:author="usuario" w:date="2026-04-13T19:39:00Z">
              <w:r>
                <w:rPr>
                  <w:rFonts w:cs="Calibri" w:ascii="Calibri" w:hAnsi="Calibri"/>
                  <w:color w:val="000000"/>
                  <w:kern w:val="0"/>
                  <w:sz w:val="20"/>
                  <w:szCs w:val="20"/>
                  <w:lang w:bidi="ar-SA"/>
                </w:rPr>
                <w:t>NO</w:t>
              </w:r>
            </w:ins>
          </w:p>
        </w:tc>
        <w:tc>
          <w:tcPr>
            <w:tcW w:w="1134"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354" w:author="usuario" w:date="2026-04-13T19:39:00Z">
              <w:r>
                <w:rPr>
                  <w:rFonts w:cs="Calibri" w:ascii="Calibri" w:hAnsi="Calibri"/>
                  <w:color w:val="000000"/>
                  <w:kern w:val="0"/>
                  <w:sz w:val="20"/>
                  <w:szCs w:val="20"/>
                  <w:lang w:bidi="ar-SA"/>
                </w:rPr>
                <w:t>-</w:t>
              </w:r>
            </w:ins>
          </w:p>
        </w:tc>
        <w:tc>
          <w:tcPr>
            <w:tcW w:w="436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355" w:author="usuario" w:date="2026-04-13T19:39:00Z">
              <w:r>
                <w:rPr>
                  <w:rFonts w:cs="Calibri" w:ascii="Calibri" w:hAnsi="Calibri"/>
                  <w:color w:val="000000"/>
                  <w:kern w:val="0"/>
                  <w:sz w:val="20"/>
                  <w:szCs w:val="20"/>
                  <w:lang w:bidi="ar-SA"/>
                </w:rPr>
                <w:t>Identificador del piso dentro del hospital</w:t>
              </w:r>
            </w:ins>
          </w:p>
        </w:tc>
      </w:tr>
      <w:tr>
        <w:trPr>
          <w:ins w:id="356" w:author="usuario" w:date="2026-04-13T19:39:00Z"/>
        </w:trPr>
        <w:tc>
          <w:tcPr>
            <w:tcW w:w="1596"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357" w:author="usuario" w:date="2026-04-13T19:39:00Z">
              <w:r>
                <w:rPr>
                  <w:rFonts w:cs="Calibri" w:ascii="Calibri" w:hAnsi="Calibri"/>
                  <w:b/>
                  <w:bCs/>
                  <w:color w:val="000000"/>
                  <w:kern w:val="0"/>
                  <w:sz w:val="20"/>
                  <w:szCs w:val="20"/>
                  <w:lang w:bidi="ar-SA"/>
                </w:rPr>
                <w:t>ID_Hospital</w:t>
              </w:r>
            </w:ins>
          </w:p>
        </w:tc>
        <w:tc>
          <w:tcPr>
            <w:tcW w:w="128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358" w:author="usuario" w:date="2026-04-13T19:39:00Z">
              <w:r>
                <w:rPr>
                  <w:rFonts w:cs="Calibri" w:ascii="Calibri" w:hAnsi="Calibri"/>
                  <w:color w:val="000000"/>
                  <w:kern w:val="0"/>
                  <w:sz w:val="20"/>
                  <w:szCs w:val="20"/>
                  <w:lang w:bidi="ar-SA"/>
                </w:rPr>
                <w:t>INT</w:t>
              </w:r>
            </w:ins>
          </w:p>
        </w:tc>
        <w:tc>
          <w:tcPr>
            <w:tcW w:w="976"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359" w:author="usuario" w:date="2026-04-13T19:39:00Z">
              <w:r>
                <w:rPr>
                  <w:rFonts w:cs="Calibri" w:ascii="Calibri" w:hAnsi="Calibri"/>
                  <w:color w:val="000000"/>
                  <w:kern w:val="0"/>
                  <w:sz w:val="20"/>
                  <w:szCs w:val="20"/>
                  <w:lang w:bidi="ar-SA"/>
                </w:rPr>
                <w:t>NO</w:t>
              </w:r>
            </w:ins>
          </w:p>
        </w:tc>
        <w:tc>
          <w:tcPr>
            <w:tcW w:w="113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360" w:author="usuario" w:date="2026-04-13T19:39:00Z">
              <w:r>
                <w:rPr>
                  <w:rFonts w:cs="Calibri" w:ascii="Calibri" w:hAnsi="Calibri"/>
                  <w:color w:val="000000"/>
                  <w:kern w:val="0"/>
                  <w:sz w:val="20"/>
                  <w:szCs w:val="20"/>
                  <w:lang w:bidi="ar-SA"/>
                </w:rPr>
                <w:t>-</w:t>
              </w:r>
            </w:ins>
          </w:p>
        </w:tc>
        <w:tc>
          <w:tcPr>
            <w:tcW w:w="436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361" w:author="usuario" w:date="2026-04-13T19:39:00Z">
              <w:r>
                <w:rPr>
                  <w:rFonts w:cs="Calibri" w:ascii="Calibri" w:hAnsi="Calibri"/>
                  <w:color w:val="000000"/>
                  <w:kern w:val="0"/>
                  <w:sz w:val="20"/>
                  <w:szCs w:val="20"/>
                  <w:lang w:bidi="ar-SA"/>
                </w:rPr>
                <w:t>Hospital al que pertenece el piso (FK)</w:t>
              </w:r>
            </w:ins>
          </w:p>
        </w:tc>
      </w:tr>
    </w:tbl>
    <w:p>
      <w:pPr>
        <w:pStyle w:val="Normal"/>
        <w:rPr>
          <w:lang w:val="es-AR"/>
          <w:del w:id="363" w:author="Elena Monutti" w:date="2026-04-13T21:04:00Z"/>
        </w:rPr>
      </w:pPr>
      <w:del w:id="362" w:author="Elena Monutti" w:date="2026-04-13T21:04:00Z">
        <w:r>
          <w:rPr>
            <w:lang w:val="es-AR"/>
          </w:rPr>
        </w:r>
      </w:del>
    </w:p>
    <w:p>
      <w:pPr>
        <w:pStyle w:val="Normal"/>
        <w:rPr>
          <w:lang w:val="es-AR"/>
          <w:del w:id="365" w:author="Elena Monutti" w:date="2026-04-13T21:04:00Z"/>
        </w:rPr>
      </w:pPr>
      <w:del w:id="364" w:author="Elena Monutti" w:date="2026-04-13T21:04:00Z">
        <w:r>
          <w:rPr>
            <w:lang w:val="es-AR"/>
          </w:rPr>
        </w:r>
      </w:del>
    </w:p>
    <w:p>
      <w:pPr>
        <w:pStyle w:val="Normal"/>
        <w:rPr>
          <w:lang w:val="es-AR"/>
          <w:ins w:id="367" w:author="usuario" w:date="2026-04-13T19:40:00Z"/>
        </w:rPr>
      </w:pPr>
      <w:ins w:id="366" w:author="usuario" w:date="2026-04-13T19:40:00Z">
        <w:r>
          <w:rPr>
            <w:lang w:val="es-AR"/>
          </w:rPr>
        </w:r>
      </w:ins>
    </w:p>
    <w:p>
      <w:pPr>
        <w:pStyle w:val="NormalWeb"/>
        <w:spacing w:beforeAutospacing="0" w:before="120" w:afterAutospacing="0" w:after="120"/>
        <w:jc w:val="both"/>
        <w:pPrChange w:id="0" w:author="Elena Monutti" w:date="2026-04-13T21:19:00Z">
          <w:pPr>
            <w:pStyle w:val="NormalWeb"/>
            <w:spacing w:beforeAutospacing="0" w:before="120" w:afterAutospacing="0" w:after="120"/>
          </w:pPr>
        </w:pPrChange>
        <w:rPr>
          <w:rFonts w:ascii="Arial" w:hAnsi="Arial" w:cs="Arial"/>
          <w:b/>
          <w:bCs/>
          <w:color w:val="000000"/>
          <w:sz w:val="22"/>
          <w:szCs w:val="22"/>
          <w:ins w:id="368" w:author="usuario" w:date="2026-04-13T19:40:00Z"/>
        </w:rPr>
      </w:pPr>
      <w:r>
        <w:rPr>
          <w:rFonts w:cs="Arial" w:ascii="Arial" w:hAnsi="Arial"/>
          <w:b/>
          <w:bCs/>
          <w:color w:val="000000"/>
          <w:sz w:val="22"/>
          <w:szCs w:val="22"/>
        </w:rPr>
        <w:t>Entidad: Cama</w:t>
      </w:r>
    </w:p>
    <w:p>
      <w:pPr>
        <w:pStyle w:val="NormalWeb"/>
        <w:spacing w:beforeAutospacing="0" w:before="120" w:afterAutospacing="0" w:after="120"/>
        <w:jc w:val="both"/>
        <w:pPrChange w:id="0" w:author="Elena Monutti" w:date="2026-04-13T21:19:00Z">
          <w:pPr>
            <w:pStyle w:val="NormalWeb"/>
            <w:spacing w:beforeAutospacing="0" w:before="120" w:afterAutospacing="0" w:after="120"/>
          </w:pPr>
        </w:pPrChange>
        <w:rPr>
          <w:rFonts w:ascii="Arial" w:hAnsi="Arial" w:cs="Arial"/>
          <w:color w:val="000000"/>
          <w:sz w:val="22"/>
          <w:szCs w:val="22"/>
        </w:rPr>
      </w:pPr>
      <w:r>
        <w:rPr>
          <w:rFonts w:cs="Arial" w:ascii="Arial" w:hAnsi="Arial"/>
          <w:b/>
          <w:bCs/>
          <w:color w:val="000000"/>
          <w:sz w:val="22"/>
          <w:szCs w:val="22"/>
        </w:rPr>
        <w:t>Clave Primaria: Numero_Cama</w:t>
      </w:r>
      <w:ins w:id="369" w:author="usuario" w:date="2026-04-13T19:40:00Z">
        <w:r>
          <w:rPr>
            <w:rFonts w:cs="Arial" w:ascii="Arial" w:hAnsi="Arial"/>
            <w:color w:val="000000"/>
            <w:sz w:val="22"/>
            <w:szCs w:val="22"/>
          </w:rPr>
          <w:t xml:space="preserve"> </w:t>
        </w:r>
      </w:ins>
    </w:p>
    <w:tbl>
      <w:tblPr>
        <w:tblStyle w:val="Tablaconcuadrcula"/>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96"/>
        <w:gridCol w:w="1280"/>
        <w:gridCol w:w="976"/>
        <w:gridCol w:w="1134"/>
        <w:gridCol w:w="4364"/>
      </w:tblGrid>
      <w:tr>
        <w:trPr>
          <w:ins w:id="370" w:author="usuario" w:date="2026-04-13T19:40:00Z"/>
        </w:trPr>
        <w:tc>
          <w:tcPr>
            <w:tcW w:w="1596"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371" w:author="usuario" w:date="2026-04-13T19:40:00Z">
              <w:r>
                <w:rPr>
                  <w:rFonts w:cs="Calibri" w:ascii="Calibri" w:hAnsi="Calibri"/>
                  <w:b/>
                  <w:bCs/>
                  <w:color w:val="000000"/>
                  <w:kern w:val="0"/>
                  <w:sz w:val="20"/>
                  <w:szCs w:val="20"/>
                  <w:lang w:bidi="ar-SA"/>
                </w:rPr>
                <w:t>Atributos</w:t>
              </w:r>
            </w:ins>
          </w:p>
        </w:tc>
        <w:tc>
          <w:tcPr>
            <w:tcW w:w="1280"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372" w:author="usuario" w:date="2026-04-13T19:40:00Z">
              <w:r>
                <w:rPr>
                  <w:rFonts w:cs="Calibri" w:ascii="Calibri" w:hAnsi="Calibri"/>
                  <w:b/>
                  <w:bCs/>
                  <w:color w:val="000000"/>
                  <w:kern w:val="0"/>
                  <w:sz w:val="20"/>
                  <w:szCs w:val="20"/>
                  <w:lang w:bidi="ar-SA"/>
                </w:rPr>
                <w:t>Tipo de datos</w:t>
              </w:r>
            </w:ins>
          </w:p>
        </w:tc>
        <w:tc>
          <w:tcPr>
            <w:tcW w:w="976"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373" w:author="usuario" w:date="2026-04-13T19:40:00Z">
              <w:r>
                <w:rPr>
                  <w:rFonts w:cs="Calibri" w:ascii="Calibri" w:hAnsi="Calibri"/>
                  <w:b/>
                  <w:bCs/>
                  <w:color w:val="000000"/>
                  <w:kern w:val="0"/>
                  <w:sz w:val="20"/>
                  <w:szCs w:val="20"/>
                  <w:lang w:bidi="ar-SA"/>
                </w:rPr>
                <w:t>Permite NULL</w:t>
              </w:r>
            </w:ins>
          </w:p>
        </w:tc>
        <w:tc>
          <w:tcPr>
            <w:tcW w:w="1134"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374" w:author="usuario" w:date="2026-04-13T19:40:00Z">
              <w:r>
                <w:rPr>
                  <w:rFonts w:cs="Calibri" w:ascii="Calibri" w:hAnsi="Calibri"/>
                  <w:b/>
                  <w:bCs/>
                  <w:color w:val="000000"/>
                  <w:kern w:val="0"/>
                  <w:sz w:val="20"/>
                  <w:szCs w:val="20"/>
                  <w:lang w:bidi="ar-SA"/>
                </w:rPr>
                <w:t>Valores posibles</w:t>
              </w:r>
            </w:ins>
          </w:p>
        </w:tc>
        <w:tc>
          <w:tcPr>
            <w:tcW w:w="4364"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375" w:author="usuario" w:date="2026-04-13T19:40:00Z">
              <w:r>
                <w:rPr>
                  <w:rFonts w:cs="Calibri" w:ascii="Calibri" w:hAnsi="Calibri"/>
                  <w:b/>
                  <w:bCs/>
                  <w:color w:val="000000"/>
                  <w:kern w:val="0"/>
                  <w:sz w:val="20"/>
                  <w:szCs w:val="20"/>
                  <w:lang w:bidi="ar-SA"/>
                </w:rPr>
                <w:t>Descripción</w:t>
              </w:r>
            </w:ins>
          </w:p>
        </w:tc>
      </w:tr>
      <w:tr>
        <w:trPr>
          <w:ins w:id="376" w:author="usuario" w:date="2026-04-13T19:40:00Z"/>
        </w:trPr>
        <w:tc>
          <w:tcPr>
            <w:tcW w:w="1596"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377" w:author="usuario" w:date="2026-04-13T19:40:00Z">
              <w:r>
                <w:rPr>
                  <w:rFonts w:cs="Calibri" w:ascii="Calibri" w:hAnsi="Calibri"/>
                  <w:b/>
                  <w:bCs/>
                  <w:color w:val="000000"/>
                  <w:kern w:val="0"/>
                  <w:sz w:val="20"/>
                  <w:szCs w:val="20"/>
                  <w:lang w:bidi="ar-SA"/>
                </w:rPr>
                <w:t>Numero_Cama</w:t>
              </w:r>
            </w:ins>
          </w:p>
        </w:tc>
        <w:tc>
          <w:tcPr>
            <w:tcW w:w="1280"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378" w:author="usuario" w:date="2026-04-13T19:40:00Z">
              <w:r>
                <w:rPr>
                  <w:rFonts w:cs="Calibri" w:ascii="Calibri" w:hAnsi="Calibri"/>
                  <w:color w:val="000000"/>
                  <w:kern w:val="0"/>
                  <w:sz w:val="20"/>
                  <w:szCs w:val="20"/>
                  <w:lang w:bidi="ar-SA"/>
                </w:rPr>
                <w:t>INT</w:t>
              </w:r>
            </w:ins>
          </w:p>
        </w:tc>
        <w:tc>
          <w:tcPr>
            <w:tcW w:w="976"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379" w:author="usuario" w:date="2026-04-13T19:40:00Z">
              <w:r>
                <w:rPr>
                  <w:rFonts w:cs="Calibri" w:ascii="Calibri" w:hAnsi="Calibri"/>
                  <w:color w:val="000000"/>
                  <w:kern w:val="0"/>
                  <w:sz w:val="20"/>
                  <w:szCs w:val="20"/>
                  <w:lang w:bidi="ar-SA"/>
                </w:rPr>
                <w:t>NO</w:t>
              </w:r>
            </w:ins>
          </w:p>
        </w:tc>
        <w:tc>
          <w:tcPr>
            <w:tcW w:w="1134"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380" w:author="usuario" w:date="2026-04-13T19:40:00Z">
              <w:r>
                <w:rPr>
                  <w:rFonts w:cs="Calibri" w:ascii="Calibri" w:hAnsi="Calibri"/>
                  <w:color w:val="000000"/>
                  <w:kern w:val="0"/>
                  <w:sz w:val="20"/>
                  <w:szCs w:val="20"/>
                  <w:lang w:bidi="ar-SA"/>
                </w:rPr>
                <w:t>-</w:t>
              </w:r>
            </w:ins>
          </w:p>
        </w:tc>
        <w:tc>
          <w:tcPr>
            <w:tcW w:w="436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381" w:author="usuario" w:date="2026-04-13T19:40:00Z">
              <w:r>
                <w:rPr>
                  <w:rFonts w:cs="Calibri" w:ascii="Calibri" w:hAnsi="Calibri"/>
                  <w:color w:val="000000"/>
                  <w:kern w:val="0"/>
                  <w:sz w:val="20"/>
                  <w:szCs w:val="20"/>
                  <w:lang w:bidi="ar-SA"/>
                </w:rPr>
                <w:t>Identificador único de la cama</w:t>
              </w:r>
            </w:ins>
          </w:p>
        </w:tc>
      </w:tr>
      <w:tr>
        <w:trPr>
          <w:ins w:id="382" w:author="usuario" w:date="2026-04-13T19:40:00Z"/>
        </w:trPr>
        <w:tc>
          <w:tcPr>
            <w:tcW w:w="1596"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383" w:author="usuario" w:date="2026-04-13T19:40:00Z">
              <w:r>
                <w:rPr>
                  <w:rFonts w:cs="Calibri" w:ascii="Calibri" w:hAnsi="Calibri"/>
                  <w:b/>
                  <w:bCs/>
                  <w:color w:val="000000"/>
                  <w:kern w:val="0"/>
                  <w:sz w:val="20"/>
                  <w:szCs w:val="20"/>
                  <w:lang w:bidi="ar-SA"/>
                </w:rPr>
                <w:t>Numero_Piso</w:t>
              </w:r>
            </w:ins>
          </w:p>
        </w:tc>
        <w:tc>
          <w:tcPr>
            <w:tcW w:w="128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384" w:author="usuario" w:date="2026-04-13T19:40:00Z">
              <w:r>
                <w:rPr>
                  <w:rFonts w:cs="Calibri" w:ascii="Calibri" w:hAnsi="Calibri"/>
                  <w:color w:val="000000"/>
                  <w:kern w:val="0"/>
                  <w:sz w:val="20"/>
                  <w:szCs w:val="20"/>
                  <w:lang w:bidi="ar-SA"/>
                </w:rPr>
                <w:t>INT</w:t>
              </w:r>
            </w:ins>
          </w:p>
        </w:tc>
        <w:tc>
          <w:tcPr>
            <w:tcW w:w="976"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385" w:author="usuario" w:date="2026-04-13T19:40:00Z">
              <w:r>
                <w:rPr>
                  <w:rFonts w:cs="Calibri" w:ascii="Calibri" w:hAnsi="Calibri"/>
                  <w:color w:val="000000"/>
                  <w:kern w:val="0"/>
                  <w:sz w:val="20"/>
                  <w:szCs w:val="20"/>
                  <w:lang w:bidi="ar-SA"/>
                </w:rPr>
                <w:t>NO</w:t>
              </w:r>
            </w:ins>
          </w:p>
        </w:tc>
        <w:tc>
          <w:tcPr>
            <w:tcW w:w="113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386" w:author="usuario" w:date="2026-04-13T19:40:00Z">
              <w:r>
                <w:rPr>
                  <w:rFonts w:cs="Calibri" w:ascii="Calibri" w:hAnsi="Calibri"/>
                  <w:color w:val="000000"/>
                  <w:kern w:val="0"/>
                  <w:sz w:val="20"/>
                  <w:szCs w:val="20"/>
                  <w:lang w:bidi="ar-SA"/>
                </w:rPr>
                <w:t>-</w:t>
              </w:r>
            </w:ins>
          </w:p>
        </w:tc>
        <w:tc>
          <w:tcPr>
            <w:tcW w:w="436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387" w:author="usuario" w:date="2026-04-13T19:40:00Z">
              <w:r>
                <w:rPr>
                  <w:rFonts w:cs="Calibri" w:ascii="Calibri" w:hAnsi="Calibri"/>
                  <w:color w:val="000000"/>
                  <w:kern w:val="0"/>
                  <w:sz w:val="20"/>
                  <w:szCs w:val="20"/>
                  <w:lang w:bidi="ar-SA"/>
                </w:rPr>
                <w:t>Piso donde se encuentra la cama (FK).</w:t>
              </w:r>
            </w:ins>
          </w:p>
        </w:tc>
      </w:tr>
    </w:tbl>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ins w:id="389" w:author="usuario" w:date="2026-04-13T19:42:00Z"/>
        </w:rPr>
      </w:pPr>
      <w:ins w:id="388" w:author="usuario" w:date="2026-04-13T19:42:00Z">
        <w:r>
          <w:rPr>
            <w:lang w:val="es-AR"/>
          </w:rPr>
        </w:r>
      </w:ins>
    </w:p>
    <w:p>
      <w:pPr>
        <w:pStyle w:val="NormalWeb"/>
        <w:spacing w:beforeAutospacing="0" w:before="120" w:afterAutospacing="0" w:after="120"/>
        <w:jc w:val="both"/>
        <w:pPrChange w:id="0" w:author="Elena Monutti" w:date="2026-04-13T21:19:00Z">
          <w:pPr>
            <w:pStyle w:val="NormalWeb"/>
            <w:spacing w:beforeAutospacing="0" w:before="120" w:afterAutospacing="0" w:after="120"/>
          </w:pPr>
        </w:pPrChange>
        <w:rPr>
          <w:rFonts w:ascii="Arial" w:hAnsi="Arial" w:cs="Arial"/>
          <w:b/>
          <w:bCs/>
          <w:color w:val="000000"/>
          <w:sz w:val="22"/>
          <w:szCs w:val="22"/>
          <w:ins w:id="390" w:author="usuario" w:date="2026-04-13T19:42:00Z"/>
        </w:rPr>
      </w:pPr>
      <w:r>
        <w:rPr>
          <w:rFonts w:cs="Arial" w:ascii="Arial" w:hAnsi="Arial"/>
          <w:b/>
          <w:bCs/>
          <w:color w:val="000000"/>
          <w:sz w:val="22"/>
          <w:szCs w:val="22"/>
        </w:rPr>
        <w:t>Entidad: Hospital</w:t>
      </w:r>
    </w:p>
    <w:p>
      <w:pPr>
        <w:pStyle w:val="NormalWeb"/>
        <w:spacing w:beforeAutospacing="0" w:before="120" w:afterAutospacing="0" w:after="120"/>
        <w:jc w:val="both"/>
        <w:pPrChange w:id="0" w:author="Elena Monutti" w:date="2026-04-13T21:19:00Z">
          <w:pPr>
            <w:pStyle w:val="NormalWeb"/>
            <w:spacing w:beforeAutospacing="0" w:before="120" w:afterAutospacing="0" w:after="120"/>
          </w:pPr>
        </w:pPrChange>
        <w:rPr>
          <w:rFonts w:ascii="Arial" w:hAnsi="Arial" w:cs="Arial"/>
          <w:color w:val="000000"/>
          <w:sz w:val="22"/>
          <w:szCs w:val="22"/>
        </w:rPr>
      </w:pPr>
      <w:r>
        <w:rPr>
          <w:rFonts w:cs="Arial" w:ascii="Arial" w:hAnsi="Arial"/>
          <w:b/>
          <w:bCs/>
          <w:color w:val="000000"/>
          <w:sz w:val="22"/>
          <w:szCs w:val="22"/>
        </w:rPr>
        <w:t>Clave Primaria: ID_</w:t>
      </w:r>
      <w:ins w:id="391" w:author="usuario" w:date="2026-04-13T19:43:00Z">
        <w:r>
          <w:rPr>
            <w:rFonts w:cs="Arial" w:ascii="Arial" w:hAnsi="Arial"/>
            <w:b/>
            <w:bCs/>
            <w:color w:val="000000"/>
            <w:sz w:val="22"/>
            <w:szCs w:val="22"/>
          </w:rPr>
          <w:t>Hospital</w:t>
        </w:r>
      </w:ins>
    </w:p>
    <w:tbl>
      <w:tblPr>
        <w:tblStyle w:val="Tablaconcuadrcula"/>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96"/>
        <w:gridCol w:w="1280"/>
        <w:gridCol w:w="976"/>
        <w:gridCol w:w="1134"/>
        <w:gridCol w:w="4364"/>
      </w:tblGrid>
      <w:tr>
        <w:trPr>
          <w:ins w:id="392" w:author="usuario" w:date="2026-04-13T19:43:00Z"/>
        </w:trPr>
        <w:tc>
          <w:tcPr>
            <w:tcW w:w="1596"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393" w:author="usuario" w:date="2026-04-13T19:43:00Z">
              <w:r>
                <w:rPr>
                  <w:rFonts w:cs="Calibri" w:ascii="Calibri" w:hAnsi="Calibri"/>
                  <w:b/>
                  <w:bCs/>
                  <w:color w:val="000000"/>
                  <w:kern w:val="0"/>
                  <w:sz w:val="20"/>
                  <w:szCs w:val="20"/>
                  <w:lang w:bidi="ar-SA"/>
                </w:rPr>
                <w:t>Atributos</w:t>
              </w:r>
            </w:ins>
          </w:p>
        </w:tc>
        <w:tc>
          <w:tcPr>
            <w:tcW w:w="1280"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394" w:author="usuario" w:date="2026-04-13T19:43:00Z">
              <w:r>
                <w:rPr>
                  <w:rFonts w:cs="Calibri" w:ascii="Calibri" w:hAnsi="Calibri"/>
                  <w:b/>
                  <w:bCs/>
                  <w:color w:val="000000"/>
                  <w:kern w:val="0"/>
                  <w:sz w:val="20"/>
                  <w:szCs w:val="20"/>
                  <w:lang w:bidi="ar-SA"/>
                </w:rPr>
                <w:t>Tipo de datos</w:t>
              </w:r>
            </w:ins>
          </w:p>
        </w:tc>
        <w:tc>
          <w:tcPr>
            <w:tcW w:w="976"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395" w:author="usuario" w:date="2026-04-13T19:43:00Z">
              <w:r>
                <w:rPr>
                  <w:rFonts w:cs="Calibri" w:ascii="Calibri" w:hAnsi="Calibri"/>
                  <w:b/>
                  <w:bCs/>
                  <w:color w:val="000000"/>
                  <w:kern w:val="0"/>
                  <w:sz w:val="20"/>
                  <w:szCs w:val="20"/>
                  <w:lang w:bidi="ar-SA"/>
                </w:rPr>
                <w:t>Permite NULL</w:t>
              </w:r>
            </w:ins>
          </w:p>
        </w:tc>
        <w:tc>
          <w:tcPr>
            <w:tcW w:w="1134"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396" w:author="usuario" w:date="2026-04-13T19:43:00Z">
              <w:r>
                <w:rPr>
                  <w:rFonts w:cs="Calibri" w:ascii="Calibri" w:hAnsi="Calibri"/>
                  <w:b/>
                  <w:bCs/>
                  <w:color w:val="000000"/>
                  <w:kern w:val="0"/>
                  <w:sz w:val="20"/>
                  <w:szCs w:val="20"/>
                  <w:lang w:bidi="ar-SA"/>
                </w:rPr>
                <w:t>Valores posibles</w:t>
              </w:r>
            </w:ins>
          </w:p>
        </w:tc>
        <w:tc>
          <w:tcPr>
            <w:tcW w:w="4364"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397" w:author="usuario" w:date="2026-04-13T19:43:00Z">
              <w:r>
                <w:rPr>
                  <w:rFonts w:cs="Calibri" w:ascii="Calibri" w:hAnsi="Calibri"/>
                  <w:b/>
                  <w:bCs/>
                  <w:color w:val="000000"/>
                  <w:kern w:val="0"/>
                  <w:sz w:val="20"/>
                  <w:szCs w:val="20"/>
                  <w:lang w:bidi="ar-SA"/>
                </w:rPr>
                <w:t>Descripción</w:t>
              </w:r>
            </w:ins>
          </w:p>
        </w:tc>
      </w:tr>
      <w:tr>
        <w:trPr>
          <w:ins w:id="398" w:author="usuario" w:date="2026-04-13T19:43:00Z"/>
        </w:trPr>
        <w:tc>
          <w:tcPr>
            <w:tcW w:w="1596"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399" w:author="usuario" w:date="2026-04-13T19:43:00Z">
              <w:r>
                <w:rPr>
                  <w:rFonts w:cs="Calibri" w:ascii="Calibri" w:hAnsi="Calibri"/>
                  <w:b/>
                  <w:bCs/>
                  <w:color w:val="000000"/>
                  <w:kern w:val="0"/>
                  <w:sz w:val="20"/>
                  <w:szCs w:val="20"/>
                  <w:lang w:bidi="ar-SA"/>
                </w:rPr>
                <w:t>ID_Hospital</w:t>
              </w:r>
            </w:ins>
          </w:p>
        </w:tc>
        <w:tc>
          <w:tcPr>
            <w:tcW w:w="1280"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400" w:author="usuario" w:date="2026-04-13T19:43:00Z">
              <w:r>
                <w:rPr>
                  <w:rFonts w:cs="Calibri" w:ascii="Calibri" w:hAnsi="Calibri"/>
                  <w:color w:val="000000"/>
                  <w:kern w:val="0"/>
                  <w:sz w:val="20"/>
                  <w:szCs w:val="20"/>
                  <w:lang w:bidi="ar-SA"/>
                </w:rPr>
                <w:t>INT</w:t>
              </w:r>
            </w:ins>
          </w:p>
        </w:tc>
        <w:tc>
          <w:tcPr>
            <w:tcW w:w="976"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401" w:author="usuario" w:date="2026-04-13T19:43:00Z">
              <w:r>
                <w:rPr>
                  <w:rFonts w:cs="Calibri" w:ascii="Calibri" w:hAnsi="Calibri"/>
                  <w:color w:val="000000"/>
                  <w:kern w:val="0"/>
                  <w:sz w:val="20"/>
                  <w:szCs w:val="20"/>
                  <w:lang w:bidi="ar-SA"/>
                </w:rPr>
                <w:t>NO</w:t>
              </w:r>
            </w:ins>
          </w:p>
        </w:tc>
        <w:tc>
          <w:tcPr>
            <w:tcW w:w="1134"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402" w:author="usuario" w:date="2026-04-13T19:43:00Z">
              <w:r>
                <w:rPr>
                  <w:rFonts w:cs="Calibri" w:ascii="Calibri" w:hAnsi="Calibri"/>
                  <w:color w:val="000000"/>
                  <w:kern w:val="0"/>
                  <w:sz w:val="20"/>
                  <w:szCs w:val="20"/>
                  <w:lang w:bidi="ar-SA"/>
                </w:rPr>
                <w:t>-</w:t>
              </w:r>
            </w:ins>
          </w:p>
        </w:tc>
        <w:tc>
          <w:tcPr>
            <w:tcW w:w="436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03" w:author="usuario" w:date="2026-04-13T19:43:00Z">
              <w:r>
                <w:rPr>
                  <w:rFonts w:cs="Calibri" w:ascii="Calibri" w:hAnsi="Calibri"/>
                  <w:color w:val="000000"/>
                  <w:kern w:val="0"/>
                  <w:sz w:val="20"/>
                  <w:szCs w:val="20"/>
                  <w:lang w:bidi="ar-SA"/>
                </w:rPr>
                <w:t>Identificador único del hospital</w:t>
              </w:r>
            </w:ins>
          </w:p>
        </w:tc>
      </w:tr>
      <w:tr>
        <w:trPr>
          <w:ins w:id="404" w:author="usuario" w:date="2026-04-13T19:43:00Z"/>
        </w:trPr>
        <w:tc>
          <w:tcPr>
            <w:tcW w:w="1596"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405" w:author="usuario" w:date="2026-04-13T19:43:00Z">
              <w:r>
                <w:rPr>
                  <w:rFonts w:cs="Calibri" w:ascii="Calibri" w:hAnsi="Calibri"/>
                  <w:b/>
                  <w:bCs/>
                  <w:color w:val="000000"/>
                  <w:kern w:val="0"/>
                  <w:sz w:val="20"/>
                  <w:szCs w:val="20"/>
                  <w:lang w:bidi="ar-SA"/>
                </w:rPr>
                <w:t>Nombre</w:t>
              </w:r>
            </w:ins>
          </w:p>
        </w:tc>
        <w:tc>
          <w:tcPr>
            <w:tcW w:w="128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06" w:author="usuario" w:date="2026-04-13T19:43:00Z">
              <w:r>
                <w:rPr>
                  <w:rFonts w:cs="Calibri" w:ascii="Calibri" w:hAnsi="Calibri"/>
                  <w:color w:val="000000"/>
                  <w:kern w:val="0"/>
                  <w:sz w:val="20"/>
                  <w:szCs w:val="20"/>
                  <w:lang w:bidi="ar-SA"/>
                </w:rPr>
                <w:t>VARCHAR (50)</w:t>
              </w:r>
            </w:ins>
          </w:p>
        </w:tc>
        <w:tc>
          <w:tcPr>
            <w:tcW w:w="976"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07" w:author="usuario" w:date="2026-04-13T19:43:00Z">
              <w:r>
                <w:rPr>
                  <w:rFonts w:cs="Calibri" w:ascii="Calibri" w:hAnsi="Calibri"/>
                  <w:color w:val="000000"/>
                  <w:kern w:val="0"/>
                  <w:sz w:val="20"/>
                  <w:szCs w:val="20"/>
                  <w:lang w:bidi="ar-SA"/>
                </w:rPr>
                <w:t>NO</w:t>
              </w:r>
            </w:ins>
          </w:p>
        </w:tc>
        <w:tc>
          <w:tcPr>
            <w:tcW w:w="113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08" w:author="usuario" w:date="2026-04-13T19:43:00Z">
              <w:r>
                <w:rPr>
                  <w:rFonts w:cs="Calibri" w:ascii="Calibri" w:hAnsi="Calibri"/>
                  <w:color w:val="000000"/>
                  <w:kern w:val="0"/>
                  <w:sz w:val="20"/>
                  <w:szCs w:val="20"/>
                  <w:lang w:bidi="ar-SA"/>
                </w:rPr>
                <w:t>-</w:t>
              </w:r>
            </w:ins>
          </w:p>
        </w:tc>
        <w:tc>
          <w:tcPr>
            <w:tcW w:w="436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09" w:author="usuario" w:date="2026-04-13T19:43:00Z">
              <w:r>
                <w:rPr>
                  <w:rFonts w:cs="Calibri" w:ascii="Calibri" w:hAnsi="Calibri"/>
                  <w:color w:val="000000"/>
                  <w:kern w:val="0"/>
                  <w:sz w:val="20"/>
                  <w:szCs w:val="20"/>
                  <w:lang w:bidi="ar-SA"/>
                </w:rPr>
                <w:t>Nombre del Hospital</w:t>
              </w:r>
            </w:ins>
          </w:p>
        </w:tc>
      </w:tr>
      <w:tr>
        <w:trPr>
          <w:ins w:id="410" w:author="usuario" w:date="2026-04-13T19:43:00Z"/>
        </w:trPr>
        <w:tc>
          <w:tcPr>
            <w:tcW w:w="1596"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411" w:author="usuario" w:date="2026-04-13T19:43:00Z">
              <w:r>
                <w:rPr>
                  <w:rFonts w:cs="Calibri" w:ascii="Calibri" w:hAnsi="Calibri"/>
                  <w:b/>
                  <w:bCs/>
                  <w:color w:val="000000"/>
                  <w:kern w:val="0"/>
                  <w:sz w:val="20"/>
                  <w:szCs w:val="20"/>
                  <w:lang w:bidi="ar-SA"/>
                </w:rPr>
                <w:t>Dirección</w:t>
              </w:r>
            </w:ins>
          </w:p>
        </w:tc>
        <w:tc>
          <w:tcPr>
            <w:tcW w:w="128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12" w:author="usuario" w:date="2026-04-13T19:43:00Z">
              <w:r>
                <w:rPr>
                  <w:rFonts w:cs="Calibri" w:ascii="Calibri" w:hAnsi="Calibri"/>
                  <w:color w:val="000000"/>
                  <w:kern w:val="0"/>
                  <w:sz w:val="20"/>
                  <w:szCs w:val="20"/>
                  <w:lang w:bidi="ar-SA"/>
                </w:rPr>
                <w:t>VARCHAR (50)</w:t>
              </w:r>
            </w:ins>
          </w:p>
        </w:tc>
        <w:tc>
          <w:tcPr>
            <w:tcW w:w="976"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13" w:author="usuario" w:date="2026-04-13T19:43:00Z">
              <w:r>
                <w:rPr>
                  <w:rFonts w:cs="Calibri" w:ascii="Calibri" w:hAnsi="Calibri"/>
                  <w:color w:val="000000"/>
                  <w:kern w:val="0"/>
                  <w:sz w:val="20"/>
                  <w:szCs w:val="20"/>
                  <w:lang w:bidi="ar-SA"/>
                </w:rPr>
                <w:t>NO</w:t>
              </w:r>
            </w:ins>
          </w:p>
        </w:tc>
        <w:tc>
          <w:tcPr>
            <w:tcW w:w="113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14" w:author="usuario" w:date="2026-04-13T19:43:00Z">
              <w:r>
                <w:rPr>
                  <w:rFonts w:cs="Calibri" w:ascii="Calibri" w:hAnsi="Calibri"/>
                  <w:color w:val="000000"/>
                  <w:kern w:val="0"/>
                  <w:sz w:val="20"/>
                  <w:szCs w:val="20"/>
                  <w:lang w:bidi="ar-SA"/>
                </w:rPr>
                <w:t>-</w:t>
              </w:r>
            </w:ins>
          </w:p>
        </w:tc>
        <w:tc>
          <w:tcPr>
            <w:tcW w:w="436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15" w:author="usuario" w:date="2026-04-13T19:43:00Z">
              <w:r>
                <w:rPr>
                  <w:rFonts w:cs="Calibri" w:ascii="Calibri" w:hAnsi="Calibri"/>
                  <w:color w:val="000000"/>
                  <w:kern w:val="0"/>
                  <w:sz w:val="20"/>
                  <w:szCs w:val="20"/>
                  <w:lang w:bidi="ar-SA"/>
                </w:rPr>
                <w:t>Ubicación del hospital</w:t>
              </w:r>
            </w:ins>
          </w:p>
        </w:tc>
      </w:tr>
      <w:tr>
        <w:trPr>
          <w:ins w:id="416" w:author="usuario" w:date="2026-04-13T19:45:00Z"/>
        </w:trPr>
        <w:tc>
          <w:tcPr>
            <w:tcW w:w="1596"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17" w:author="usuario" w:date="2026-04-13T19:45:00Z">
              <w:r>
                <w:rPr>
                  <w:rFonts w:cs="Calibri" w:ascii="Calibri" w:hAnsi="Calibri"/>
                  <w:b/>
                  <w:bCs/>
                  <w:color w:val="000000"/>
                  <w:kern w:val="0"/>
                  <w:sz w:val="20"/>
                  <w:szCs w:val="20"/>
                  <w:lang w:bidi="ar-SA"/>
                </w:rPr>
                <w:t>Tipo</w:t>
              </w:r>
            </w:ins>
          </w:p>
        </w:tc>
        <w:tc>
          <w:tcPr>
            <w:tcW w:w="128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18" w:author="usuario" w:date="2026-04-13T19:45:00Z">
              <w:r>
                <w:rPr>
                  <w:rFonts w:cs="Calibri" w:ascii="Calibri" w:hAnsi="Calibri"/>
                  <w:color w:val="000000"/>
                  <w:kern w:val="0"/>
                  <w:sz w:val="20"/>
                  <w:szCs w:val="20"/>
                  <w:lang w:bidi="ar-SA"/>
                </w:rPr>
                <w:t>VARCHAR (</w:t>
              </w:r>
            </w:ins>
            <w:r>
              <w:rPr>
                <w:rFonts w:cs="Calibri" w:ascii="Calibri" w:hAnsi="Calibri"/>
                <w:color w:val="000000"/>
                <w:kern w:val="0"/>
                <w:sz w:val="20"/>
                <w:szCs w:val="20"/>
                <w:lang w:bidi="ar-SA"/>
              </w:rPr>
              <w:t>10</w:t>
            </w:r>
            <w:ins w:id="419" w:author="usuario" w:date="2026-04-13T19:45:00Z">
              <w:r>
                <w:rPr>
                  <w:rFonts w:cs="Calibri" w:ascii="Calibri" w:hAnsi="Calibri"/>
                  <w:color w:val="000000"/>
                  <w:kern w:val="0"/>
                  <w:sz w:val="20"/>
                  <w:szCs w:val="20"/>
                  <w:lang w:bidi="ar-SA"/>
                </w:rPr>
                <w:t>)</w:t>
              </w:r>
            </w:ins>
            <w:r>
              <w:rPr>
                <w:rFonts w:cs="Calibri" w:ascii="Calibri" w:hAnsi="Calibri"/>
                <w:color w:val="000000"/>
                <w:kern w:val="0"/>
                <w:sz w:val="20"/>
                <w:szCs w:val="20"/>
                <w:lang w:bidi="ar-SA"/>
              </w:rPr>
              <w:t xml:space="preserve"> / ENUM</w:t>
            </w:r>
          </w:p>
        </w:tc>
        <w:tc>
          <w:tcPr>
            <w:tcW w:w="976"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20" w:author="usuario" w:date="2026-04-13T19:45:00Z">
              <w:r>
                <w:rPr>
                  <w:rFonts w:cs="Calibri" w:ascii="Calibri" w:hAnsi="Calibri"/>
                  <w:color w:val="000000"/>
                  <w:kern w:val="0"/>
                  <w:sz w:val="20"/>
                  <w:szCs w:val="20"/>
                  <w:lang w:bidi="ar-SA"/>
                </w:rPr>
                <w:t>NO</w:t>
              </w:r>
            </w:ins>
          </w:p>
        </w:tc>
        <w:tc>
          <w:tcPr>
            <w:tcW w:w="113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ins w:id="422" w:author="usuario" w:date="2026-04-13T19:45:00Z"/>
              </w:rPr>
            </w:pPr>
            <w:ins w:id="421" w:author="usuario" w:date="2026-04-13T19:45:00Z">
              <w:r>
                <w:rPr>
                  <w:rFonts w:cs="Calibri" w:ascii="Calibri" w:hAnsi="Calibri"/>
                  <w:color w:val="000000"/>
                  <w:kern w:val="0"/>
                  <w:sz w:val="20"/>
                  <w:szCs w:val="20"/>
                  <w:lang w:bidi="ar-SA"/>
                </w:rPr>
                <w:t>Publico</w:t>
              </w:r>
            </w:ins>
          </w:p>
          <w:p>
            <w:pPr>
              <w:pStyle w:val="NormalWeb"/>
              <w:widowControl/>
              <w:suppressAutoHyphens w:val="true"/>
              <w:spacing w:beforeAutospacing="0" w:before="120" w:afterAutospacing="0" w:after="120"/>
              <w:jc w:val="center"/>
              <w:rPr>
                <w:rFonts w:ascii="Calibri" w:hAnsi="Calibri" w:cs="Calibri"/>
                <w:color w:val="000000"/>
                <w:sz w:val="20"/>
                <w:szCs w:val="20"/>
              </w:rPr>
            </w:pPr>
            <w:ins w:id="423" w:author="usuario" w:date="2026-04-13T19:45:00Z">
              <w:r>
                <w:rPr>
                  <w:rFonts w:cs="Calibri" w:ascii="Calibri" w:hAnsi="Calibri"/>
                  <w:color w:val="000000"/>
                  <w:kern w:val="0"/>
                  <w:sz w:val="20"/>
                  <w:szCs w:val="20"/>
                  <w:lang w:bidi="ar-SA"/>
                </w:rPr>
                <w:t>Privado</w:t>
              </w:r>
            </w:ins>
          </w:p>
        </w:tc>
        <w:tc>
          <w:tcPr>
            <w:tcW w:w="436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24" w:author="usuario" w:date="2026-04-13T19:45:00Z">
              <w:r>
                <w:rPr>
                  <w:rFonts w:cs="Calibri" w:ascii="Calibri" w:hAnsi="Calibri"/>
                  <w:color w:val="000000"/>
                  <w:kern w:val="0"/>
                  <w:sz w:val="20"/>
                  <w:szCs w:val="20"/>
                  <w:lang w:bidi="ar-SA"/>
                </w:rPr>
                <w:t>Tipo de gestión del hospital</w:t>
              </w:r>
            </w:ins>
          </w:p>
        </w:tc>
      </w:tr>
      <w:tr>
        <w:trPr>
          <w:ins w:id="425" w:author="usuario" w:date="2026-04-13T19:42:00Z"/>
        </w:trPr>
        <w:tc>
          <w:tcPr>
            <w:tcW w:w="1596"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lang w:val="es-ES" w:eastAsia="es-ES"/>
              </w:rPr>
            </w:pPr>
            <w:ins w:id="426" w:author="usuario" w:date="2026-04-13T19:45:00Z">
              <w:r>
                <w:rPr>
                  <w:rFonts w:cs="Calibri" w:ascii="Calibri" w:hAnsi="Calibri"/>
                  <w:b/>
                  <w:bCs/>
                  <w:color w:val="000000"/>
                  <w:kern w:val="0"/>
                  <w:sz w:val="20"/>
                  <w:szCs w:val="20"/>
                  <w:lang w:val="es-ES" w:eastAsia="es-ES" w:bidi="ar-SA"/>
                </w:rPr>
                <w:t>Capacidad</w:t>
              </w:r>
            </w:ins>
          </w:p>
        </w:tc>
        <w:tc>
          <w:tcPr>
            <w:tcW w:w="128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27" w:author="usuario" w:date="2026-04-13T19:45:00Z">
              <w:r>
                <w:rPr>
                  <w:rFonts w:cs="Calibri" w:ascii="Calibri" w:hAnsi="Calibri"/>
                  <w:color w:val="000000"/>
                  <w:kern w:val="0"/>
                  <w:sz w:val="20"/>
                  <w:szCs w:val="20"/>
                  <w:lang w:bidi="ar-SA"/>
                </w:rPr>
                <w:t>INT</w:t>
              </w:r>
            </w:ins>
          </w:p>
        </w:tc>
        <w:tc>
          <w:tcPr>
            <w:tcW w:w="976"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28" w:author="usuario" w:date="2026-04-13T19:42:00Z">
              <w:r>
                <w:rPr>
                  <w:rFonts w:cs="Calibri" w:ascii="Calibri" w:hAnsi="Calibri"/>
                  <w:color w:val="000000"/>
                  <w:kern w:val="0"/>
                  <w:sz w:val="20"/>
                  <w:szCs w:val="20"/>
                  <w:lang w:bidi="ar-SA"/>
                </w:rPr>
                <w:t>NO</w:t>
              </w:r>
            </w:ins>
          </w:p>
        </w:tc>
        <w:tc>
          <w:tcPr>
            <w:tcW w:w="113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29" w:author="Elena Monutti" w:date="2026-04-13T21:04:00Z">
              <w:r>
                <w:rPr>
                  <w:rFonts w:cs="Calibri" w:ascii="Calibri" w:hAnsi="Calibri"/>
                  <w:color w:val="000000"/>
                  <w:kern w:val="0"/>
                  <w:sz w:val="20"/>
                  <w:szCs w:val="20"/>
                  <w:lang w:bidi="ar-SA"/>
                </w:rPr>
                <w:t>-</w:t>
              </w:r>
            </w:ins>
          </w:p>
        </w:tc>
        <w:tc>
          <w:tcPr>
            <w:tcW w:w="436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30" w:author="usuario" w:date="2026-04-13T19:46:00Z">
              <w:r>
                <w:rPr>
                  <w:rFonts w:cs="Calibri" w:ascii="Calibri" w:hAnsi="Calibri"/>
                  <w:color w:val="000000"/>
                  <w:kern w:val="0"/>
                  <w:sz w:val="20"/>
                  <w:szCs w:val="20"/>
                  <w:lang w:bidi="ar-SA"/>
                </w:rPr>
                <w:t>Cantidad máxima de pacientes/camas</w:t>
              </w:r>
            </w:ins>
          </w:p>
        </w:tc>
      </w:tr>
    </w:tbl>
    <w:p>
      <w:pPr>
        <w:pStyle w:val="Normal"/>
        <w:rPr>
          <w:lang w:val="es-AR"/>
          <w:ins w:id="432" w:author="usuario" w:date="2026-04-13T19:46:00Z"/>
        </w:rPr>
      </w:pPr>
      <w:ins w:id="431" w:author="usuario" w:date="2026-04-13T19:46:00Z">
        <w:r>
          <w:rPr>
            <w:lang w:val="es-AR"/>
          </w:rPr>
        </w:r>
      </w:ins>
    </w:p>
    <w:p>
      <w:pPr>
        <w:pStyle w:val="NormalWeb"/>
        <w:spacing w:beforeAutospacing="0" w:before="120" w:afterAutospacing="0" w:after="120"/>
        <w:jc w:val="both"/>
        <w:pPrChange w:id="0" w:author="Elena Monutti" w:date="2026-04-13T21:19:00Z">
          <w:pPr>
            <w:pStyle w:val="NormalWeb"/>
            <w:spacing w:beforeAutospacing="0" w:before="120" w:afterAutospacing="0" w:after="120"/>
          </w:pPr>
        </w:pPrChange>
        <w:rPr>
          <w:rFonts w:ascii="Arial" w:hAnsi="Arial" w:cs="Arial"/>
          <w:b/>
          <w:bCs/>
          <w:color w:val="000000"/>
          <w:sz w:val="22"/>
          <w:szCs w:val="22"/>
          <w:ins w:id="435" w:author="usuario" w:date="2026-04-13T19:47:00Z"/>
        </w:rPr>
      </w:pPr>
      <w:ins w:id="433" w:author="usuario" w:date="2026-04-13T19:46:00Z">
        <w:r>
          <w:rPr>
            <w:rFonts w:cs="Arial" w:ascii="Arial" w:hAnsi="Arial"/>
            <w:b/>
            <w:bCs/>
            <w:color w:val="000000"/>
            <w:sz w:val="22"/>
            <w:szCs w:val="22"/>
          </w:rPr>
          <w:t xml:space="preserve">Entidad: </w:t>
        </w:r>
      </w:ins>
      <w:ins w:id="434" w:author="usuario" w:date="2026-04-13T19:47:00Z">
        <w:r>
          <w:rPr>
            <w:rFonts w:cs="Arial" w:ascii="Arial" w:hAnsi="Arial"/>
            <w:b/>
            <w:bCs/>
            <w:color w:val="000000"/>
            <w:sz w:val="22"/>
            <w:szCs w:val="22"/>
          </w:rPr>
          <w:t xml:space="preserve">Diagnostico </w:t>
        </w:r>
      </w:ins>
    </w:p>
    <w:p>
      <w:pPr>
        <w:pStyle w:val="NormalWeb"/>
        <w:spacing w:beforeAutospacing="0" w:before="120" w:afterAutospacing="0" w:after="120"/>
        <w:jc w:val="both"/>
        <w:pPrChange w:id="0" w:author="Elena Monutti" w:date="2026-04-13T21:19:00Z">
          <w:pPr>
            <w:pStyle w:val="NormalWeb"/>
            <w:spacing w:beforeAutospacing="0" w:before="120" w:afterAutospacing="0" w:after="120"/>
          </w:pPr>
        </w:pPrChange>
        <w:rPr>
          <w:rFonts w:ascii="Arial" w:hAnsi="Arial" w:cs="Arial"/>
          <w:color w:val="000000"/>
          <w:sz w:val="22"/>
          <w:szCs w:val="22"/>
        </w:rPr>
      </w:pPr>
      <w:ins w:id="436" w:author="usuario" w:date="2026-04-13T19:47:00Z">
        <w:r>
          <w:rPr>
            <w:rFonts w:cs="Arial" w:ascii="Arial" w:hAnsi="Arial"/>
            <w:b/>
            <w:bCs/>
            <w:color w:val="000000"/>
            <w:sz w:val="22"/>
            <w:szCs w:val="22"/>
          </w:rPr>
          <w:t xml:space="preserve">Clave Primaria: </w:t>
        </w:r>
      </w:ins>
      <w:ins w:id="437" w:author="usuario" w:date="2026-04-13T19:47:00Z">
        <w:r>
          <w:rPr>
            <w:rFonts w:cs="Arial" w:ascii="Arial" w:hAnsi="Arial"/>
            <w:b/>
            <w:bCs/>
            <w:color w:val="000000"/>
            <w:sz w:val="22"/>
            <w:szCs w:val="22"/>
          </w:rPr>
          <w:t xml:space="preserve">Num_Diagnostico </w:t>
        </w:r>
      </w:ins>
      <w:ins w:id="438" w:author="usuario" w:date="2026-04-13T19:47:00Z">
        <w:r>
          <w:rPr>
            <w:rFonts w:cs="Arial" w:ascii="Arial" w:hAnsi="Arial"/>
            <w:color w:val="000000"/>
            <w:sz w:val="22"/>
            <w:szCs w:val="22"/>
          </w:rPr>
          <w:t xml:space="preserve"> </w:t>
        </w:r>
      </w:ins>
    </w:p>
    <w:tbl>
      <w:tblPr>
        <w:tblStyle w:val="Tablaconcuadrcula"/>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1"/>
        <w:gridCol w:w="1267"/>
        <w:gridCol w:w="971"/>
        <w:gridCol w:w="1130"/>
        <w:gridCol w:w="4291"/>
      </w:tblGrid>
      <w:tr>
        <w:trPr>
          <w:ins w:id="439" w:author="usuario" w:date="2026-04-13T19:47:00Z"/>
        </w:trPr>
        <w:tc>
          <w:tcPr>
            <w:tcW w:w="1691"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440" w:author="usuario" w:date="2026-04-13T19:47:00Z">
              <w:r>
                <w:rPr>
                  <w:rFonts w:cs="Calibri" w:ascii="Calibri" w:hAnsi="Calibri"/>
                  <w:b/>
                  <w:bCs/>
                  <w:color w:val="000000"/>
                  <w:kern w:val="0"/>
                  <w:sz w:val="20"/>
                  <w:szCs w:val="20"/>
                  <w:lang w:bidi="ar-SA"/>
                </w:rPr>
                <w:t>Atributos</w:t>
              </w:r>
            </w:ins>
          </w:p>
        </w:tc>
        <w:tc>
          <w:tcPr>
            <w:tcW w:w="1267"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441" w:author="usuario" w:date="2026-04-13T19:47:00Z">
              <w:r>
                <w:rPr>
                  <w:rFonts w:cs="Calibri" w:ascii="Calibri" w:hAnsi="Calibri"/>
                  <w:b/>
                  <w:bCs/>
                  <w:color w:val="000000"/>
                  <w:kern w:val="0"/>
                  <w:sz w:val="20"/>
                  <w:szCs w:val="20"/>
                  <w:lang w:bidi="ar-SA"/>
                </w:rPr>
                <w:t>Tipo de datos</w:t>
              </w:r>
            </w:ins>
          </w:p>
        </w:tc>
        <w:tc>
          <w:tcPr>
            <w:tcW w:w="971"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442" w:author="usuario" w:date="2026-04-13T19:47:00Z">
              <w:r>
                <w:rPr>
                  <w:rFonts w:cs="Calibri" w:ascii="Calibri" w:hAnsi="Calibri"/>
                  <w:b/>
                  <w:bCs/>
                  <w:color w:val="000000"/>
                  <w:kern w:val="0"/>
                  <w:sz w:val="20"/>
                  <w:szCs w:val="20"/>
                  <w:lang w:bidi="ar-SA"/>
                </w:rPr>
                <w:t>Permite NULL</w:t>
              </w:r>
            </w:ins>
          </w:p>
        </w:tc>
        <w:tc>
          <w:tcPr>
            <w:tcW w:w="1130"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443" w:author="usuario" w:date="2026-04-13T19:47:00Z">
              <w:r>
                <w:rPr>
                  <w:rFonts w:cs="Calibri" w:ascii="Calibri" w:hAnsi="Calibri"/>
                  <w:b/>
                  <w:bCs/>
                  <w:color w:val="000000"/>
                  <w:kern w:val="0"/>
                  <w:sz w:val="20"/>
                  <w:szCs w:val="20"/>
                  <w:lang w:bidi="ar-SA"/>
                </w:rPr>
                <w:t>Valores posibles</w:t>
              </w:r>
            </w:ins>
          </w:p>
        </w:tc>
        <w:tc>
          <w:tcPr>
            <w:tcW w:w="4291"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444" w:author="usuario" w:date="2026-04-13T19:47:00Z">
              <w:r>
                <w:rPr>
                  <w:rFonts w:cs="Calibri" w:ascii="Calibri" w:hAnsi="Calibri"/>
                  <w:b/>
                  <w:bCs/>
                  <w:color w:val="000000"/>
                  <w:kern w:val="0"/>
                  <w:sz w:val="20"/>
                  <w:szCs w:val="20"/>
                  <w:lang w:bidi="ar-SA"/>
                </w:rPr>
                <w:t>Descripción</w:t>
              </w:r>
            </w:ins>
          </w:p>
        </w:tc>
      </w:tr>
      <w:tr>
        <w:trPr>
          <w:ins w:id="445" w:author="usuario" w:date="2026-04-13T19:47:00Z"/>
        </w:trPr>
        <w:tc>
          <w:tcPr>
            <w:tcW w:w="1691"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446" w:author="usuario" w:date="2026-04-13T19:47:00Z">
              <w:r>
                <w:rPr>
                  <w:rFonts w:cs="Calibri" w:ascii="Calibri" w:hAnsi="Calibri"/>
                  <w:b/>
                  <w:bCs/>
                  <w:color w:val="000000"/>
                  <w:kern w:val="0"/>
                  <w:sz w:val="20"/>
                  <w:szCs w:val="20"/>
                  <w:lang w:val="es-ES" w:eastAsia="es-ES" w:bidi="ar-SA"/>
                </w:rPr>
                <w:t>Num_Diagnostico</w:t>
              </w:r>
            </w:ins>
          </w:p>
        </w:tc>
        <w:tc>
          <w:tcPr>
            <w:tcW w:w="1267"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447" w:author="usuario" w:date="2026-04-13T19:47:00Z">
              <w:r>
                <w:rPr>
                  <w:rFonts w:cs="Calibri" w:ascii="Calibri" w:hAnsi="Calibri"/>
                  <w:color w:val="000000"/>
                  <w:kern w:val="0"/>
                  <w:sz w:val="20"/>
                  <w:szCs w:val="20"/>
                  <w:lang w:val="es-ES" w:eastAsia="es-ES" w:bidi="ar-SA"/>
                </w:rPr>
                <w:t>INT</w:t>
              </w:r>
            </w:ins>
          </w:p>
        </w:tc>
        <w:tc>
          <w:tcPr>
            <w:tcW w:w="971"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448" w:author="usuario" w:date="2026-04-13T19:47:00Z">
              <w:r>
                <w:rPr>
                  <w:rFonts w:cs="Arial" w:ascii="Arial" w:hAnsi="Arial"/>
                  <w:color w:val="000000"/>
                  <w:kern w:val="0"/>
                  <w:sz w:val="20"/>
                  <w:szCs w:val="20"/>
                  <w:lang w:bidi="ar-SA"/>
                </w:rPr>
                <w:t>NO</w:t>
              </w:r>
            </w:ins>
          </w:p>
        </w:tc>
        <w:tc>
          <w:tcPr>
            <w:tcW w:w="1130"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449" w:author="usuario" w:date="2026-04-13T19:47:00Z">
              <w:r>
                <w:rPr>
                  <w:rFonts w:cs="Arial" w:ascii="Arial" w:hAnsi="Arial"/>
                  <w:color w:val="000000"/>
                  <w:kern w:val="0"/>
                  <w:sz w:val="20"/>
                  <w:szCs w:val="20"/>
                  <w:lang w:bidi="ar-SA"/>
                </w:rPr>
                <w:t>-</w:t>
              </w:r>
            </w:ins>
          </w:p>
        </w:tc>
        <w:tc>
          <w:tcPr>
            <w:tcW w:w="429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50" w:author="usuario" w:date="2026-04-13T19:47:00Z">
              <w:r>
                <w:rPr>
                  <w:rFonts w:cs="Calibri" w:ascii="Calibri" w:hAnsi="Calibri"/>
                  <w:color w:val="000000"/>
                  <w:kern w:val="0"/>
                  <w:sz w:val="20"/>
                  <w:szCs w:val="20"/>
                  <w:lang w:bidi="ar-SA"/>
                </w:rPr>
                <w:t>Identificador único del diagnóstico.</w:t>
              </w:r>
            </w:ins>
          </w:p>
        </w:tc>
      </w:tr>
      <w:tr>
        <w:trPr>
          <w:ins w:id="451" w:author="usuario" w:date="2026-04-13T19:47:00Z"/>
        </w:trPr>
        <w:tc>
          <w:tcPr>
            <w:tcW w:w="1691"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452" w:author="usuario" w:date="2026-04-13T19:47:00Z">
              <w:r>
                <w:rPr>
                  <w:rFonts w:cs="Calibri" w:ascii="Calibri" w:hAnsi="Calibri"/>
                  <w:b/>
                  <w:bCs/>
                  <w:color w:val="000000"/>
                  <w:kern w:val="0"/>
                  <w:sz w:val="20"/>
                  <w:szCs w:val="20"/>
                  <w:lang w:bidi="ar-SA"/>
                </w:rPr>
                <w:t>DNI_Paciente</w:t>
              </w:r>
            </w:ins>
          </w:p>
        </w:tc>
        <w:tc>
          <w:tcPr>
            <w:tcW w:w="1267"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53" w:author="usuario" w:date="2026-04-13T19:47:00Z">
              <w:r>
                <w:rPr>
                  <w:rFonts w:cs="Calibri" w:ascii="Calibri" w:hAnsi="Calibri"/>
                  <w:color w:val="000000"/>
                  <w:kern w:val="0"/>
                  <w:sz w:val="20"/>
                  <w:szCs w:val="20"/>
                  <w:lang w:bidi="ar-SA"/>
                </w:rPr>
                <w:t>INT / B</w:t>
              </w:r>
            </w:ins>
            <w:r>
              <w:rPr>
                <w:rFonts w:cs="Calibri" w:ascii="Calibri" w:hAnsi="Calibri"/>
                <w:color w:val="000000"/>
                <w:kern w:val="0"/>
                <w:sz w:val="20"/>
                <w:szCs w:val="20"/>
                <w:lang w:bidi="ar-SA"/>
              </w:rPr>
              <w:t>I</w:t>
            </w:r>
            <w:ins w:id="454" w:author="usuario" w:date="2026-04-13T19:47:00Z">
              <w:r>
                <w:rPr>
                  <w:rFonts w:cs="Calibri" w:ascii="Calibri" w:hAnsi="Calibri"/>
                  <w:color w:val="000000"/>
                  <w:kern w:val="0"/>
                  <w:sz w:val="20"/>
                  <w:szCs w:val="20"/>
                  <w:lang w:bidi="ar-SA"/>
                </w:rPr>
                <w:t>GINT</w:t>
              </w:r>
            </w:ins>
          </w:p>
        </w:tc>
        <w:tc>
          <w:tcPr>
            <w:tcW w:w="97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55" w:author="usuario" w:date="2026-04-13T19:47:00Z">
              <w:r>
                <w:rPr>
                  <w:rFonts w:cs="Calibri" w:ascii="Calibri" w:hAnsi="Calibri"/>
                  <w:color w:val="000000"/>
                  <w:kern w:val="0"/>
                  <w:sz w:val="20"/>
                  <w:szCs w:val="20"/>
                  <w:lang w:bidi="ar-SA"/>
                </w:rPr>
                <w:t>NO</w:t>
              </w:r>
            </w:ins>
          </w:p>
        </w:tc>
        <w:tc>
          <w:tcPr>
            <w:tcW w:w="113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56" w:author="usuario" w:date="2026-04-13T19:47:00Z">
              <w:r>
                <w:rPr>
                  <w:rFonts w:cs="Calibri" w:ascii="Calibri" w:hAnsi="Calibri"/>
                  <w:color w:val="000000"/>
                  <w:kern w:val="0"/>
                  <w:sz w:val="20"/>
                  <w:szCs w:val="20"/>
                  <w:lang w:bidi="ar-SA"/>
                </w:rPr>
                <w:t>-</w:t>
              </w:r>
            </w:ins>
          </w:p>
        </w:tc>
        <w:tc>
          <w:tcPr>
            <w:tcW w:w="429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57" w:author="usuario" w:date="2026-04-13T19:47:00Z">
              <w:r>
                <w:rPr>
                  <w:rFonts w:cs="Calibri" w:ascii="Calibri" w:hAnsi="Calibri"/>
                  <w:color w:val="000000"/>
                  <w:kern w:val="0"/>
                  <w:sz w:val="20"/>
                  <w:szCs w:val="20"/>
                  <w:lang w:bidi="ar-SA"/>
                </w:rPr>
                <w:t>Paciente al que corresponde el diagnóstico (FK).</w:t>
              </w:r>
            </w:ins>
          </w:p>
        </w:tc>
      </w:tr>
      <w:tr>
        <w:trPr>
          <w:ins w:id="458" w:author="usuario" w:date="2026-04-13T19:47:00Z"/>
        </w:trPr>
        <w:tc>
          <w:tcPr>
            <w:tcW w:w="1691"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459" w:author="usuario" w:date="2026-04-13T19:47:00Z">
              <w:r>
                <w:rPr>
                  <w:rFonts w:cs="Calibri" w:ascii="Calibri" w:hAnsi="Calibri"/>
                  <w:b/>
                  <w:bCs/>
                  <w:color w:val="000000"/>
                  <w:kern w:val="0"/>
                  <w:sz w:val="20"/>
                  <w:szCs w:val="20"/>
                  <w:lang w:val="es-ES" w:eastAsia="es-ES" w:bidi="ar-SA"/>
                </w:rPr>
                <w:t>DNI_Medico</w:t>
              </w:r>
            </w:ins>
          </w:p>
        </w:tc>
        <w:tc>
          <w:tcPr>
            <w:tcW w:w="1267"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60" w:author="usuario" w:date="2026-04-13T19:47:00Z">
              <w:r>
                <w:rPr>
                  <w:rFonts w:cs="Calibri" w:ascii="Calibri" w:hAnsi="Calibri"/>
                  <w:color w:val="000000"/>
                  <w:kern w:val="0"/>
                  <w:sz w:val="20"/>
                  <w:szCs w:val="20"/>
                  <w:lang w:bidi="ar-SA"/>
                </w:rPr>
                <w:t>INT / B</w:t>
              </w:r>
            </w:ins>
            <w:r>
              <w:rPr>
                <w:rFonts w:cs="Calibri" w:ascii="Calibri" w:hAnsi="Calibri"/>
                <w:color w:val="000000"/>
                <w:kern w:val="0"/>
                <w:sz w:val="20"/>
                <w:szCs w:val="20"/>
                <w:lang w:bidi="ar-SA"/>
              </w:rPr>
              <w:t>I</w:t>
            </w:r>
            <w:ins w:id="461" w:author="usuario" w:date="2026-04-13T19:47:00Z">
              <w:r>
                <w:rPr>
                  <w:rFonts w:cs="Calibri" w:ascii="Calibri" w:hAnsi="Calibri"/>
                  <w:color w:val="000000"/>
                  <w:kern w:val="0"/>
                  <w:sz w:val="20"/>
                  <w:szCs w:val="20"/>
                  <w:lang w:bidi="ar-SA"/>
                </w:rPr>
                <w:t>GINT</w:t>
              </w:r>
            </w:ins>
          </w:p>
        </w:tc>
        <w:tc>
          <w:tcPr>
            <w:tcW w:w="97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62" w:author="usuario" w:date="2026-04-13T19:47:00Z">
              <w:r>
                <w:rPr>
                  <w:rFonts w:cs="Calibri" w:ascii="Calibri" w:hAnsi="Calibri"/>
                  <w:color w:val="000000"/>
                  <w:kern w:val="0"/>
                  <w:sz w:val="20"/>
                  <w:szCs w:val="20"/>
                  <w:lang w:bidi="ar-SA"/>
                </w:rPr>
                <w:t>NO</w:t>
              </w:r>
            </w:ins>
          </w:p>
        </w:tc>
        <w:tc>
          <w:tcPr>
            <w:tcW w:w="113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63" w:author="usuario" w:date="2026-04-13T19:47:00Z">
              <w:r>
                <w:rPr>
                  <w:rFonts w:cs="Calibri" w:ascii="Calibri" w:hAnsi="Calibri"/>
                  <w:color w:val="000000"/>
                  <w:kern w:val="0"/>
                  <w:sz w:val="20"/>
                  <w:szCs w:val="20"/>
                  <w:lang w:bidi="ar-SA"/>
                </w:rPr>
                <w:t>-</w:t>
              </w:r>
            </w:ins>
          </w:p>
        </w:tc>
        <w:tc>
          <w:tcPr>
            <w:tcW w:w="429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64" w:author="usuario" w:date="2026-04-13T19:47:00Z">
              <w:r>
                <w:rPr>
                  <w:rFonts w:cs="Calibri" w:ascii="Calibri" w:hAnsi="Calibri"/>
                  <w:color w:val="000000"/>
                  <w:kern w:val="0"/>
                  <w:sz w:val="20"/>
                  <w:szCs w:val="20"/>
                  <w:lang w:bidi="ar-SA"/>
                </w:rPr>
                <w:t>Médico que realiza el diagnóstico (FK)</w:t>
              </w:r>
            </w:ins>
          </w:p>
        </w:tc>
      </w:tr>
      <w:tr>
        <w:trPr>
          <w:ins w:id="465" w:author="usuario" w:date="2026-04-13T19:47:00Z"/>
        </w:trPr>
        <w:tc>
          <w:tcPr>
            <w:tcW w:w="169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66" w:author="usuario" w:date="2026-04-13T19:47:00Z">
              <w:r>
                <w:rPr>
                  <w:rFonts w:cs="Calibri" w:ascii="Calibri" w:hAnsi="Calibri"/>
                  <w:b/>
                  <w:bCs/>
                  <w:color w:val="000000"/>
                  <w:kern w:val="0"/>
                  <w:sz w:val="20"/>
                  <w:szCs w:val="20"/>
                  <w:lang w:val="es-ES" w:eastAsia="es-ES" w:bidi="ar-SA"/>
                </w:rPr>
                <w:t>Descripción</w:t>
              </w:r>
            </w:ins>
          </w:p>
        </w:tc>
        <w:tc>
          <w:tcPr>
            <w:tcW w:w="1267"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67" w:author="usuario" w:date="2026-04-13T19:49:00Z">
              <w:r>
                <w:rPr>
                  <w:rFonts w:cs="Calibri" w:ascii="Calibri" w:hAnsi="Calibri"/>
                  <w:color w:val="000000"/>
                  <w:kern w:val="0"/>
                  <w:sz w:val="20"/>
                  <w:szCs w:val="20"/>
                  <w:lang w:bidi="ar-SA"/>
                </w:rPr>
                <w:t>VARCHAR (255) o TEXT</w:t>
              </w:r>
            </w:ins>
          </w:p>
        </w:tc>
        <w:tc>
          <w:tcPr>
            <w:tcW w:w="97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68" w:author="usuario" w:date="2026-04-13T19:47:00Z">
              <w:r>
                <w:rPr>
                  <w:rFonts w:cs="Calibri" w:ascii="Calibri" w:hAnsi="Calibri"/>
                  <w:color w:val="000000"/>
                  <w:kern w:val="0"/>
                  <w:sz w:val="20"/>
                  <w:szCs w:val="20"/>
                  <w:lang w:bidi="ar-SA"/>
                </w:rPr>
                <w:t>NO</w:t>
              </w:r>
            </w:ins>
          </w:p>
        </w:tc>
        <w:tc>
          <w:tcPr>
            <w:tcW w:w="113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69" w:author="usuario" w:date="2026-04-13T19:47:00Z">
              <w:r>
                <w:rPr>
                  <w:rFonts w:cs="Calibri" w:ascii="Calibri" w:hAnsi="Calibri"/>
                  <w:color w:val="000000"/>
                  <w:kern w:val="0"/>
                  <w:sz w:val="20"/>
                  <w:szCs w:val="20"/>
                  <w:lang w:bidi="ar-SA"/>
                </w:rPr>
                <w:t>-</w:t>
              </w:r>
            </w:ins>
          </w:p>
        </w:tc>
        <w:tc>
          <w:tcPr>
            <w:tcW w:w="429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70" w:author="usuario" w:date="2026-04-13T19:49:00Z">
              <w:r>
                <w:rPr>
                  <w:rFonts w:cs="Calibri" w:ascii="Calibri" w:hAnsi="Calibri"/>
                  <w:color w:val="000000"/>
                  <w:kern w:val="0"/>
                  <w:sz w:val="20"/>
                  <w:szCs w:val="20"/>
                  <w:lang w:bidi="ar-SA"/>
                </w:rPr>
                <w:t>Detalle del diagnóstico realizado</w:t>
              </w:r>
            </w:ins>
          </w:p>
        </w:tc>
      </w:tr>
    </w:tbl>
    <w:p>
      <w:pPr>
        <w:pStyle w:val="Normal"/>
        <w:jc w:val="both"/>
        <w:rPr>
          <w:lang w:val="es-AR"/>
        </w:rPr>
      </w:pPr>
      <w:r>
        <w:rPr>
          <w:lang w:val="es-AR"/>
        </w:rPr>
      </w:r>
    </w:p>
    <w:p>
      <w:pPr>
        <w:pStyle w:val="Normal"/>
        <w:jc w:val="both"/>
        <w:rPr>
          <w:lang w:val="es-AR"/>
          <w:del w:id="472" w:author="Elena Monutti" w:date="2026-04-13T21:05:00Z"/>
        </w:rPr>
      </w:pPr>
      <w:del w:id="471" w:author="Elena Monutti" w:date="2026-04-13T21:05:00Z">
        <w:r>
          <w:rPr>
            <w:lang w:val="es-AR"/>
          </w:rPr>
        </w:r>
      </w:del>
    </w:p>
    <w:p>
      <w:pPr>
        <w:pStyle w:val="Normal"/>
        <w:jc w:val="both"/>
        <w:rPr>
          <w:lang w:val="es-AR"/>
        </w:rPr>
      </w:pPr>
      <w:r>
        <w:rPr>
          <w:lang w:val="es-AR"/>
        </w:rPr>
      </w:r>
    </w:p>
    <w:p>
      <w:pPr>
        <w:pStyle w:val="Normal"/>
        <w:jc w:val="both"/>
        <w:rPr>
          <w:lang w:val="es-AR"/>
        </w:rPr>
      </w:pPr>
      <w:r>
        <w:rPr>
          <w:lang w:val="es-AR"/>
        </w:rPr>
      </w:r>
    </w:p>
    <w:p>
      <w:pPr>
        <w:pStyle w:val="Normal"/>
        <w:jc w:val="both"/>
        <w:rPr>
          <w:lang w:val="es-AR"/>
        </w:rPr>
      </w:pPr>
      <w:r>
        <w:rPr>
          <w:lang w:val="es-AR"/>
        </w:rPr>
      </w:r>
    </w:p>
    <w:p>
      <w:pPr>
        <w:pStyle w:val="Normal"/>
        <w:jc w:val="both"/>
        <w:rPr>
          <w:lang w:val="es-AR"/>
        </w:rPr>
      </w:pPr>
      <w:r>
        <w:rPr>
          <w:lang w:val="es-AR"/>
        </w:rPr>
      </w:r>
    </w:p>
    <w:p>
      <w:pPr>
        <w:pStyle w:val="Normal"/>
        <w:jc w:val="both"/>
        <w:pPrChange w:id="0" w:author="Elena Monutti" w:date="2026-04-13T21:19:00Z"/>
        <w:rPr>
          <w:lang w:val="es-AR"/>
          <w:ins w:id="474" w:author="usuario" w:date="2026-04-13T19:49:00Z"/>
        </w:rPr>
      </w:pPr>
      <w:ins w:id="473" w:author="usuario" w:date="2026-04-13T19:49:00Z">
        <w:r>
          <w:rPr>
            <w:lang w:val="es-AR"/>
          </w:rPr>
        </w:r>
      </w:ins>
    </w:p>
    <w:p>
      <w:pPr>
        <w:pStyle w:val="NormalWeb"/>
        <w:spacing w:beforeAutospacing="0" w:before="120" w:afterAutospacing="0" w:after="120"/>
        <w:jc w:val="both"/>
        <w:pPrChange w:id="0" w:author="Elena Monutti" w:date="2026-04-13T21:19:00Z">
          <w:pPr>
            <w:pStyle w:val="NormalWeb"/>
            <w:spacing w:beforeAutospacing="0" w:before="120" w:afterAutospacing="0" w:after="120"/>
          </w:pPr>
        </w:pPrChange>
        <w:rPr>
          <w:rFonts w:ascii="Arial" w:hAnsi="Arial" w:cs="Arial"/>
          <w:b/>
          <w:bCs/>
          <w:color w:val="000000"/>
          <w:sz w:val="22"/>
          <w:szCs w:val="22"/>
          <w:ins w:id="475" w:author="usuario" w:date="2026-04-13T19:49:00Z"/>
        </w:rPr>
      </w:pPr>
      <w:r>
        <w:rPr>
          <w:rFonts w:cs="Arial" w:ascii="Arial" w:hAnsi="Arial"/>
          <w:b/>
          <w:bCs/>
          <w:color w:val="000000"/>
          <w:sz w:val="22"/>
          <w:szCs w:val="22"/>
        </w:rPr>
        <w:t xml:space="preserve">Entidad: Prescripción  </w:t>
      </w:r>
    </w:p>
    <w:p>
      <w:pPr>
        <w:pStyle w:val="NormalWeb"/>
        <w:spacing w:beforeAutospacing="0" w:before="120" w:afterAutospacing="0" w:after="120"/>
        <w:jc w:val="both"/>
        <w:pPrChange w:id="0" w:author="Elena Monutti" w:date="2026-04-13T21:19:00Z">
          <w:pPr>
            <w:pStyle w:val="NormalWeb"/>
            <w:spacing w:beforeAutospacing="0" w:before="120" w:afterAutospacing="0" w:after="120"/>
          </w:pPr>
        </w:pPrChange>
        <w:rPr>
          <w:rFonts w:ascii="Arial" w:hAnsi="Arial" w:cs="Arial"/>
          <w:color w:val="000000"/>
          <w:sz w:val="22"/>
          <w:szCs w:val="22"/>
        </w:rPr>
      </w:pPr>
      <w:r>
        <w:rPr>
          <w:rFonts w:cs="Arial" w:ascii="Arial" w:hAnsi="Arial"/>
          <w:b/>
          <w:bCs/>
          <w:color w:val="000000"/>
          <w:sz w:val="22"/>
          <w:szCs w:val="22"/>
        </w:rPr>
        <w:t>Clave Primaria: Num_</w:t>
      </w:r>
      <w:ins w:id="476" w:author="usuario" w:date="2026-04-13T19:50:00Z">
        <w:r>
          <w:rPr>
            <w:rFonts w:cs="Arial" w:ascii="Arial" w:hAnsi="Arial"/>
            <w:b/>
            <w:bCs/>
            <w:color w:val="000000"/>
            <w:sz w:val="22"/>
            <w:szCs w:val="22"/>
          </w:rPr>
          <w:t xml:space="preserve">Prescripcion  </w:t>
        </w:r>
      </w:ins>
      <w:ins w:id="477" w:author="usuario" w:date="2026-04-13T19:50:00Z">
        <w:r>
          <w:rPr>
            <w:rFonts w:cs="Arial" w:ascii="Arial" w:hAnsi="Arial"/>
            <w:color w:val="000000"/>
            <w:sz w:val="22"/>
            <w:szCs w:val="22"/>
          </w:rPr>
          <w:t xml:space="preserve"> </w:t>
        </w:r>
      </w:ins>
    </w:p>
    <w:tbl>
      <w:tblPr>
        <w:tblStyle w:val="Tablaconcuadrcula"/>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13"/>
        <w:gridCol w:w="1255"/>
        <w:gridCol w:w="971"/>
        <w:gridCol w:w="1511"/>
        <w:gridCol w:w="3800"/>
      </w:tblGrid>
      <w:tr>
        <w:trPr>
          <w:ins w:id="478" w:author="usuario" w:date="2026-04-13T19:50:00Z"/>
        </w:trPr>
        <w:tc>
          <w:tcPr>
            <w:tcW w:w="1813"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479" w:author="usuario" w:date="2026-04-13T19:50:00Z">
              <w:r>
                <w:rPr>
                  <w:rFonts w:cs="Calibri" w:ascii="Calibri" w:hAnsi="Calibri"/>
                  <w:b/>
                  <w:bCs/>
                  <w:color w:val="000000"/>
                  <w:kern w:val="0"/>
                  <w:sz w:val="20"/>
                  <w:szCs w:val="20"/>
                  <w:lang w:bidi="ar-SA"/>
                </w:rPr>
                <w:t>Atributos</w:t>
              </w:r>
            </w:ins>
          </w:p>
        </w:tc>
        <w:tc>
          <w:tcPr>
            <w:tcW w:w="1255"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480" w:author="usuario" w:date="2026-04-13T19:50:00Z">
              <w:r>
                <w:rPr>
                  <w:rFonts w:cs="Calibri" w:ascii="Calibri" w:hAnsi="Calibri"/>
                  <w:b/>
                  <w:bCs/>
                  <w:color w:val="000000"/>
                  <w:kern w:val="0"/>
                  <w:sz w:val="20"/>
                  <w:szCs w:val="20"/>
                  <w:lang w:bidi="ar-SA"/>
                </w:rPr>
                <w:t>Tipo de datos</w:t>
              </w:r>
            </w:ins>
          </w:p>
        </w:tc>
        <w:tc>
          <w:tcPr>
            <w:tcW w:w="971"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481" w:author="usuario" w:date="2026-04-13T19:50:00Z">
              <w:r>
                <w:rPr>
                  <w:rFonts w:cs="Calibri" w:ascii="Calibri" w:hAnsi="Calibri"/>
                  <w:b/>
                  <w:bCs/>
                  <w:color w:val="000000"/>
                  <w:kern w:val="0"/>
                  <w:sz w:val="20"/>
                  <w:szCs w:val="20"/>
                  <w:lang w:bidi="ar-SA"/>
                </w:rPr>
                <w:t>Permite NULL</w:t>
              </w:r>
            </w:ins>
          </w:p>
        </w:tc>
        <w:tc>
          <w:tcPr>
            <w:tcW w:w="1511"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482" w:author="usuario" w:date="2026-04-13T19:50:00Z">
              <w:r>
                <w:rPr>
                  <w:rFonts w:cs="Calibri" w:ascii="Calibri" w:hAnsi="Calibri"/>
                  <w:b/>
                  <w:bCs/>
                  <w:color w:val="000000"/>
                  <w:kern w:val="0"/>
                  <w:sz w:val="20"/>
                  <w:szCs w:val="20"/>
                  <w:lang w:bidi="ar-SA"/>
                </w:rPr>
                <w:t>Valores posibles</w:t>
              </w:r>
            </w:ins>
          </w:p>
        </w:tc>
        <w:tc>
          <w:tcPr>
            <w:tcW w:w="3800"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483" w:author="usuario" w:date="2026-04-13T19:50:00Z">
              <w:r>
                <w:rPr>
                  <w:rFonts w:cs="Calibri" w:ascii="Calibri" w:hAnsi="Calibri"/>
                  <w:b/>
                  <w:bCs/>
                  <w:color w:val="000000"/>
                  <w:kern w:val="0"/>
                  <w:sz w:val="20"/>
                  <w:szCs w:val="20"/>
                  <w:lang w:bidi="ar-SA"/>
                </w:rPr>
                <w:t>Descripción</w:t>
              </w:r>
            </w:ins>
          </w:p>
        </w:tc>
      </w:tr>
      <w:tr>
        <w:trPr>
          <w:ins w:id="484" w:author="usuario" w:date="2026-04-13T19:50:00Z"/>
        </w:trPr>
        <w:tc>
          <w:tcPr>
            <w:tcW w:w="1813"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485" w:author="usuario" w:date="2026-04-13T19:50:00Z">
              <w:r>
                <w:rPr>
                  <w:rFonts w:cs="Calibri" w:ascii="Calibri" w:hAnsi="Calibri"/>
                  <w:b/>
                  <w:bCs/>
                  <w:color w:val="000000"/>
                  <w:kern w:val="0"/>
                  <w:sz w:val="20"/>
                  <w:szCs w:val="20"/>
                  <w:lang w:val="es-ES" w:eastAsia="es-ES" w:bidi="ar-SA"/>
                </w:rPr>
                <w:t>Num_Prescripcion</w:t>
              </w:r>
            </w:ins>
          </w:p>
        </w:tc>
        <w:tc>
          <w:tcPr>
            <w:tcW w:w="1255"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486" w:author="usuario" w:date="2026-04-13T19:50:00Z">
              <w:r>
                <w:rPr>
                  <w:rFonts w:cs="Calibri" w:ascii="Calibri" w:hAnsi="Calibri"/>
                  <w:color w:val="000000"/>
                  <w:kern w:val="0"/>
                  <w:sz w:val="20"/>
                  <w:szCs w:val="20"/>
                  <w:lang w:val="es-ES" w:eastAsia="es-ES" w:bidi="ar-SA"/>
                </w:rPr>
                <w:t>INT</w:t>
              </w:r>
            </w:ins>
          </w:p>
        </w:tc>
        <w:tc>
          <w:tcPr>
            <w:tcW w:w="971"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487" w:author="usuario" w:date="2026-04-13T19:50:00Z">
              <w:r>
                <w:rPr>
                  <w:rFonts w:cs="Arial" w:ascii="Arial" w:hAnsi="Arial"/>
                  <w:color w:val="000000"/>
                  <w:kern w:val="0"/>
                  <w:sz w:val="20"/>
                  <w:szCs w:val="20"/>
                  <w:lang w:bidi="ar-SA"/>
                </w:rPr>
                <w:t>NO</w:t>
              </w:r>
            </w:ins>
          </w:p>
        </w:tc>
        <w:tc>
          <w:tcPr>
            <w:tcW w:w="1511"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488" w:author="usuario" w:date="2026-04-13T19:50:00Z">
              <w:r>
                <w:rPr>
                  <w:rFonts w:cs="Arial" w:ascii="Arial" w:hAnsi="Arial"/>
                  <w:color w:val="000000"/>
                  <w:kern w:val="0"/>
                  <w:sz w:val="20"/>
                  <w:szCs w:val="20"/>
                  <w:lang w:bidi="ar-SA"/>
                </w:rPr>
                <w:t>-</w:t>
              </w:r>
            </w:ins>
          </w:p>
        </w:tc>
        <w:tc>
          <w:tcPr>
            <w:tcW w:w="380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89" w:author="usuario" w:date="2026-04-13T19:50:00Z">
              <w:r>
                <w:rPr>
                  <w:rFonts w:cs="Calibri" w:ascii="Calibri" w:hAnsi="Calibri"/>
                  <w:color w:val="000000"/>
                  <w:kern w:val="0"/>
                  <w:sz w:val="20"/>
                  <w:szCs w:val="20"/>
                  <w:lang w:bidi="ar-SA"/>
                </w:rPr>
                <w:t>Identificador único de la prescripción</w:t>
              </w:r>
            </w:ins>
          </w:p>
        </w:tc>
      </w:tr>
      <w:tr>
        <w:trPr>
          <w:ins w:id="490" w:author="usuario" w:date="2026-04-13T19:50:00Z"/>
        </w:trPr>
        <w:tc>
          <w:tcPr>
            <w:tcW w:w="1813"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491" w:author="usuario" w:date="2026-04-13T19:50:00Z">
              <w:r>
                <w:rPr>
                  <w:rFonts w:cs="Calibri" w:ascii="Calibri" w:hAnsi="Calibri"/>
                  <w:b/>
                  <w:bCs/>
                  <w:color w:val="000000"/>
                  <w:kern w:val="0"/>
                  <w:sz w:val="20"/>
                  <w:szCs w:val="20"/>
                  <w:lang w:bidi="ar-SA"/>
                </w:rPr>
                <w:t>Estado</w:t>
              </w:r>
            </w:ins>
          </w:p>
        </w:tc>
        <w:tc>
          <w:tcPr>
            <w:tcW w:w="1255"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92" w:author="usuario" w:date="2026-04-13T19:50:00Z">
              <w:r>
                <w:rPr>
                  <w:rFonts w:cs="Calibri" w:ascii="Calibri" w:hAnsi="Calibri"/>
                  <w:color w:val="000000"/>
                  <w:kern w:val="0"/>
                  <w:sz w:val="20"/>
                  <w:szCs w:val="20"/>
                  <w:lang w:bidi="ar-SA"/>
                </w:rPr>
                <w:t>VARCHAR (20)</w:t>
              </w:r>
            </w:ins>
            <w:r>
              <w:rPr>
                <w:rFonts w:cs="Calibri" w:ascii="Calibri" w:hAnsi="Calibri"/>
                <w:color w:val="000000"/>
                <w:kern w:val="0"/>
                <w:sz w:val="20"/>
                <w:szCs w:val="20"/>
                <w:lang w:bidi="ar-SA"/>
              </w:rPr>
              <w:t xml:space="preserve"> /</w:t>
            </w:r>
            <w:r>
              <w:rPr>
                <w:rFonts w:cs="Calibri" w:ascii="Calibri" w:hAnsi="Calibri"/>
                <w:color w:val="000000"/>
                <w:kern w:val="0"/>
                <w:sz w:val="20"/>
                <w:szCs w:val="20"/>
                <w:lang w:bidi="ar-SA"/>
              </w:rPr>
              <w:t>&amp; ENUM</w:t>
            </w:r>
          </w:p>
        </w:tc>
        <w:tc>
          <w:tcPr>
            <w:tcW w:w="97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93" w:author="usuario" w:date="2026-04-13T19:50:00Z">
              <w:r>
                <w:rPr>
                  <w:rFonts w:cs="Calibri" w:ascii="Calibri" w:hAnsi="Calibri"/>
                  <w:color w:val="000000"/>
                  <w:kern w:val="0"/>
                  <w:sz w:val="20"/>
                  <w:szCs w:val="20"/>
                  <w:lang w:bidi="ar-SA"/>
                </w:rPr>
                <w:t>NO</w:t>
              </w:r>
            </w:ins>
          </w:p>
        </w:tc>
        <w:tc>
          <w:tcPr>
            <w:tcW w:w="151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ins w:id="494" w:author="usuario" w:date="2026-04-13T19:50:00Z"/>
              </w:rPr>
            </w:pPr>
            <w:r>
              <w:rPr>
                <w:rFonts w:cs="Calibri" w:ascii="Calibri" w:hAnsi="Calibri"/>
                <w:color w:val="000000"/>
                <w:kern w:val="0"/>
                <w:sz w:val="20"/>
                <w:szCs w:val="20"/>
                <w:lang w:bidi="ar-SA"/>
              </w:rPr>
              <w:t>Pendiente</w:t>
            </w:r>
          </w:p>
          <w:p>
            <w:pPr>
              <w:pStyle w:val="NormalWeb"/>
              <w:widowControl/>
              <w:suppressAutoHyphens w:val="true"/>
              <w:spacing w:beforeAutospacing="0" w:before="120" w:afterAutospacing="0" w:after="120"/>
              <w:jc w:val="center"/>
              <w:rPr>
                <w:rFonts w:ascii="Calibri" w:hAnsi="Calibri" w:cs="Calibri"/>
                <w:color w:val="000000"/>
                <w:sz w:val="20"/>
                <w:szCs w:val="20"/>
                <w:ins w:id="495" w:author="usuario" w:date="2026-04-13T19:50:00Z"/>
              </w:rPr>
            </w:pPr>
            <w:r>
              <w:rPr>
                <w:rFonts w:cs="Calibri" w:ascii="Calibri" w:hAnsi="Calibri"/>
                <w:color w:val="000000"/>
                <w:kern w:val="0"/>
                <w:sz w:val="20"/>
                <w:szCs w:val="20"/>
                <w:lang w:bidi="ar-SA"/>
              </w:rPr>
              <w:t>Suministrado</w:t>
            </w:r>
          </w:p>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Cancelado</w:t>
            </w:r>
          </w:p>
        </w:tc>
        <w:tc>
          <w:tcPr>
            <w:tcW w:w="380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96" w:author="usuario" w:date="2026-04-13T19:50:00Z">
              <w:r>
                <w:rPr>
                  <w:rFonts w:cs="Calibri" w:ascii="Calibri" w:hAnsi="Calibri"/>
                  <w:color w:val="000000"/>
                  <w:kern w:val="0"/>
                  <w:sz w:val="20"/>
                  <w:szCs w:val="20"/>
                  <w:lang w:bidi="ar-SA"/>
                </w:rPr>
                <w:t>Situación actual de la prescripción</w:t>
              </w:r>
            </w:ins>
          </w:p>
        </w:tc>
      </w:tr>
      <w:tr>
        <w:trPr>
          <w:ins w:id="497" w:author="usuario" w:date="2026-04-13T19:50:00Z"/>
        </w:trPr>
        <w:tc>
          <w:tcPr>
            <w:tcW w:w="1813"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498" w:author="usuario" w:date="2026-04-13T19:50:00Z">
              <w:r>
                <w:rPr>
                  <w:rFonts w:cs="Calibri" w:ascii="Calibri" w:hAnsi="Calibri"/>
                  <w:b/>
                  <w:bCs/>
                  <w:color w:val="000000"/>
                  <w:kern w:val="0"/>
                  <w:sz w:val="20"/>
                  <w:szCs w:val="20"/>
                  <w:lang w:val="es-ES" w:eastAsia="es-ES" w:bidi="ar-SA"/>
                </w:rPr>
                <w:t>Hora_Suministro</w:t>
              </w:r>
            </w:ins>
          </w:p>
        </w:tc>
        <w:tc>
          <w:tcPr>
            <w:tcW w:w="1255"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499" w:author="usuario" w:date="2026-04-13T19:50:00Z">
              <w:r>
                <w:rPr>
                  <w:rFonts w:cs="Calibri" w:ascii="Calibri" w:hAnsi="Calibri"/>
                  <w:color w:val="000000"/>
                  <w:kern w:val="0"/>
                  <w:sz w:val="20"/>
                  <w:szCs w:val="20"/>
                  <w:lang w:bidi="ar-SA"/>
                </w:rPr>
                <w:t>TIME</w:t>
              </w:r>
            </w:ins>
          </w:p>
        </w:tc>
        <w:tc>
          <w:tcPr>
            <w:tcW w:w="97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00" w:author="usuario" w:date="2026-04-13T19:50:00Z">
              <w:r>
                <w:rPr>
                  <w:rFonts w:cs="Calibri" w:ascii="Calibri" w:hAnsi="Calibri"/>
                  <w:color w:val="000000"/>
                  <w:kern w:val="0"/>
                  <w:sz w:val="20"/>
                  <w:szCs w:val="20"/>
                  <w:lang w:bidi="ar-SA"/>
                </w:rPr>
                <w:t>SI</w:t>
              </w:r>
            </w:ins>
          </w:p>
        </w:tc>
        <w:tc>
          <w:tcPr>
            <w:tcW w:w="151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01" w:author="usuario" w:date="2026-04-13T19:50:00Z">
              <w:r>
                <w:rPr>
                  <w:rFonts w:cs="Calibri" w:ascii="Calibri" w:hAnsi="Calibri"/>
                  <w:color w:val="000000"/>
                  <w:kern w:val="0"/>
                  <w:sz w:val="20"/>
                  <w:szCs w:val="20"/>
                  <w:lang w:bidi="ar-SA"/>
                </w:rPr>
                <w:t>-</w:t>
              </w:r>
            </w:ins>
          </w:p>
        </w:tc>
        <w:tc>
          <w:tcPr>
            <w:tcW w:w="380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02" w:author="usuario" w:date="2026-04-13T19:50:00Z">
              <w:r>
                <w:rPr>
                  <w:rFonts w:cs="Calibri" w:ascii="Calibri" w:hAnsi="Calibri"/>
                  <w:color w:val="000000"/>
                  <w:kern w:val="0"/>
                  <w:sz w:val="20"/>
                  <w:szCs w:val="20"/>
                  <w:lang w:bidi="ar-SA"/>
                </w:rPr>
                <w:t>Hora en la que debe administrarse o se administró la medicación</w:t>
              </w:r>
            </w:ins>
          </w:p>
        </w:tc>
      </w:tr>
      <w:tr>
        <w:trPr>
          <w:ins w:id="503" w:author="usuario" w:date="2026-04-13T19:49:00Z"/>
        </w:trPr>
        <w:tc>
          <w:tcPr>
            <w:tcW w:w="1813"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04" w:author="usuario" w:date="2026-04-13T19:52:00Z">
              <w:r>
                <w:rPr>
                  <w:rFonts w:cs="Calibri" w:ascii="Calibri" w:hAnsi="Calibri"/>
                  <w:b/>
                  <w:bCs/>
                  <w:color w:val="000000"/>
                  <w:kern w:val="0"/>
                  <w:sz w:val="20"/>
                  <w:szCs w:val="20"/>
                  <w:lang w:val="es-ES" w:eastAsia="es-ES" w:bidi="ar-SA"/>
                </w:rPr>
                <w:t>Fecha_Suministro</w:t>
              </w:r>
            </w:ins>
          </w:p>
        </w:tc>
        <w:tc>
          <w:tcPr>
            <w:tcW w:w="1255"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05" w:author="usuario" w:date="2026-04-13T19:52:00Z">
              <w:r>
                <w:rPr>
                  <w:rFonts w:cs="Calibri" w:ascii="Calibri" w:hAnsi="Calibri"/>
                  <w:color w:val="000000"/>
                  <w:kern w:val="0"/>
                  <w:sz w:val="20"/>
                  <w:szCs w:val="20"/>
                  <w:lang w:bidi="ar-SA"/>
                </w:rPr>
                <w:t>DATE</w:t>
              </w:r>
            </w:ins>
          </w:p>
        </w:tc>
        <w:tc>
          <w:tcPr>
            <w:tcW w:w="97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06" w:author="usuario" w:date="2026-04-13T19:52:00Z">
              <w:r>
                <w:rPr>
                  <w:rFonts w:cs="Calibri" w:ascii="Calibri" w:hAnsi="Calibri"/>
                  <w:color w:val="000000"/>
                  <w:kern w:val="0"/>
                  <w:sz w:val="20"/>
                  <w:szCs w:val="20"/>
                  <w:lang w:bidi="ar-SA"/>
                </w:rPr>
                <w:t>SI</w:t>
              </w:r>
            </w:ins>
          </w:p>
        </w:tc>
        <w:tc>
          <w:tcPr>
            <w:tcW w:w="151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07" w:author="usuario" w:date="2026-04-13T19:49:00Z">
              <w:r>
                <w:rPr>
                  <w:rFonts w:cs="Calibri" w:ascii="Calibri" w:hAnsi="Calibri"/>
                  <w:color w:val="000000"/>
                  <w:kern w:val="0"/>
                  <w:sz w:val="20"/>
                  <w:szCs w:val="20"/>
                  <w:lang w:bidi="ar-SA"/>
                </w:rPr>
                <w:t>-</w:t>
              </w:r>
            </w:ins>
          </w:p>
        </w:tc>
        <w:tc>
          <w:tcPr>
            <w:tcW w:w="380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08" w:author="usuario" w:date="2026-04-13T19:52:00Z">
              <w:r>
                <w:rPr>
                  <w:rFonts w:cs="Calibri" w:ascii="Calibri" w:hAnsi="Calibri"/>
                  <w:color w:val="000000"/>
                  <w:kern w:val="0"/>
                  <w:sz w:val="20"/>
                  <w:szCs w:val="20"/>
                  <w:lang w:bidi="ar-SA"/>
                </w:rPr>
                <w:t>Fecha de suministro de la medicación</w:t>
              </w:r>
            </w:ins>
          </w:p>
        </w:tc>
      </w:tr>
      <w:tr>
        <w:trPr>
          <w:ins w:id="509" w:author="usuario" w:date="2026-04-13T19:52:00Z"/>
        </w:trPr>
        <w:tc>
          <w:tcPr>
            <w:tcW w:w="1813"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lang w:val="es-ES" w:eastAsia="es-ES"/>
              </w:rPr>
            </w:pPr>
            <w:ins w:id="510" w:author="usuario" w:date="2026-04-13T19:52:00Z">
              <w:r>
                <w:rPr>
                  <w:rFonts w:cs="Calibri" w:ascii="Calibri" w:hAnsi="Calibri"/>
                  <w:b/>
                  <w:bCs/>
                  <w:color w:val="000000"/>
                  <w:kern w:val="0"/>
                  <w:sz w:val="20"/>
                  <w:szCs w:val="20"/>
                  <w:lang w:val="es-ES" w:eastAsia="es-ES" w:bidi="ar-SA"/>
                </w:rPr>
                <w:t>DNI_Medico</w:t>
              </w:r>
            </w:ins>
          </w:p>
        </w:tc>
        <w:tc>
          <w:tcPr>
            <w:tcW w:w="1255"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11" w:author="usuario" w:date="2026-04-13T19:52:00Z">
              <w:r>
                <w:rPr>
                  <w:rFonts w:cs="Calibri" w:ascii="Calibri" w:hAnsi="Calibri"/>
                  <w:color w:val="000000"/>
                  <w:kern w:val="0"/>
                  <w:sz w:val="20"/>
                  <w:szCs w:val="20"/>
                  <w:lang w:bidi="ar-SA"/>
                </w:rPr>
                <w:t>INT / B</w:t>
              </w:r>
            </w:ins>
            <w:r>
              <w:rPr>
                <w:rFonts w:cs="Calibri" w:ascii="Calibri" w:hAnsi="Calibri"/>
                <w:color w:val="000000"/>
                <w:kern w:val="0"/>
                <w:sz w:val="20"/>
                <w:szCs w:val="20"/>
                <w:lang w:bidi="ar-SA"/>
              </w:rPr>
              <w:t>I</w:t>
            </w:r>
            <w:ins w:id="512" w:author="usuario" w:date="2026-04-13T19:53:00Z">
              <w:r>
                <w:rPr>
                  <w:rFonts w:cs="Calibri" w:ascii="Calibri" w:hAnsi="Calibri"/>
                  <w:color w:val="000000"/>
                  <w:kern w:val="0"/>
                  <w:sz w:val="20"/>
                  <w:szCs w:val="20"/>
                  <w:lang w:bidi="ar-SA"/>
                </w:rPr>
                <w:t>GINT</w:t>
              </w:r>
            </w:ins>
          </w:p>
        </w:tc>
        <w:tc>
          <w:tcPr>
            <w:tcW w:w="97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13" w:author="usuario" w:date="2026-04-13T19:53:00Z">
              <w:r>
                <w:rPr>
                  <w:rFonts w:cs="Calibri" w:ascii="Calibri" w:hAnsi="Calibri"/>
                  <w:color w:val="000000"/>
                  <w:kern w:val="0"/>
                  <w:sz w:val="20"/>
                  <w:szCs w:val="20"/>
                  <w:lang w:bidi="ar-SA"/>
                </w:rPr>
                <w:t>NO</w:t>
              </w:r>
            </w:ins>
          </w:p>
        </w:tc>
        <w:tc>
          <w:tcPr>
            <w:tcW w:w="151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14" w:author="usuario" w:date="2026-04-13T19:53:00Z">
              <w:r>
                <w:rPr>
                  <w:rFonts w:cs="Calibri" w:ascii="Calibri" w:hAnsi="Calibri"/>
                  <w:color w:val="000000"/>
                  <w:kern w:val="0"/>
                  <w:sz w:val="20"/>
                  <w:szCs w:val="20"/>
                  <w:lang w:bidi="ar-SA"/>
                </w:rPr>
                <w:t>-</w:t>
              </w:r>
            </w:ins>
          </w:p>
        </w:tc>
        <w:tc>
          <w:tcPr>
            <w:tcW w:w="380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15" w:author="usuario" w:date="2026-04-13T19:53:00Z">
              <w:r>
                <w:rPr>
                  <w:rFonts w:cs="Calibri" w:ascii="Calibri" w:hAnsi="Calibri"/>
                  <w:color w:val="000000"/>
                  <w:kern w:val="0"/>
                  <w:sz w:val="20"/>
                  <w:szCs w:val="20"/>
                  <w:lang w:bidi="ar-SA"/>
                </w:rPr>
                <w:t>Médico que emite la prescripción (FK).</w:t>
              </w:r>
            </w:ins>
          </w:p>
        </w:tc>
      </w:tr>
      <w:tr>
        <w:trPr>
          <w:ins w:id="516" w:author="usuario" w:date="2026-04-13T19:53:00Z"/>
        </w:trPr>
        <w:tc>
          <w:tcPr>
            <w:tcW w:w="1813"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lang w:val="es-ES" w:eastAsia="es-ES"/>
              </w:rPr>
            </w:pPr>
            <w:ins w:id="517" w:author="usuario" w:date="2026-04-13T19:53:00Z">
              <w:r>
                <w:rPr>
                  <w:rFonts w:cs="Calibri" w:ascii="Calibri" w:hAnsi="Calibri"/>
                  <w:b/>
                  <w:bCs/>
                  <w:color w:val="000000"/>
                  <w:kern w:val="0"/>
                  <w:sz w:val="20"/>
                  <w:szCs w:val="20"/>
                  <w:lang w:val="es-ES" w:eastAsia="es-ES" w:bidi="ar-SA"/>
                </w:rPr>
                <w:t>Fecha_Prescripción</w:t>
              </w:r>
            </w:ins>
          </w:p>
        </w:tc>
        <w:tc>
          <w:tcPr>
            <w:tcW w:w="1255"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18" w:author="usuario" w:date="2026-04-13T19:53:00Z">
              <w:r>
                <w:rPr>
                  <w:rFonts w:cs="Calibri" w:ascii="Calibri" w:hAnsi="Calibri"/>
                  <w:color w:val="000000"/>
                  <w:kern w:val="0"/>
                  <w:sz w:val="20"/>
                  <w:szCs w:val="20"/>
                  <w:lang w:bidi="ar-SA"/>
                </w:rPr>
                <w:t>DATE</w:t>
              </w:r>
            </w:ins>
          </w:p>
        </w:tc>
        <w:tc>
          <w:tcPr>
            <w:tcW w:w="97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19" w:author="usuario" w:date="2026-04-13T19:53:00Z">
              <w:r>
                <w:rPr>
                  <w:rFonts w:cs="Calibri" w:ascii="Calibri" w:hAnsi="Calibri"/>
                  <w:color w:val="000000"/>
                  <w:kern w:val="0"/>
                  <w:sz w:val="20"/>
                  <w:szCs w:val="20"/>
                  <w:lang w:bidi="ar-SA"/>
                </w:rPr>
                <w:t>NO</w:t>
              </w:r>
            </w:ins>
          </w:p>
        </w:tc>
        <w:tc>
          <w:tcPr>
            <w:tcW w:w="151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20" w:author="usuario" w:date="2026-04-13T19:53:00Z">
              <w:r>
                <w:rPr>
                  <w:rFonts w:cs="Calibri" w:ascii="Calibri" w:hAnsi="Calibri"/>
                  <w:color w:val="000000"/>
                  <w:kern w:val="0"/>
                  <w:sz w:val="20"/>
                  <w:szCs w:val="20"/>
                  <w:lang w:bidi="ar-SA"/>
                </w:rPr>
                <w:t>-</w:t>
              </w:r>
            </w:ins>
          </w:p>
        </w:tc>
        <w:tc>
          <w:tcPr>
            <w:tcW w:w="380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21" w:author="usuario" w:date="2026-04-13T19:53:00Z">
              <w:r>
                <w:rPr>
                  <w:rFonts w:cs="Calibri" w:ascii="Calibri" w:hAnsi="Calibri"/>
                  <w:color w:val="000000"/>
                  <w:kern w:val="0"/>
                  <w:sz w:val="20"/>
                  <w:szCs w:val="20"/>
                  <w:lang w:bidi="ar-SA"/>
                </w:rPr>
                <w:t>Fecha en que se registra la prescripción.</w:t>
              </w:r>
            </w:ins>
          </w:p>
        </w:tc>
      </w:tr>
      <w:tr>
        <w:trPr>
          <w:ins w:id="522" w:author="usuario" w:date="2026-04-13T19:53:00Z"/>
        </w:trPr>
        <w:tc>
          <w:tcPr>
            <w:tcW w:w="1813"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lang w:val="es-ES" w:eastAsia="es-ES"/>
              </w:rPr>
            </w:pPr>
            <w:ins w:id="523" w:author="usuario" w:date="2026-04-13T19:53:00Z">
              <w:r>
                <w:rPr>
                  <w:rFonts w:cs="Calibri" w:ascii="Calibri" w:hAnsi="Calibri"/>
                  <w:b/>
                  <w:bCs/>
                  <w:color w:val="000000"/>
                  <w:kern w:val="0"/>
                  <w:sz w:val="20"/>
                  <w:szCs w:val="20"/>
                  <w:lang w:val="es-ES" w:eastAsia="es-ES" w:bidi="ar-SA"/>
                </w:rPr>
                <w:t>Hora_Prescripción</w:t>
              </w:r>
            </w:ins>
          </w:p>
        </w:tc>
        <w:tc>
          <w:tcPr>
            <w:tcW w:w="1255"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24" w:author="usuario" w:date="2026-04-13T19:53:00Z">
              <w:r>
                <w:rPr>
                  <w:rFonts w:cs="Calibri" w:ascii="Calibri" w:hAnsi="Calibri"/>
                  <w:color w:val="000000"/>
                  <w:kern w:val="0"/>
                  <w:sz w:val="20"/>
                  <w:szCs w:val="20"/>
                  <w:lang w:bidi="ar-SA"/>
                </w:rPr>
                <w:t>TIME</w:t>
              </w:r>
            </w:ins>
          </w:p>
        </w:tc>
        <w:tc>
          <w:tcPr>
            <w:tcW w:w="97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25" w:author="usuario" w:date="2026-04-13T19:53:00Z">
              <w:r>
                <w:rPr>
                  <w:rFonts w:cs="Calibri" w:ascii="Calibri" w:hAnsi="Calibri"/>
                  <w:color w:val="000000"/>
                  <w:kern w:val="0"/>
                  <w:sz w:val="20"/>
                  <w:szCs w:val="20"/>
                  <w:lang w:bidi="ar-SA"/>
                </w:rPr>
                <w:t>NO</w:t>
              </w:r>
            </w:ins>
          </w:p>
        </w:tc>
        <w:tc>
          <w:tcPr>
            <w:tcW w:w="151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26" w:author="usuario" w:date="2026-04-13T19:53:00Z">
              <w:r>
                <w:rPr>
                  <w:rFonts w:cs="Calibri" w:ascii="Calibri" w:hAnsi="Calibri"/>
                  <w:color w:val="000000"/>
                  <w:kern w:val="0"/>
                  <w:sz w:val="20"/>
                  <w:szCs w:val="20"/>
                  <w:lang w:bidi="ar-SA"/>
                </w:rPr>
                <w:t>-</w:t>
              </w:r>
            </w:ins>
          </w:p>
        </w:tc>
        <w:tc>
          <w:tcPr>
            <w:tcW w:w="380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27" w:author="usuario" w:date="2026-04-13T19:53:00Z">
              <w:r>
                <w:rPr>
                  <w:rFonts w:cs="Calibri" w:ascii="Calibri" w:hAnsi="Calibri"/>
                  <w:color w:val="000000"/>
                  <w:kern w:val="0"/>
                  <w:sz w:val="20"/>
                  <w:szCs w:val="20"/>
                  <w:lang w:bidi="ar-SA"/>
                </w:rPr>
                <w:t>Hora en que se registra la prescripción</w:t>
              </w:r>
            </w:ins>
          </w:p>
        </w:tc>
      </w:tr>
    </w:tbl>
    <w:p>
      <w:pPr>
        <w:pStyle w:val="Normal"/>
        <w:jc w:val="both"/>
        <w:rPr>
          <w:lang w:val="es-AR"/>
          <w:ins w:id="529" w:author="usuario" w:date="2026-04-13T19:53:00Z"/>
        </w:rPr>
      </w:pPr>
      <w:ins w:id="528" w:author="usuario" w:date="2026-04-13T19:53:00Z">
        <w:r>
          <w:rPr>
            <w:lang w:val="es-AR"/>
          </w:rPr>
        </w:r>
      </w:ins>
    </w:p>
    <w:p>
      <w:pPr>
        <w:pStyle w:val="NormalWeb"/>
        <w:spacing w:beforeAutospacing="0" w:before="120" w:afterAutospacing="0" w:after="120"/>
        <w:jc w:val="both"/>
        <w:pPrChange w:id="0" w:author="Elena Monutti" w:date="2026-04-13T21:19:00Z">
          <w:pPr>
            <w:pStyle w:val="NormalWeb"/>
            <w:spacing w:beforeAutospacing="0" w:before="120" w:afterAutospacing="0" w:after="120"/>
          </w:pPr>
        </w:pPrChange>
        <w:rPr>
          <w:rFonts w:ascii="Arial" w:hAnsi="Arial" w:cs="Arial"/>
          <w:b/>
          <w:bCs/>
          <w:color w:val="000000"/>
          <w:sz w:val="22"/>
          <w:szCs w:val="22"/>
          <w:ins w:id="530" w:author="usuario" w:date="2026-04-13T19:54:00Z"/>
        </w:rPr>
      </w:pPr>
      <w:r>
        <w:rPr>
          <w:rFonts w:cs="Arial" w:ascii="Arial" w:hAnsi="Arial"/>
          <w:b/>
          <w:bCs/>
          <w:color w:val="000000"/>
          <w:sz w:val="22"/>
          <w:szCs w:val="22"/>
        </w:rPr>
        <w:t xml:space="preserve">Entidad: Agenda Medicación  </w:t>
      </w:r>
    </w:p>
    <w:p>
      <w:pPr>
        <w:pStyle w:val="NormalWeb"/>
        <w:spacing w:beforeAutospacing="0" w:before="120" w:afterAutospacing="0" w:after="120"/>
        <w:jc w:val="both"/>
        <w:pPrChange w:id="0" w:author="Elena Monutti" w:date="2026-04-13T21:19:00Z">
          <w:pPr>
            <w:pStyle w:val="NormalWeb"/>
            <w:spacing w:beforeAutospacing="0" w:before="120" w:afterAutospacing="0" w:after="120"/>
          </w:pPr>
        </w:pPrChange>
        <w:rPr>
          <w:rFonts w:ascii="Arial" w:hAnsi="Arial" w:cs="Arial"/>
          <w:color w:val="000000"/>
          <w:sz w:val="22"/>
          <w:szCs w:val="22"/>
        </w:rPr>
      </w:pPr>
      <w:r>
        <w:rPr>
          <w:rFonts w:cs="Arial" w:ascii="Arial" w:hAnsi="Arial"/>
          <w:b/>
          <w:bCs/>
          <w:color w:val="000000"/>
          <w:sz w:val="22"/>
          <w:szCs w:val="22"/>
        </w:rPr>
        <w:t>Clave Primaria: Num_</w:t>
      </w:r>
      <w:ins w:id="531" w:author="usuario" w:date="2026-04-13T19:56:00Z">
        <w:r>
          <w:rPr>
            <w:rFonts w:cs="Arial" w:ascii="Arial" w:hAnsi="Arial"/>
            <w:b/>
            <w:bCs/>
            <w:color w:val="000000"/>
            <w:sz w:val="22"/>
            <w:szCs w:val="22"/>
          </w:rPr>
          <w:t xml:space="preserve">Prescripcion </w:t>
        </w:r>
      </w:ins>
      <w:ins w:id="532" w:author="usuario" w:date="2026-04-13T19:56:00Z">
        <w:del w:id="533" w:author="Elena Monutti" w:date="2026-04-13T21:06:00Z">
          <w:r>
            <w:rPr>
              <w:rFonts w:cs="Arial" w:ascii="Arial" w:hAnsi="Arial"/>
              <w:b/>
              <w:bCs/>
              <w:color w:val="000000"/>
              <w:sz w:val="22"/>
              <w:szCs w:val="22"/>
            </w:rPr>
            <w:delText>+</w:delText>
          </w:r>
        </w:del>
      </w:ins>
      <w:ins w:id="534" w:author="usuario" w:date="2026-04-13T19:54:00Z">
        <w:del w:id="535" w:author="Elena Monutti" w:date="2026-04-13T21:06:00Z">
          <w:r>
            <w:rPr>
              <w:rFonts w:cs="Arial" w:ascii="Arial" w:hAnsi="Arial"/>
              <w:b/>
              <w:bCs/>
              <w:color w:val="000000"/>
              <w:sz w:val="22"/>
              <w:szCs w:val="22"/>
            </w:rPr>
            <w:delText xml:space="preserve"> Día (clave primaria compuesta)</w:delText>
          </w:r>
        </w:del>
      </w:ins>
      <w:ins w:id="536" w:author="usuario" w:date="2026-04-13T19:54:00Z">
        <w:r>
          <w:rPr>
            <w:rFonts w:cs="Arial" w:ascii="Arial" w:hAnsi="Arial"/>
            <w:color w:val="000000"/>
            <w:sz w:val="22"/>
            <w:szCs w:val="22"/>
          </w:rPr>
          <w:t xml:space="preserve"> </w:t>
        </w:r>
      </w:ins>
      <w:ins w:id="537" w:author="Elena Monutti" w:date="2026-04-13T21:20:00Z">
        <w:r>
          <w:rPr>
            <w:rFonts w:cs="Arial" w:ascii="Arial" w:hAnsi="Arial"/>
            <w:color w:val="000000"/>
            <w:sz w:val="22"/>
            <w:szCs w:val="22"/>
          </w:rPr>
          <w:t>(heredada de Prescripción)</w:t>
        </w:r>
      </w:ins>
    </w:p>
    <w:tbl>
      <w:tblPr>
        <w:tblStyle w:val="Tablaconcuadrcula"/>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13"/>
        <w:gridCol w:w="1255"/>
        <w:gridCol w:w="971"/>
        <w:gridCol w:w="1150"/>
        <w:gridCol w:w="4161"/>
      </w:tblGrid>
      <w:tr>
        <w:trPr>
          <w:ins w:id="538" w:author="usuario" w:date="2026-04-13T19:54:00Z"/>
        </w:trPr>
        <w:tc>
          <w:tcPr>
            <w:tcW w:w="1813"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539" w:author="usuario" w:date="2026-04-13T19:54:00Z">
              <w:r>
                <w:rPr>
                  <w:rFonts w:cs="Calibri" w:ascii="Calibri" w:hAnsi="Calibri"/>
                  <w:b/>
                  <w:bCs/>
                  <w:color w:val="000000"/>
                  <w:kern w:val="0"/>
                  <w:sz w:val="20"/>
                  <w:szCs w:val="20"/>
                  <w:lang w:bidi="ar-SA"/>
                </w:rPr>
                <w:t>Atributos</w:t>
              </w:r>
            </w:ins>
          </w:p>
        </w:tc>
        <w:tc>
          <w:tcPr>
            <w:tcW w:w="1255"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540" w:author="usuario" w:date="2026-04-13T19:54:00Z">
              <w:r>
                <w:rPr>
                  <w:rFonts w:cs="Calibri" w:ascii="Calibri" w:hAnsi="Calibri"/>
                  <w:b/>
                  <w:bCs/>
                  <w:color w:val="000000"/>
                  <w:kern w:val="0"/>
                  <w:sz w:val="20"/>
                  <w:szCs w:val="20"/>
                  <w:lang w:bidi="ar-SA"/>
                </w:rPr>
                <w:t>Tipo de datos</w:t>
              </w:r>
            </w:ins>
          </w:p>
        </w:tc>
        <w:tc>
          <w:tcPr>
            <w:tcW w:w="971"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541" w:author="usuario" w:date="2026-04-13T19:54:00Z">
              <w:r>
                <w:rPr>
                  <w:rFonts w:cs="Calibri" w:ascii="Calibri" w:hAnsi="Calibri"/>
                  <w:b/>
                  <w:bCs/>
                  <w:color w:val="000000"/>
                  <w:kern w:val="0"/>
                  <w:sz w:val="20"/>
                  <w:szCs w:val="20"/>
                  <w:lang w:bidi="ar-SA"/>
                </w:rPr>
                <w:t>Permite NULL</w:t>
              </w:r>
            </w:ins>
          </w:p>
        </w:tc>
        <w:tc>
          <w:tcPr>
            <w:tcW w:w="1150"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542" w:author="usuario" w:date="2026-04-13T19:54:00Z">
              <w:r>
                <w:rPr>
                  <w:rFonts w:cs="Calibri" w:ascii="Calibri" w:hAnsi="Calibri"/>
                  <w:b/>
                  <w:bCs/>
                  <w:color w:val="000000"/>
                  <w:kern w:val="0"/>
                  <w:sz w:val="20"/>
                  <w:szCs w:val="20"/>
                  <w:lang w:bidi="ar-SA"/>
                </w:rPr>
                <w:t>Valores posibles</w:t>
              </w:r>
            </w:ins>
          </w:p>
        </w:tc>
        <w:tc>
          <w:tcPr>
            <w:tcW w:w="4161"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543" w:author="usuario" w:date="2026-04-13T19:54:00Z">
              <w:r>
                <w:rPr>
                  <w:rFonts w:cs="Calibri" w:ascii="Calibri" w:hAnsi="Calibri"/>
                  <w:b/>
                  <w:bCs/>
                  <w:color w:val="000000"/>
                  <w:kern w:val="0"/>
                  <w:sz w:val="20"/>
                  <w:szCs w:val="20"/>
                  <w:lang w:bidi="ar-SA"/>
                </w:rPr>
                <w:t>Descripción</w:t>
              </w:r>
            </w:ins>
          </w:p>
        </w:tc>
      </w:tr>
      <w:tr>
        <w:trPr>
          <w:ins w:id="544" w:author="usuario" w:date="2026-04-13T19:54:00Z"/>
        </w:trPr>
        <w:tc>
          <w:tcPr>
            <w:tcW w:w="1813"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545" w:author="usuario" w:date="2026-04-13T19:54:00Z">
              <w:r>
                <w:rPr>
                  <w:rFonts w:cs="Calibri" w:ascii="Calibri" w:hAnsi="Calibri"/>
                  <w:b/>
                  <w:bCs/>
                  <w:color w:val="000000"/>
                  <w:kern w:val="0"/>
                  <w:sz w:val="20"/>
                  <w:szCs w:val="20"/>
                  <w:lang w:val="es-ES" w:eastAsia="es-ES" w:bidi="ar-SA"/>
                </w:rPr>
                <w:t>Num_Prescripcion</w:t>
              </w:r>
            </w:ins>
          </w:p>
        </w:tc>
        <w:tc>
          <w:tcPr>
            <w:tcW w:w="1255"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546" w:author="usuario" w:date="2026-04-13T19:54:00Z">
              <w:r>
                <w:rPr>
                  <w:rFonts w:cs="Calibri" w:ascii="Calibri" w:hAnsi="Calibri"/>
                  <w:color w:val="000000"/>
                  <w:kern w:val="0"/>
                  <w:sz w:val="20"/>
                  <w:szCs w:val="20"/>
                  <w:lang w:val="es-ES" w:eastAsia="es-ES" w:bidi="ar-SA"/>
                </w:rPr>
                <w:t>INT</w:t>
              </w:r>
            </w:ins>
          </w:p>
        </w:tc>
        <w:tc>
          <w:tcPr>
            <w:tcW w:w="971"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547" w:author="usuario" w:date="2026-04-13T19:54:00Z">
              <w:r>
                <w:rPr>
                  <w:rFonts w:cs="Arial" w:ascii="Arial" w:hAnsi="Arial"/>
                  <w:color w:val="000000"/>
                  <w:kern w:val="0"/>
                  <w:sz w:val="20"/>
                  <w:szCs w:val="20"/>
                  <w:lang w:bidi="ar-SA"/>
                </w:rPr>
                <w:t>NO</w:t>
              </w:r>
            </w:ins>
          </w:p>
        </w:tc>
        <w:tc>
          <w:tcPr>
            <w:tcW w:w="1150"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548" w:author="usuario" w:date="2026-04-13T19:54:00Z">
              <w:r>
                <w:rPr>
                  <w:rFonts w:cs="Arial" w:ascii="Arial" w:hAnsi="Arial"/>
                  <w:color w:val="000000"/>
                  <w:kern w:val="0"/>
                  <w:sz w:val="20"/>
                  <w:szCs w:val="20"/>
                  <w:lang w:bidi="ar-SA"/>
                </w:rPr>
                <w:t>-</w:t>
              </w:r>
            </w:ins>
          </w:p>
        </w:tc>
        <w:tc>
          <w:tcPr>
            <w:tcW w:w="416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49" w:author="usuario" w:date="2026-04-13T19:54:00Z">
              <w:r>
                <w:rPr>
                  <w:rFonts w:cs="Calibri" w:ascii="Calibri" w:hAnsi="Calibri"/>
                  <w:color w:val="000000"/>
                  <w:kern w:val="0"/>
                  <w:sz w:val="20"/>
                  <w:szCs w:val="20"/>
                  <w:lang w:bidi="ar-SA"/>
                </w:rPr>
                <w:t>Prescripción a la que pertenece la agenda (PK y FK).</w:t>
              </w:r>
            </w:ins>
          </w:p>
        </w:tc>
      </w:tr>
      <w:tr>
        <w:trPr>
          <w:ins w:id="550" w:author="usuario" w:date="2026-04-13T19:54:00Z"/>
        </w:trPr>
        <w:tc>
          <w:tcPr>
            <w:tcW w:w="1813"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551" w:author="usuario" w:date="2026-04-13T19:54:00Z">
              <w:r>
                <w:rPr>
                  <w:rFonts w:cs="Calibri" w:ascii="Calibri" w:hAnsi="Calibri"/>
                  <w:b/>
                  <w:bCs/>
                  <w:color w:val="000000"/>
                  <w:kern w:val="0"/>
                  <w:sz w:val="20"/>
                  <w:szCs w:val="20"/>
                  <w:lang w:bidi="ar-SA"/>
                </w:rPr>
                <w:t>Día</w:t>
              </w:r>
            </w:ins>
          </w:p>
        </w:tc>
        <w:tc>
          <w:tcPr>
            <w:tcW w:w="1255"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52" w:author="usuario" w:date="2026-04-13T19:54:00Z">
              <w:r>
                <w:rPr>
                  <w:rFonts w:cs="Calibri" w:ascii="Calibri" w:hAnsi="Calibri"/>
                  <w:color w:val="000000"/>
                  <w:kern w:val="0"/>
                  <w:sz w:val="20"/>
                  <w:szCs w:val="20"/>
                  <w:lang w:bidi="ar-SA"/>
                </w:rPr>
                <w:t>VARCHAR (15) o ENUM</w:t>
              </w:r>
            </w:ins>
          </w:p>
        </w:tc>
        <w:tc>
          <w:tcPr>
            <w:tcW w:w="97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53" w:author="usuario" w:date="2026-04-13T19:54:00Z">
              <w:r>
                <w:rPr>
                  <w:rFonts w:cs="Calibri" w:ascii="Calibri" w:hAnsi="Calibri"/>
                  <w:color w:val="000000"/>
                  <w:kern w:val="0"/>
                  <w:sz w:val="20"/>
                  <w:szCs w:val="20"/>
                  <w:lang w:bidi="ar-SA"/>
                </w:rPr>
                <w:t>NO</w:t>
              </w:r>
            </w:ins>
          </w:p>
        </w:tc>
        <w:tc>
          <w:tcPr>
            <w:tcW w:w="115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ins w:id="555" w:author="usuario" w:date="2026-04-13T19:54:00Z"/>
              </w:rPr>
            </w:pPr>
            <w:ins w:id="554" w:author="usuario" w:date="2026-04-13T19:54:00Z">
              <w:r>
                <w:rPr>
                  <w:rFonts w:cs="Calibri" w:ascii="Calibri" w:hAnsi="Calibri"/>
                  <w:color w:val="000000"/>
                  <w:kern w:val="0"/>
                  <w:sz w:val="20"/>
                  <w:szCs w:val="20"/>
                  <w:lang w:bidi="ar-SA"/>
                </w:rPr>
                <w:t>Lunes</w:t>
              </w:r>
            </w:ins>
          </w:p>
          <w:p>
            <w:pPr>
              <w:pStyle w:val="NormalWeb"/>
              <w:widowControl/>
              <w:suppressAutoHyphens w:val="true"/>
              <w:spacing w:beforeAutospacing="0" w:before="120" w:afterAutospacing="0" w:after="120"/>
              <w:jc w:val="center"/>
              <w:rPr>
                <w:rFonts w:ascii="Calibri" w:hAnsi="Calibri" w:cs="Calibri"/>
                <w:color w:val="000000"/>
                <w:sz w:val="20"/>
                <w:szCs w:val="20"/>
                <w:ins w:id="557" w:author="usuario" w:date="2026-04-13T19:54:00Z"/>
              </w:rPr>
            </w:pPr>
            <w:ins w:id="556" w:author="usuario" w:date="2026-04-13T19:54:00Z">
              <w:r>
                <w:rPr>
                  <w:rFonts w:cs="Calibri" w:ascii="Calibri" w:hAnsi="Calibri"/>
                  <w:color w:val="000000"/>
                  <w:kern w:val="0"/>
                  <w:sz w:val="20"/>
                  <w:szCs w:val="20"/>
                  <w:lang w:bidi="ar-SA"/>
                </w:rPr>
                <w:t>Martes</w:t>
              </w:r>
            </w:ins>
          </w:p>
          <w:p>
            <w:pPr>
              <w:pStyle w:val="NormalWeb"/>
              <w:widowControl/>
              <w:suppressAutoHyphens w:val="true"/>
              <w:spacing w:beforeAutospacing="0" w:before="120" w:afterAutospacing="0" w:after="120"/>
              <w:jc w:val="center"/>
              <w:rPr>
                <w:rFonts w:ascii="Calibri" w:hAnsi="Calibri" w:cs="Calibri"/>
                <w:color w:val="000000"/>
                <w:sz w:val="20"/>
                <w:szCs w:val="20"/>
                <w:ins w:id="559" w:author="usuario" w:date="2026-04-13T19:54:00Z"/>
              </w:rPr>
            </w:pPr>
            <w:ins w:id="558" w:author="usuario" w:date="2026-04-13T19:54:00Z">
              <w:r>
                <w:rPr>
                  <w:rFonts w:cs="Calibri" w:ascii="Calibri" w:hAnsi="Calibri"/>
                  <w:color w:val="000000"/>
                  <w:kern w:val="0"/>
                  <w:sz w:val="20"/>
                  <w:szCs w:val="20"/>
                  <w:lang w:bidi="ar-SA"/>
                </w:rPr>
                <w:t>Miércoles</w:t>
              </w:r>
            </w:ins>
          </w:p>
          <w:p>
            <w:pPr>
              <w:pStyle w:val="NormalWeb"/>
              <w:widowControl/>
              <w:suppressAutoHyphens w:val="true"/>
              <w:spacing w:beforeAutospacing="0" w:before="120" w:afterAutospacing="0" w:after="120"/>
              <w:jc w:val="center"/>
              <w:rPr>
                <w:rFonts w:ascii="Calibri" w:hAnsi="Calibri" w:cs="Calibri"/>
                <w:color w:val="000000"/>
                <w:sz w:val="20"/>
                <w:szCs w:val="20"/>
                <w:ins w:id="561" w:author="usuario" w:date="2026-04-13T19:54:00Z"/>
              </w:rPr>
            </w:pPr>
            <w:ins w:id="560" w:author="usuario" w:date="2026-04-13T19:54:00Z">
              <w:r>
                <w:rPr>
                  <w:rFonts w:cs="Calibri" w:ascii="Calibri" w:hAnsi="Calibri"/>
                  <w:color w:val="000000"/>
                  <w:kern w:val="0"/>
                  <w:sz w:val="20"/>
                  <w:szCs w:val="20"/>
                  <w:lang w:bidi="ar-SA"/>
                </w:rPr>
                <w:t>Jueves</w:t>
              </w:r>
            </w:ins>
          </w:p>
          <w:p>
            <w:pPr>
              <w:pStyle w:val="NormalWeb"/>
              <w:widowControl/>
              <w:suppressAutoHyphens w:val="true"/>
              <w:spacing w:beforeAutospacing="0" w:before="120" w:afterAutospacing="0" w:after="120"/>
              <w:jc w:val="center"/>
              <w:rPr>
                <w:rFonts w:ascii="Calibri" w:hAnsi="Calibri" w:cs="Calibri"/>
                <w:color w:val="000000"/>
                <w:sz w:val="20"/>
                <w:szCs w:val="20"/>
                <w:ins w:id="563" w:author="usuario" w:date="2026-04-13T19:54:00Z"/>
              </w:rPr>
            </w:pPr>
            <w:ins w:id="562" w:author="usuario" w:date="2026-04-13T19:54:00Z">
              <w:r>
                <w:rPr>
                  <w:rFonts w:cs="Calibri" w:ascii="Calibri" w:hAnsi="Calibri"/>
                  <w:color w:val="000000"/>
                  <w:kern w:val="0"/>
                  <w:sz w:val="20"/>
                  <w:szCs w:val="20"/>
                  <w:lang w:bidi="ar-SA"/>
                </w:rPr>
                <w:t>Viernes</w:t>
              </w:r>
            </w:ins>
          </w:p>
          <w:p>
            <w:pPr>
              <w:pStyle w:val="NormalWeb"/>
              <w:widowControl/>
              <w:suppressAutoHyphens w:val="true"/>
              <w:spacing w:beforeAutospacing="0" w:before="120" w:afterAutospacing="0" w:after="120"/>
              <w:jc w:val="center"/>
              <w:rPr>
                <w:rFonts w:ascii="Calibri" w:hAnsi="Calibri" w:cs="Calibri"/>
                <w:color w:val="000000"/>
                <w:sz w:val="20"/>
                <w:szCs w:val="20"/>
                <w:ins w:id="565" w:author="usuario" w:date="2026-04-13T19:54:00Z"/>
              </w:rPr>
            </w:pPr>
            <w:ins w:id="564" w:author="usuario" w:date="2026-04-13T19:54:00Z">
              <w:r>
                <w:rPr>
                  <w:rFonts w:cs="Calibri" w:ascii="Calibri" w:hAnsi="Calibri"/>
                  <w:color w:val="000000"/>
                  <w:kern w:val="0"/>
                  <w:sz w:val="20"/>
                  <w:szCs w:val="20"/>
                  <w:lang w:bidi="ar-SA"/>
                </w:rPr>
                <w:t>Sabado</w:t>
              </w:r>
            </w:ins>
          </w:p>
          <w:p>
            <w:pPr>
              <w:pStyle w:val="NormalWeb"/>
              <w:widowControl/>
              <w:suppressAutoHyphens w:val="true"/>
              <w:spacing w:beforeAutospacing="0" w:before="120" w:afterAutospacing="0" w:after="120"/>
              <w:jc w:val="center"/>
              <w:rPr>
                <w:rFonts w:ascii="Calibri" w:hAnsi="Calibri" w:cs="Calibri"/>
                <w:color w:val="000000"/>
                <w:sz w:val="20"/>
                <w:szCs w:val="20"/>
              </w:rPr>
            </w:pPr>
            <w:ins w:id="566" w:author="usuario" w:date="2026-04-13T19:54:00Z">
              <w:r>
                <w:rPr>
                  <w:rFonts w:cs="Calibri" w:ascii="Calibri" w:hAnsi="Calibri"/>
                  <w:color w:val="000000"/>
                  <w:kern w:val="0"/>
                  <w:sz w:val="20"/>
                  <w:szCs w:val="20"/>
                  <w:lang w:bidi="ar-SA"/>
                </w:rPr>
                <w:t>Domingo</w:t>
              </w:r>
            </w:ins>
          </w:p>
        </w:tc>
        <w:tc>
          <w:tcPr>
            <w:tcW w:w="416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67" w:author="usuario" w:date="2026-04-13T19:56:00Z">
              <w:r>
                <w:rPr>
                  <w:rFonts w:cs="Calibri" w:ascii="Calibri" w:hAnsi="Calibri"/>
                  <w:color w:val="000000"/>
                  <w:kern w:val="0"/>
                  <w:sz w:val="20"/>
                  <w:szCs w:val="20"/>
                  <w:lang w:bidi="ar-SA"/>
                </w:rPr>
                <w:t>Día en que debe administrarse el medicamento.</w:t>
              </w:r>
            </w:ins>
          </w:p>
        </w:tc>
      </w:tr>
      <w:tr>
        <w:trPr>
          <w:ins w:id="568" w:author="usuario" w:date="2026-04-13T19:54:00Z"/>
        </w:trPr>
        <w:tc>
          <w:tcPr>
            <w:tcW w:w="1813"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569" w:author="usuario" w:date="2026-04-13T19:58:00Z">
              <w:r>
                <w:rPr>
                  <w:rFonts w:cs="Calibri" w:ascii="Calibri" w:hAnsi="Calibri"/>
                  <w:b/>
                  <w:bCs/>
                  <w:color w:val="000000"/>
                  <w:kern w:val="0"/>
                  <w:sz w:val="20"/>
                  <w:szCs w:val="20"/>
                  <w:lang w:val="es-ES" w:eastAsia="es-ES" w:bidi="ar-SA"/>
                </w:rPr>
                <w:t>Medicamento</w:t>
              </w:r>
            </w:ins>
          </w:p>
        </w:tc>
        <w:tc>
          <w:tcPr>
            <w:tcW w:w="1255"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70" w:author="usuario" w:date="2026-04-13T19:58:00Z">
              <w:r>
                <w:rPr>
                  <w:rFonts w:cs="Calibri" w:ascii="Calibri" w:hAnsi="Calibri"/>
                  <w:color w:val="000000"/>
                  <w:kern w:val="0"/>
                  <w:sz w:val="20"/>
                  <w:szCs w:val="20"/>
                  <w:lang w:bidi="ar-SA"/>
                </w:rPr>
                <w:t>VARCHAR (10)</w:t>
              </w:r>
            </w:ins>
          </w:p>
        </w:tc>
        <w:tc>
          <w:tcPr>
            <w:tcW w:w="97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71" w:author="usuario" w:date="2026-04-13T19:54:00Z">
              <w:r>
                <w:rPr>
                  <w:rFonts w:cs="Calibri" w:ascii="Calibri" w:hAnsi="Calibri"/>
                  <w:color w:val="000000"/>
                  <w:kern w:val="0"/>
                  <w:sz w:val="20"/>
                  <w:szCs w:val="20"/>
                  <w:lang w:bidi="ar-SA"/>
                </w:rPr>
                <w:t>SI</w:t>
              </w:r>
            </w:ins>
          </w:p>
        </w:tc>
        <w:tc>
          <w:tcPr>
            <w:tcW w:w="115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72" w:author="usuario" w:date="2026-04-13T19:54:00Z">
              <w:r>
                <w:rPr>
                  <w:rFonts w:cs="Calibri" w:ascii="Calibri" w:hAnsi="Calibri"/>
                  <w:color w:val="000000"/>
                  <w:kern w:val="0"/>
                  <w:sz w:val="20"/>
                  <w:szCs w:val="20"/>
                  <w:lang w:bidi="ar-SA"/>
                </w:rPr>
                <w:t>-</w:t>
              </w:r>
            </w:ins>
          </w:p>
        </w:tc>
        <w:tc>
          <w:tcPr>
            <w:tcW w:w="416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73" w:author="usuario" w:date="2026-04-13T19:59:00Z">
              <w:r>
                <w:rPr>
                  <w:rFonts w:cs="Calibri" w:ascii="Calibri" w:hAnsi="Calibri"/>
                  <w:color w:val="000000"/>
                  <w:kern w:val="0"/>
                  <w:sz w:val="20"/>
                  <w:szCs w:val="20"/>
                  <w:lang w:bidi="ar-SA"/>
                </w:rPr>
                <w:t>Nombre del medicamento indicado</w:t>
              </w:r>
            </w:ins>
          </w:p>
        </w:tc>
      </w:tr>
      <w:tr>
        <w:trPr>
          <w:ins w:id="574" w:author="usuario" w:date="2026-04-13T19:59:00Z"/>
        </w:trPr>
        <w:tc>
          <w:tcPr>
            <w:tcW w:w="1813"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75" w:author="usuario" w:date="2026-04-13T19:59:00Z">
              <w:r>
                <w:rPr>
                  <w:rFonts w:cs="Calibri" w:ascii="Calibri" w:hAnsi="Calibri"/>
                  <w:b/>
                  <w:bCs/>
                  <w:color w:val="000000"/>
                  <w:kern w:val="0"/>
                  <w:sz w:val="20"/>
                  <w:szCs w:val="20"/>
                  <w:lang w:bidi="ar-SA"/>
                </w:rPr>
                <w:t>DNI_Paciente</w:t>
              </w:r>
            </w:ins>
          </w:p>
        </w:tc>
        <w:tc>
          <w:tcPr>
            <w:tcW w:w="1255"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76" w:author="usuario" w:date="2026-04-13T19:59:00Z">
              <w:r>
                <w:rPr>
                  <w:rFonts w:cs="Calibri" w:ascii="Calibri" w:hAnsi="Calibri"/>
                  <w:color w:val="000000"/>
                  <w:kern w:val="0"/>
                  <w:sz w:val="20"/>
                  <w:szCs w:val="20"/>
                  <w:lang w:bidi="ar-SA"/>
                </w:rPr>
                <w:t>INT / B</w:t>
              </w:r>
            </w:ins>
            <w:r>
              <w:rPr>
                <w:rFonts w:cs="Calibri" w:ascii="Calibri" w:hAnsi="Calibri"/>
                <w:color w:val="000000"/>
                <w:kern w:val="0"/>
                <w:sz w:val="20"/>
                <w:szCs w:val="20"/>
                <w:lang w:bidi="ar-SA"/>
              </w:rPr>
              <w:t>I</w:t>
            </w:r>
            <w:ins w:id="577" w:author="usuario" w:date="2026-04-13T19:59:00Z">
              <w:r>
                <w:rPr>
                  <w:rFonts w:cs="Calibri" w:ascii="Calibri" w:hAnsi="Calibri"/>
                  <w:color w:val="000000"/>
                  <w:kern w:val="0"/>
                  <w:sz w:val="20"/>
                  <w:szCs w:val="20"/>
                  <w:lang w:bidi="ar-SA"/>
                </w:rPr>
                <w:t>GINT</w:t>
              </w:r>
            </w:ins>
          </w:p>
        </w:tc>
        <w:tc>
          <w:tcPr>
            <w:tcW w:w="97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78" w:author="usuario" w:date="2026-04-13T19:59:00Z">
              <w:r>
                <w:rPr>
                  <w:rFonts w:cs="Calibri" w:ascii="Calibri" w:hAnsi="Calibri"/>
                  <w:color w:val="000000"/>
                  <w:kern w:val="0"/>
                  <w:sz w:val="20"/>
                  <w:szCs w:val="20"/>
                  <w:lang w:bidi="ar-SA"/>
                </w:rPr>
                <w:t>NO</w:t>
              </w:r>
            </w:ins>
          </w:p>
        </w:tc>
        <w:tc>
          <w:tcPr>
            <w:tcW w:w="115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79" w:author="usuario" w:date="2026-04-13T19:59:00Z">
              <w:r>
                <w:rPr>
                  <w:rFonts w:cs="Calibri" w:ascii="Calibri" w:hAnsi="Calibri"/>
                  <w:color w:val="000000"/>
                  <w:kern w:val="0"/>
                  <w:sz w:val="20"/>
                  <w:szCs w:val="20"/>
                  <w:lang w:bidi="ar-SA"/>
                </w:rPr>
                <w:t>-</w:t>
              </w:r>
            </w:ins>
          </w:p>
        </w:tc>
        <w:tc>
          <w:tcPr>
            <w:tcW w:w="416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580" w:author="usuario" w:date="2026-04-13T19:59:00Z">
              <w:r>
                <w:rPr>
                  <w:rFonts w:cs="Calibri" w:ascii="Calibri" w:hAnsi="Calibri"/>
                  <w:color w:val="000000"/>
                  <w:kern w:val="0"/>
                  <w:sz w:val="20"/>
                  <w:szCs w:val="20"/>
                  <w:lang w:bidi="ar-SA"/>
                </w:rPr>
                <w:t>Paciente que recibe la medicación (FK).</w:t>
              </w:r>
            </w:ins>
          </w:p>
        </w:tc>
      </w:tr>
      <w:tr>
        <w:trPr/>
        <w:tc>
          <w:tcPr>
            <w:tcW w:w="1813"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lang w:val="es-ES" w:eastAsia="es-ES"/>
              </w:rPr>
            </w:pPr>
            <w:del w:id="581" w:author="Elena Monutti" w:date="2026-04-13T21:06:00Z">
              <w:r>
                <w:rPr>
                  <w:rFonts w:cs="Calibri" w:ascii="Calibri" w:hAnsi="Calibri"/>
                  <w:b/>
                  <w:bCs/>
                  <w:color w:val="000000"/>
                  <w:kern w:val="0"/>
                  <w:sz w:val="20"/>
                  <w:szCs w:val="20"/>
                  <w:lang w:val="es-ES" w:eastAsia="es-ES" w:bidi="ar-SA"/>
                </w:rPr>
                <w:delText>DNI_Medico</w:delText>
              </w:r>
            </w:del>
          </w:p>
        </w:tc>
        <w:tc>
          <w:tcPr>
            <w:tcW w:w="1255"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del w:id="582" w:author="Elena Monutti" w:date="2026-04-13T21:06:00Z">
              <w:r>
                <w:rPr>
                  <w:rFonts w:cs="Calibri" w:ascii="Calibri" w:hAnsi="Calibri"/>
                  <w:color w:val="000000"/>
                  <w:kern w:val="0"/>
                  <w:sz w:val="20"/>
                  <w:szCs w:val="20"/>
                  <w:lang w:bidi="ar-SA"/>
                </w:rPr>
                <w:delText>INT / BGINT</w:delText>
              </w:r>
            </w:del>
          </w:p>
        </w:tc>
        <w:tc>
          <w:tcPr>
            <w:tcW w:w="97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del w:id="583" w:author="Elena Monutti" w:date="2026-04-13T21:06:00Z">
              <w:r>
                <w:rPr>
                  <w:rFonts w:cs="Calibri" w:ascii="Calibri" w:hAnsi="Calibri"/>
                  <w:color w:val="000000"/>
                  <w:kern w:val="0"/>
                  <w:sz w:val="20"/>
                  <w:szCs w:val="20"/>
                  <w:lang w:bidi="ar-SA"/>
                </w:rPr>
                <w:delText>NO</w:delText>
              </w:r>
            </w:del>
          </w:p>
        </w:tc>
        <w:tc>
          <w:tcPr>
            <w:tcW w:w="115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del w:id="584" w:author="Elena Monutti" w:date="2026-04-13T21:06:00Z">
              <w:r>
                <w:rPr>
                  <w:rFonts w:cs="Calibri" w:ascii="Calibri" w:hAnsi="Calibri"/>
                  <w:color w:val="000000"/>
                  <w:kern w:val="0"/>
                  <w:sz w:val="20"/>
                  <w:szCs w:val="20"/>
                  <w:lang w:bidi="ar-SA"/>
                </w:rPr>
                <w:delText>-</w:delText>
              </w:r>
            </w:del>
          </w:p>
        </w:tc>
        <w:tc>
          <w:tcPr>
            <w:tcW w:w="416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del w:id="585" w:author="Elena Monutti" w:date="2026-04-13T21:06:00Z">
              <w:r>
                <w:rPr>
                  <w:rFonts w:cs="Calibri" w:ascii="Calibri" w:hAnsi="Calibri"/>
                  <w:color w:val="000000"/>
                  <w:kern w:val="0"/>
                  <w:sz w:val="20"/>
                  <w:szCs w:val="20"/>
                  <w:lang w:bidi="ar-SA"/>
                </w:rPr>
                <w:delText>Médico responsable de la indicación (FK)</w:delText>
              </w:r>
            </w:del>
          </w:p>
        </w:tc>
      </w:tr>
    </w:tbl>
    <w:p>
      <w:pPr>
        <w:pStyle w:val="Normal"/>
        <w:jc w:val="both"/>
        <w:pPrChange w:id="0" w:author="Elena Monutti" w:date="2026-04-13T21:19:00Z"/>
        <w:rPr>
          <w:lang w:val="es-AR"/>
          <w:ins w:id="587" w:author="usuario" w:date="2026-04-13T20:00:00Z"/>
        </w:rPr>
      </w:pPr>
      <w:ins w:id="586" w:author="usuario" w:date="2026-04-13T20:00:00Z">
        <w:r>
          <w:rPr>
            <w:lang w:val="es-AR"/>
          </w:rPr>
        </w:r>
      </w:ins>
    </w:p>
    <w:p>
      <w:pPr>
        <w:pStyle w:val="NormalWeb"/>
        <w:spacing w:beforeAutospacing="0" w:before="120" w:afterAutospacing="0" w:after="120"/>
        <w:jc w:val="both"/>
        <w:pPrChange w:id="0" w:author="Elena Monutti" w:date="2026-04-13T21:19:00Z">
          <w:pPr>
            <w:pStyle w:val="NormalWeb"/>
            <w:spacing w:beforeAutospacing="0" w:before="120" w:afterAutospacing="0" w:after="120"/>
          </w:pPr>
        </w:pPrChange>
        <w:rPr>
          <w:rFonts w:ascii="Arial" w:hAnsi="Arial" w:cs="Arial"/>
          <w:b/>
          <w:bCs/>
          <w:color w:val="000000"/>
          <w:sz w:val="22"/>
          <w:szCs w:val="22"/>
          <w:ins w:id="589" w:author="usuario" w:date="2026-04-13T20:01:00Z"/>
        </w:rPr>
      </w:pPr>
      <w:r>
        <w:rPr>
          <w:rFonts w:cs="Arial" w:ascii="Arial" w:hAnsi="Arial"/>
          <w:b/>
          <w:bCs/>
          <w:color w:val="000000"/>
          <w:sz w:val="22"/>
          <w:szCs w:val="22"/>
        </w:rPr>
        <w:t>Entidad: Tratamie</w:t>
      </w:r>
      <w:ins w:id="588" w:author="usuario" w:date="2026-04-13T20:01:00Z">
        <w:r>
          <w:rPr>
            <w:rFonts w:cs="Arial" w:ascii="Arial" w:hAnsi="Arial"/>
            <w:b/>
            <w:bCs/>
            <w:color w:val="000000"/>
            <w:sz w:val="22"/>
            <w:szCs w:val="22"/>
          </w:rPr>
          <w:t xml:space="preserve">nto  </w:t>
        </w:r>
      </w:ins>
    </w:p>
    <w:p>
      <w:pPr>
        <w:pStyle w:val="NormalWeb"/>
        <w:spacing w:beforeAutospacing="0" w:before="120" w:afterAutospacing="0" w:after="120"/>
        <w:jc w:val="both"/>
        <w:pPrChange w:id="0" w:author="Elena Monutti" w:date="2026-04-13T21:19:00Z">
          <w:pPr>
            <w:pStyle w:val="NormalWeb"/>
            <w:spacing w:beforeAutospacing="0" w:before="120" w:afterAutospacing="0" w:after="120"/>
          </w:pPr>
        </w:pPrChange>
        <w:rPr>
          <w:rFonts w:ascii="Arial" w:hAnsi="Arial" w:cs="Arial"/>
          <w:color w:val="000000"/>
          <w:sz w:val="22"/>
          <w:szCs w:val="22"/>
        </w:rPr>
      </w:pPr>
      <w:ins w:id="590" w:author="usuario" w:date="2026-04-13T20:01:00Z">
        <w:r>
          <w:rPr>
            <w:rFonts w:cs="Arial" w:ascii="Arial" w:hAnsi="Arial"/>
            <w:b/>
            <w:bCs/>
            <w:color w:val="000000"/>
            <w:sz w:val="22"/>
            <w:szCs w:val="22"/>
          </w:rPr>
          <w:t xml:space="preserve">Clave Primaria: Num_Prescripcion </w:t>
        </w:r>
      </w:ins>
      <w:ins w:id="591" w:author="Elena Monutti" w:date="2026-04-13T21:20:00Z">
        <w:r>
          <w:rPr>
            <w:rFonts w:cs="Arial" w:ascii="Arial" w:hAnsi="Arial"/>
            <w:color w:val="000000"/>
            <w:sz w:val="22"/>
            <w:szCs w:val="22"/>
          </w:rPr>
          <w:t>(heredada de Prescripción)</w:t>
        </w:r>
      </w:ins>
    </w:p>
    <w:tbl>
      <w:tblPr>
        <w:tblStyle w:val="Tablaconcuadrcula"/>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13"/>
        <w:gridCol w:w="1255"/>
        <w:gridCol w:w="971"/>
        <w:gridCol w:w="1150"/>
        <w:gridCol w:w="4161"/>
      </w:tblGrid>
      <w:tr>
        <w:trPr>
          <w:ins w:id="592" w:author="usuario" w:date="2026-04-13T20:00:00Z"/>
          <w:trHeight w:val="840" w:hRule="atLeast"/>
        </w:trPr>
        <w:tc>
          <w:tcPr>
            <w:tcW w:w="1813"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593" w:author="usuario" w:date="2026-04-13T20:00:00Z">
              <w:r>
                <w:rPr>
                  <w:rFonts w:cs="Calibri" w:ascii="Calibri" w:hAnsi="Calibri"/>
                  <w:b/>
                  <w:bCs/>
                  <w:color w:val="000000"/>
                  <w:kern w:val="0"/>
                  <w:sz w:val="20"/>
                  <w:szCs w:val="20"/>
                  <w:lang w:bidi="ar-SA"/>
                </w:rPr>
                <w:t>Atributos</w:t>
              </w:r>
            </w:ins>
          </w:p>
        </w:tc>
        <w:tc>
          <w:tcPr>
            <w:tcW w:w="1255"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594" w:author="usuario" w:date="2026-04-13T20:00:00Z">
              <w:r>
                <w:rPr>
                  <w:rFonts w:cs="Calibri" w:ascii="Calibri" w:hAnsi="Calibri"/>
                  <w:b/>
                  <w:bCs/>
                  <w:color w:val="000000"/>
                  <w:kern w:val="0"/>
                  <w:sz w:val="20"/>
                  <w:szCs w:val="20"/>
                  <w:lang w:bidi="ar-SA"/>
                </w:rPr>
                <w:t>Tipo de datos</w:t>
              </w:r>
            </w:ins>
          </w:p>
        </w:tc>
        <w:tc>
          <w:tcPr>
            <w:tcW w:w="971"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595" w:author="usuario" w:date="2026-04-13T20:00:00Z">
              <w:r>
                <w:rPr>
                  <w:rFonts w:cs="Calibri" w:ascii="Calibri" w:hAnsi="Calibri"/>
                  <w:b/>
                  <w:bCs/>
                  <w:color w:val="000000"/>
                  <w:kern w:val="0"/>
                  <w:sz w:val="20"/>
                  <w:szCs w:val="20"/>
                  <w:lang w:bidi="ar-SA"/>
                </w:rPr>
                <w:t>Permite NULL</w:t>
              </w:r>
            </w:ins>
          </w:p>
        </w:tc>
        <w:tc>
          <w:tcPr>
            <w:tcW w:w="1150"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596" w:author="usuario" w:date="2026-04-13T20:00:00Z">
              <w:r>
                <w:rPr>
                  <w:rFonts w:cs="Calibri" w:ascii="Calibri" w:hAnsi="Calibri"/>
                  <w:b/>
                  <w:bCs/>
                  <w:color w:val="000000"/>
                  <w:kern w:val="0"/>
                  <w:sz w:val="20"/>
                  <w:szCs w:val="20"/>
                  <w:lang w:bidi="ar-SA"/>
                </w:rPr>
                <w:t>Valores posibles</w:t>
              </w:r>
            </w:ins>
          </w:p>
        </w:tc>
        <w:tc>
          <w:tcPr>
            <w:tcW w:w="4161"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597" w:author="usuario" w:date="2026-04-13T20:00:00Z">
              <w:r>
                <w:rPr>
                  <w:rFonts w:cs="Calibri" w:ascii="Calibri" w:hAnsi="Calibri"/>
                  <w:b/>
                  <w:bCs/>
                  <w:color w:val="000000"/>
                  <w:kern w:val="0"/>
                  <w:sz w:val="20"/>
                  <w:szCs w:val="20"/>
                  <w:lang w:bidi="ar-SA"/>
                </w:rPr>
                <w:t>Descripción</w:t>
              </w:r>
            </w:ins>
          </w:p>
        </w:tc>
      </w:tr>
      <w:tr>
        <w:trPr>
          <w:ins w:id="598" w:author="usuario" w:date="2026-04-13T20:00:00Z"/>
        </w:trPr>
        <w:tc>
          <w:tcPr>
            <w:tcW w:w="1813"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599" w:author="usuario" w:date="2026-04-13T20:00:00Z">
              <w:r>
                <w:rPr>
                  <w:rFonts w:cs="Calibri" w:ascii="Calibri" w:hAnsi="Calibri"/>
                  <w:b/>
                  <w:bCs/>
                  <w:color w:val="000000"/>
                  <w:kern w:val="0"/>
                  <w:sz w:val="20"/>
                  <w:szCs w:val="20"/>
                  <w:lang w:val="es-ES" w:eastAsia="es-ES" w:bidi="ar-SA"/>
                </w:rPr>
                <w:t>Num_Prescripcion</w:t>
              </w:r>
            </w:ins>
          </w:p>
        </w:tc>
        <w:tc>
          <w:tcPr>
            <w:tcW w:w="1255"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600" w:author="usuario" w:date="2026-04-13T20:00:00Z">
              <w:r>
                <w:rPr>
                  <w:rFonts w:cs="Calibri" w:ascii="Calibri" w:hAnsi="Calibri"/>
                  <w:color w:val="000000"/>
                  <w:kern w:val="0"/>
                  <w:sz w:val="20"/>
                  <w:szCs w:val="20"/>
                  <w:lang w:val="es-ES" w:eastAsia="es-ES" w:bidi="ar-SA"/>
                </w:rPr>
                <w:t>INT</w:t>
              </w:r>
            </w:ins>
          </w:p>
        </w:tc>
        <w:tc>
          <w:tcPr>
            <w:tcW w:w="971"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601" w:author="usuario" w:date="2026-04-13T20:00:00Z">
              <w:r>
                <w:rPr>
                  <w:rFonts w:cs="Arial" w:ascii="Arial" w:hAnsi="Arial"/>
                  <w:color w:val="000000"/>
                  <w:kern w:val="0"/>
                  <w:sz w:val="20"/>
                  <w:szCs w:val="20"/>
                  <w:lang w:bidi="ar-SA"/>
                </w:rPr>
                <w:t>NO</w:t>
              </w:r>
            </w:ins>
          </w:p>
        </w:tc>
        <w:tc>
          <w:tcPr>
            <w:tcW w:w="1150"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ins w:id="602" w:author="usuario" w:date="2026-04-13T20:00:00Z">
              <w:r>
                <w:rPr>
                  <w:rFonts w:cs="Arial" w:ascii="Arial" w:hAnsi="Arial"/>
                  <w:color w:val="000000"/>
                  <w:kern w:val="0"/>
                  <w:sz w:val="20"/>
                  <w:szCs w:val="20"/>
                  <w:lang w:bidi="ar-SA"/>
                </w:rPr>
                <w:t>-</w:t>
              </w:r>
            </w:ins>
          </w:p>
        </w:tc>
        <w:tc>
          <w:tcPr>
            <w:tcW w:w="416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603" w:author="usuario" w:date="2026-04-13T20:00:00Z">
              <w:r>
                <w:rPr>
                  <w:rFonts w:cs="Calibri" w:ascii="Calibri" w:hAnsi="Calibri"/>
                  <w:color w:val="000000"/>
                  <w:kern w:val="0"/>
                  <w:sz w:val="20"/>
                  <w:szCs w:val="20"/>
                  <w:lang w:bidi="ar-SA"/>
                </w:rPr>
                <w:t>Identificador de la prescripción asociada al tratamiento (PK y FK).</w:t>
              </w:r>
            </w:ins>
          </w:p>
        </w:tc>
      </w:tr>
      <w:tr>
        <w:trPr>
          <w:ins w:id="604" w:author="usuario" w:date="2026-04-13T20:00:00Z"/>
        </w:trPr>
        <w:tc>
          <w:tcPr>
            <w:tcW w:w="1813"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605" w:author="usuario" w:date="2026-04-13T20:00:00Z">
              <w:r>
                <w:rPr>
                  <w:rFonts w:cs="Calibri" w:ascii="Calibri" w:hAnsi="Calibri"/>
                  <w:b/>
                  <w:bCs/>
                  <w:color w:val="000000"/>
                  <w:kern w:val="0"/>
                  <w:sz w:val="20"/>
                  <w:szCs w:val="20"/>
                  <w:lang w:val="es-ES" w:eastAsia="es-ES" w:bidi="ar-SA"/>
                </w:rPr>
                <w:t>Descripción</w:t>
              </w:r>
            </w:ins>
          </w:p>
        </w:tc>
        <w:tc>
          <w:tcPr>
            <w:tcW w:w="1255"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606" w:author="usuario" w:date="2026-04-13T20:00:00Z">
              <w:r>
                <w:rPr>
                  <w:rFonts w:cs="Calibri" w:ascii="Calibri" w:hAnsi="Calibri"/>
                  <w:color w:val="000000"/>
                  <w:kern w:val="0"/>
                  <w:sz w:val="20"/>
                  <w:szCs w:val="20"/>
                  <w:lang w:bidi="ar-SA"/>
                </w:rPr>
                <w:t>VARCHAR (255) o TEXT</w:t>
              </w:r>
            </w:ins>
          </w:p>
        </w:tc>
        <w:tc>
          <w:tcPr>
            <w:tcW w:w="97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607" w:author="usuario" w:date="2026-04-13T20:00:00Z">
              <w:r>
                <w:rPr>
                  <w:rFonts w:cs="Calibri" w:ascii="Calibri" w:hAnsi="Calibri"/>
                  <w:color w:val="000000"/>
                  <w:kern w:val="0"/>
                  <w:sz w:val="20"/>
                  <w:szCs w:val="20"/>
                  <w:lang w:bidi="ar-SA"/>
                </w:rPr>
                <w:t>NO</w:t>
              </w:r>
            </w:ins>
          </w:p>
        </w:tc>
        <w:tc>
          <w:tcPr>
            <w:tcW w:w="115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608" w:author="usuario" w:date="2026-04-13T20:00:00Z">
              <w:r>
                <w:rPr>
                  <w:rFonts w:cs="Calibri" w:ascii="Calibri" w:hAnsi="Calibri"/>
                  <w:color w:val="000000"/>
                  <w:kern w:val="0"/>
                  <w:sz w:val="20"/>
                  <w:szCs w:val="20"/>
                  <w:lang w:bidi="ar-SA"/>
                </w:rPr>
                <w:t>-</w:t>
              </w:r>
            </w:ins>
          </w:p>
        </w:tc>
        <w:tc>
          <w:tcPr>
            <w:tcW w:w="416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609" w:author="usuario" w:date="2026-04-13T20:00:00Z">
              <w:r>
                <w:rPr>
                  <w:rFonts w:cs="Calibri" w:ascii="Calibri" w:hAnsi="Calibri"/>
                  <w:color w:val="000000"/>
                  <w:kern w:val="0"/>
                  <w:sz w:val="20"/>
                  <w:szCs w:val="20"/>
                  <w:lang w:bidi="ar-SA"/>
                </w:rPr>
                <w:t>Detalle del tratamiento a seguir</w:t>
              </w:r>
            </w:ins>
          </w:p>
        </w:tc>
      </w:tr>
      <w:tr>
        <w:trPr>
          <w:ins w:id="610" w:author="usuario" w:date="2026-04-13T20:00:00Z"/>
        </w:trPr>
        <w:tc>
          <w:tcPr>
            <w:tcW w:w="1813"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611" w:author="usuario" w:date="2026-04-13T20:00:00Z">
              <w:r>
                <w:rPr>
                  <w:rFonts w:cs="Calibri" w:ascii="Calibri" w:hAnsi="Calibri"/>
                  <w:b/>
                  <w:bCs/>
                  <w:color w:val="000000"/>
                  <w:kern w:val="0"/>
                  <w:sz w:val="20"/>
                  <w:szCs w:val="20"/>
                  <w:lang w:bidi="ar-SA"/>
                </w:rPr>
                <w:t>DNI_Paciente</w:t>
              </w:r>
            </w:ins>
          </w:p>
        </w:tc>
        <w:tc>
          <w:tcPr>
            <w:tcW w:w="1255"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612" w:author="usuario" w:date="2026-04-13T20:00:00Z">
              <w:r>
                <w:rPr>
                  <w:rFonts w:cs="Calibri" w:ascii="Calibri" w:hAnsi="Calibri"/>
                  <w:color w:val="000000"/>
                  <w:kern w:val="0"/>
                  <w:sz w:val="20"/>
                  <w:szCs w:val="20"/>
                  <w:lang w:bidi="ar-SA"/>
                </w:rPr>
                <w:t>INT / B</w:t>
              </w:r>
            </w:ins>
            <w:r>
              <w:rPr>
                <w:rFonts w:cs="Calibri" w:ascii="Calibri" w:hAnsi="Calibri"/>
                <w:color w:val="000000"/>
                <w:kern w:val="0"/>
                <w:sz w:val="20"/>
                <w:szCs w:val="20"/>
                <w:lang w:bidi="ar-SA"/>
              </w:rPr>
              <w:t>I</w:t>
            </w:r>
            <w:ins w:id="613" w:author="usuario" w:date="2026-04-13T20:00:00Z">
              <w:r>
                <w:rPr>
                  <w:rFonts w:cs="Calibri" w:ascii="Calibri" w:hAnsi="Calibri"/>
                  <w:color w:val="000000"/>
                  <w:kern w:val="0"/>
                  <w:sz w:val="20"/>
                  <w:szCs w:val="20"/>
                  <w:lang w:bidi="ar-SA"/>
                </w:rPr>
                <w:t>GINT</w:t>
              </w:r>
            </w:ins>
          </w:p>
        </w:tc>
        <w:tc>
          <w:tcPr>
            <w:tcW w:w="97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614" w:author="usuario" w:date="2026-04-13T20:00:00Z">
              <w:r>
                <w:rPr>
                  <w:rFonts w:cs="Calibri" w:ascii="Calibri" w:hAnsi="Calibri"/>
                  <w:color w:val="000000"/>
                  <w:kern w:val="0"/>
                  <w:sz w:val="20"/>
                  <w:szCs w:val="20"/>
                  <w:lang w:bidi="ar-SA"/>
                </w:rPr>
                <w:t>NO</w:t>
              </w:r>
            </w:ins>
          </w:p>
        </w:tc>
        <w:tc>
          <w:tcPr>
            <w:tcW w:w="115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615" w:author="usuario" w:date="2026-04-13T20:00:00Z">
              <w:r>
                <w:rPr>
                  <w:rFonts w:cs="Calibri" w:ascii="Calibri" w:hAnsi="Calibri"/>
                  <w:color w:val="000000"/>
                  <w:kern w:val="0"/>
                  <w:sz w:val="20"/>
                  <w:szCs w:val="20"/>
                  <w:lang w:bidi="ar-SA"/>
                </w:rPr>
                <w:t>-</w:t>
              </w:r>
            </w:ins>
          </w:p>
        </w:tc>
        <w:tc>
          <w:tcPr>
            <w:tcW w:w="416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616" w:author="usuario" w:date="2026-04-13T20:00:00Z">
              <w:r>
                <w:rPr>
                  <w:rFonts w:cs="Calibri" w:ascii="Calibri" w:hAnsi="Calibri"/>
                  <w:color w:val="000000"/>
                  <w:kern w:val="0"/>
                  <w:sz w:val="20"/>
                  <w:szCs w:val="20"/>
                  <w:lang w:bidi="ar-SA"/>
                </w:rPr>
                <w:t>Paciente que recibe la medicación (FK).</w:t>
              </w:r>
            </w:ins>
          </w:p>
        </w:tc>
      </w:tr>
      <w:tr>
        <w:trPr/>
        <w:tc>
          <w:tcPr>
            <w:tcW w:w="1813"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lang w:val="es-ES" w:eastAsia="es-ES"/>
              </w:rPr>
            </w:pPr>
            <w:del w:id="617" w:author="Elena Monutti" w:date="2026-04-13T21:07:00Z">
              <w:r>
                <w:rPr>
                  <w:rFonts w:cs="Calibri" w:ascii="Calibri" w:hAnsi="Calibri"/>
                  <w:b/>
                  <w:bCs/>
                  <w:color w:val="000000"/>
                  <w:kern w:val="0"/>
                  <w:sz w:val="20"/>
                  <w:szCs w:val="20"/>
                  <w:lang w:val="es-ES" w:eastAsia="es-ES" w:bidi="ar-SA"/>
                </w:rPr>
                <w:delText>DNI_Medico</w:delText>
              </w:r>
            </w:del>
          </w:p>
        </w:tc>
        <w:tc>
          <w:tcPr>
            <w:tcW w:w="1255"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del w:id="618" w:author="Elena Monutti" w:date="2026-04-13T21:07:00Z">
              <w:r>
                <w:rPr>
                  <w:rFonts w:cs="Calibri" w:ascii="Calibri" w:hAnsi="Calibri"/>
                  <w:color w:val="000000"/>
                  <w:kern w:val="0"/>
                  <w:sz w:val="20"/>
                  <w:szCs w:val="20"/>
                  <w:lang w:bidi="ar-SA"/>
                </w:rPr>
                <w:delText>INT / BGINT</w:delText>
              </w:r>
            </w:del>
          </w:p>
        </w:tc>
        <w:tc>
          <w:tcPr>
            <w:tcW w:w="97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del w:id="619" w:author="Elena Monutti" w:date="2026-04-13T21:07:00Z">
              <w:r>
                <w:rPr>
                  <w:rFonts w:cs="Calibri" w:ascii="Calibri" w:hAnsi="Calibri"/>
                  <w:color w:val="000000"/>
                  <w:kern w:val="0"/>
                  <w:sz w:val="20"/>
                  <w:szCs w:val="20"/>
                  <w:lang w:bidi="ar-SA"/>
                </w:rPr>
                <w:delText>NO</w:delText>
              </w:r>
            </w:del>
          </w:p>
        </w:tc>
        <w:tc>
          <w:tcPr>
            <w:tcW w:w="115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del w:id="620" w:author="Elena Monutti" w:date="2026-04-13T21:07:00Z">
              <w:r>
                <w:rPr>
                  <w:rFonts w:cs="Calibri" w:ascii="Calibri" w:hAnsi="Calibri"/>
                  <w:color w:val="000000"/>
                  <w:kern w:val="0"/>
                  <w:sz w:val="20"/>
                  <w:szCs w:val="20"/>
                  <w:lang w:bidi="ar-SA"/>
                </w:rPr>
                <w:delText>-</w:delText>
              </w:r>
            </w:del>
          </w:p>
        </w:tc>
        <w:tc>
          <w:tcPr>
            <w:tcW w:w="416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del w:id="621" w:author="Elena Monutti" w:date="2026-04-13T21:07:00Z">
              <w:r>
                <w:rPr>
                  <w:rFonts w:cs="Calibri" w:ascii="Calibri" w:hAnsi="Calibri"/>
                  <w:color w:val="000000"/>
                  <w:kern w:val="0"/>
                  <w:sz w:val="20"/>
                  <w:szCs w:val="20"/>
                  <w:lang w:bidi="ar-SA"/>
                </w:rPr>
                <w:delText>Médico responsable de la indicación (FK)</w:delText>
              </w:r>
            </w:del>
          </w:p>
        </w:tc>
      </w:tr>
    </w:tbl>
    <w:p>
      <w:pPr>
        <w:pStyle w:val="Normal"/>
        <w:rPr>
          <w:lang w:val="es-AR"/>
          <w:ins w:id="623" w:author="usuario" w:date="2026-04-13T20:02:00Z"/>
        </w:rPr>
      </w:pPr>
      <w:ins w:id="622" w:author="usuario" w:date="2026-04-13T20:02:00Z">
        <w:r>
          <w:rPr>
            <w:lang w:val="es-AR"/>
          </w:rPr>
        </w:r>
      </w:ins>
    </w:p>
    <w:p>
      <w:pPr>
        <w:pStyle w:val="NormalWeb"/>
        <w:spacing w:beforeAutospacing="0" w:before="120" w:afterAutospacing="0" w:after="120"/>
        <w:jc w:val="both"/>
        <w:pPrChange w:id="0" w:author="Elena Monutti" w:date="2026-04-13T21:19:00Z">
          <w:pPr>
            <w:pStyle w:val="NormalWeb"/>
            <w:spacing w:beforeAutospacing="0" w:before="120" w:afterAutospacing="0" w:after="120"/>
          </w:pPr>
        </w:pPrChange>
        <w:rPr>
          <w:rFonts w:ascii="Arial" w:hAnsi="Arial" w:cs="Arial"/>
          <w:b/>
          <w:bCs/>
          <w:color w:val="000000"/>
          <w:sz w:val="22"/>
          <w:szCs w:val="22"/>
          <w:ins w:id="624" w:author="usuario" w:date="2026-04-13T20:02:00Z"/>
        </w:rPr>
      </w:pPr>
      <w:r>
        <w:rPr>
          <w:rFonts w:cs="Arial" w:ascii="Arial" w:hAnsi="Arial"/>
          <w:b/>
          <w:bCs/>
          <w:color w:val="000000"/>
          <w:sz w:val="22"/>
          <w:szCs w:val="22"/>
        </w:rPr>
        <w:t xml:space="preserve">Entidad: Horario   </w:t>
      </w:r>
    </w:p>
    <w:p>
      <w:pPr>
        <w:pStyle w:val="NormalWeb"/>
        <w:spacing w:beforeAutospacing="0" w:before="120" w:afterAutospacing="0" w:after="120"/>
        <w:jc w:val="both"/>
        <w:pPrChange w:id="0" w:author="Elena Monutti" w:date="2026-04-13T21:19:00Z">
          <w:pPr>
            <w:pStyle w:val="NormalWeb"/>
            <w:spacing w:beforeAutospacing="0" w:before="120" w:afterAutospacing="0" w:after="120"/>
          </w:pPr>
        </w:pPrChange>
        <w:rPr>
          <w:rFonts w:ascii="Arial" w:hAnsi="Arial" w:cs="Arial"/>
          <w:color w:val="000000"/>
          <w:sz w:val="22"/>
          <w:szCs w:val="22"/>
        </w:rPr>
      </w:pPr>
      <w:r>
        <w:rPr>
          <w:rFonts w:cs="Arial" w:ascii="Arial" w:hAnsi="Arial"/>
          <w:b/>
          <w:bCs/>
          <w:color w:val="000000"/>
          <w:sz w:val="22"/>
          <w:szCs w:val="22"/>
        </w:rPr>
        <w:t>Clave Primaria: ID_Horario</w:t>
      </w:r>
    </w:p>
    <w:tbl>
      <w:tblPr>
        <w:tblStyle w:val="Tablaconcuadrcula"/>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13"/>
        <w:gridCol w:w="1255"/>
        <w:gridCol w:w="971"/>
        <w:gridCol w:w="1150"/>
        <w:gridCol w:w="4161"/>
      </w:tblGrid>
      <w:tr>
        <w:trPr>
          <w:ins w:id="625" w:author="usuario" w:date="2026-04-13T20:02:00Z"/>
        </w:trPr>
        <w:tc>
          <w:tcPr>
            <w:tcW w:w="1813"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626" w:author="usuario" w:date="2026-04-13T20:02:00Z">
              <w:r>
                <w:rPr>
                  <w:rFonts w:cs="Calibri" w:ascii="Calibri" w:hAnsi="Calibri"/>
                  <w:b/>
                  <w:bCs/>
                  <w:color w:val="000000"/>
                  <w:kern w:val="0"/>
                  <w:sz w:val="20"/>
                  <w:szCs w:val="20"/>
                  <w:lang w:bidi="ar-SA"/>
                </w:rPr>
                <w:t>Atributos</w:t>
              </w:r>
            </w:ins>
          </w:p>
        </w:tc>
        <w:tc>
          <w:tcPr>
            <w:tcW w:w="1255"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627" w:author="usuario" w:date="2026-04-13T20:02:00Z">
              <w:r>
                <w:rPr>
                  <w:rFonts w:cs="Calibri" w:ascii="Calibri" w:hAnsi="Calibri"/>
                  <w:b/>
                  <w:bCs/>
                  <w:color w:val="000000"/>
                  <w:kern w:val="0"/>
                  <w:sz w:val="20"/>
                  <w:szCs w:val="20"/>
                  <w:lang w:bidi="ar-SA"/>
                </w:rPr>
                <w:t>Tipo de datos</w:t>
              </w:r>
            </w:ins>
          </w:p>
        </w:tc>
        <w:tc>
          <w:tcPr>
            <w:tcW w:w="971"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628" w:author="usuario" w:date="2026-04-13T20:02:00Z">
              <w:r>
                <w:rPr>
                  <w:rFonts w:cs="Calibri" w:ascii="Calibri" w:hAnsi="Calibri"/>
                  <w:b/>
                  <w:bCs/>
                  <w:color w:val="000000"/>
                  <w:kern w:val="0"/>
                  <w:sz w:val="20"/>
                  <w:szCs w:val="20"/>
                  <w:lang w:bidi="ar-SA"/>
                </w:rPr>
                <w:t>Permite NULL</w:t>
              </w:r>
            </w:ins>
          </w:p>
        </w:tc>
        <w:tc>
          <w:tcPr>
            <w:tcW w:w="1150"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629" w:author="usuario" w:date="2026-04-13T20:02:00Z">
              <w:r>
                <w:rPr>
                  <w:rFonts w:cs="Calibri" w:ascii="Calibri" w:hAnsi="Calibri"/>
                  <w:b/>
                  <w:bCs/>
                  <w:color w:val="000000"/>
                  <w:kern w:val="0"/>
                  <w:sz w:val="20"/>
                  <w:szCs w:val="20"/>
                  <w:lang w:bidi="ar-SA"/>
                </w:rPr>
                <w:t>Valores posibles</w:t>
              </w:r>
            </w:ins>
          </w:p>
        </w:tc>
        <w:tc>
          <w:tcPr>
            <w:tcW w:w="4161"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630" w:author="usuario" w:date="2026-04-13T20:02:00Z">
              <w:r>
                <w:rPr>
                  <w:rFonts w:cs="Calibri" w:ascii="Calibri" w:hAnsi="Calibri"/>
                  <w:b/>
                  <w:bCs/>
                  <w:color w:val="000000"/>
                  <w:kern w:val="0"/>
                  <w:sz w:val="20"/>
                  <w:szCs w:val="20"/>
                  <w:lang w:bidi="ar-SA"/>
                </w:rPr>
                <w:t>Descripción</w:t>
              </w:r>
            </w:ins>
          </w:p>
        </w:tc>
      </w:tr>
      <w:tr>
        <w:trPr/>
        <w:tc>
          <w:tcPr>
            <w:tcW w:w="1813"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r>
              <w:rPr>
                <w:rFonts w:cs="Calibri" w:ascii="Calibri" w:hAnsi="Calibri"/>
                <w:b/>
                <w:bCs/>
                <w:color w:val="000000"/>
                <w:kern w:val="0"/>
                <w:sz w:val="20"/>
                <w:szCs w:val="20"/>
                <w:lang w:bidi="ar-SA"/>
              </w:rPr>
              <w:t>ID_Horario</w:t>
            </w:r>
          </w:p>
        </w:tc>
        <w:tc>
          <w:tcPr>
            <w:tcW w:w="1255"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r>
              <w:rPr>
                <w:rFonts w:cs="Calibri" w:ascii="Calibri" w:hAnsi="Calibri"/>
                <w:color w:val="000000"/>
                <w:kern w:val="0"/>
                <w:sz w:val="20"/>
                <w:szCs w:val="20"/>
                <w:lang w:val="es-ES" w:eastAsia="es-ES" w:bidi="ar-SA"/>
              </w:rPr>
              <w:t>INT</w:t>
            </w:r>
          </w:p>
        </w:tc>
        <w:tc>
          <w:tcPr>
            <w:tcW w:w="971" w:type="dxa"/>
            <w:tcBorders/>
            <w:vAlign w:val="center"/>
          </w:tcPr>
          <w:p>
            <w:pPr>
              <w:pStyle w:val="NormalWeb"/>
              <w:widowControl/>
              <w:suppressAutoHyphens w:val="true"/>
              <w:spacing w:beforeAutospacing="0" w:before="120" w:afterAutospacing="0" w:after="120"/>
              <w:jc w:val="center"/>
              <w:rPr>
                <w:rFonts w:ascii="Arial" w:hAnsi="Arial" w:cs="Arial"/>
                <w:color w:val="000000"/>
                <w:sz w:val="20"/>
                <w:szCs w:val="20"/>
              </w:rPr>
            </w:pPr>
            <w:r>
              <w:rPr>
                <w:rFonts w:cs="Calibri" w:ascii="Calibri" w:hAnsi="Calibri"/>
                <w:color w:val="000000"/>
                <w:kern w:val="0"/>
                <w:sz w:val="20"/>
                <w:szCs w:val="20"/>
                <w:lang w:val="es-ES" w:eastAsia="es-ES" w:bidi="ar-SA"/>
              </w:rPr>
              <w:t>NO</w:t>
            </w:r>
          </w:p>
        </w:tc>
        <w:tc>
          <w:tcPr>
            <w:tcW w:w="115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w:t>
            </w:r>
          </w:p>
        </w:tc>
        <w:tc>
          <w:tcPr>
            <w:tcW w:w="416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Identificador para una combinación de día, hora de ingreso y hora de egreso. (PK)</w:t>
            </w:r>
          </w:p>
        </w:tc>
      </w:tr>
      <w:tr>
        <w:trPr>
          <w:ins w:id="631" w:author="usuario" w:date="2026-04-13T20:02:00Z"/>
        </w:trPr>
        <w:tc>
          <w:tcPr>
            <w:tcW w:w="1813"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632" w:author="usuario" w:date="2026-04-13T20:02:00Z">
              <w:r>
                <w:rPr>
                  <w:rFonts w:cs="Calibri" w:ascii="Calibri" w:hAnsi="Calibri"/>
                  <w:b/>
                  <w:bCs/>
                  <w:color w:val="000000"/>
                  <w:kern w:val="0"/>
                  <w:sz w:val="20"/>
                  <w:szCs w:val="20"/>
                  <w:lang w:bidi="ar-SA"/>
                </w:rPr>
                <w:t>Día</w:t>
              </w:r>
            </w:ins>
          </w:p>
        </w:tc>
        <w:tc>
          <w:tcPr>
            <w:tcW w:w="125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633" w:author="usuario" w:date="2026-04-13T20:02:00Z">
              <w:r>
                <w:rPr>
                  <w:rFonts w:cs="Calibri" w:ascii="Calibri" w:hAnsi="Calibri"/>
                  <w:color w:val="000000"/>
                  <w:kern w:val="0"/>
                  <w:sz w:val="20"/>
                  <w:szCs w:val="20"/>
                  <w:lang w:bidi="ar-SA"/>
                </w:rPr>
                <w:t>VARCHAR (15) o ENUM</w:t>
              </w:r>
            </w:ins>
          </w:p>
        </w:tc>
        <w:tc>
          <w:tcPr>
            <w:tcW w:w="971"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634" w:author="usuario" w:date="2026-04-13T20:02:00Z">
              <w:r>
                <w:rPr>
                  <w:rFonts w:cs="Calibri" w:ascii="Calibri" w:hAnsi="Calibri"/>
                  <w:color w:val="000000"/>
                  <w:kern w:val="0"/>
                  <w:sz w:val="20"/>
                  <w:szCs w:val="20"/>
                  <w:lang w:bidi="ar-SA"/>
                </w:rPr>
                <w:t>NO</w:t>
              </w:r>
            </w:ins>
          </w:p>
        </w:tc>
        <w:tc>
          <w:tcPr>
            <w:tcW w:w="1150"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ins w:id="636" w:author="usuario" w:date="2026-04-13T20:02:00Z"/>
              </w:rPr>
            </w:pPr>
            <w:ins w:id="635" w:author="usuario" w:date="2026-04-13T20:02:00Z">
              <w:r>
                <w:rPr>
                  <w:rFonts w:cs="Calibri" w:ascii="Calibri" w:hAnsi="Calibri"/>
                  <w:color w:val="000000"/>
                  <w:kern w:val="0"/>
                  <w:sz w:val="20"/>
                  <w:szCs w:val="20"/>
                  <w:lang w:bidi="ar-SA"/>
                </w:rPr>
                <w:t>Lunes</w:t>
              </w:r>
            </w:ins>
          </w:p>
          <w:p>
            <w:pPr>
              <w:pStyle w:val="NormalWeb"/>
              <w:widowControl/>
              <w:suppressAutoHyphens w:val="true"/>
              <w:spacing w:beforeAutospacing="0" w:before="120" w:afterAutospacing="0" w:after="120"/>
              <w:jc w:val="center"/>
              <w:rPr>
                <w:rFonts w:ascii="Calibri" w:hAnsi="Calibri" w:cs="Calibri"/>
                <w:color w:val="000000"/>
                <w:sz w:val="20"/>
                <w:szCs w:val="20"/>
                <w:ins w:id="638" w:author="usuario" w:date="2026-04-13T20:02:00Z"/>
              </w:rPr>
            </w:pPr>
            <w:ins w:id="637" w:author="usuario" w:date="2026-04-13T20:02:00Z">
              <w:r>
                <w:rPr>
                  <w:rFonts w:cs="Calibri" w:ascii="Calibri" w:hAnsi="Calibri"/>
                  <w:color w:val="000000"/>
                  <w:kern w:val="0"/>
                  <w:sz w:val="20"/>
                  <w:szCs w:val="20"/>
                  <w:lang w:bidi="ar-SA"/>
                </w:rPr>
                <w:t>Martes</w:t>
              </w:r>
            </w:ins>
          </w:p>
          <w:p>
            <w:pPr>
              <w:pStyle w:val="NormalWeb"/>
              <w:widowControl/>
              <w:suppressAutoHyphens w:val="true"/>
              <w:spacing w:beforeAutospacing="0" w:before="120" w:afterAutospacing="0" w:after="120"/>
              <w:jc w:val="center"/>
              <w:rPr>
                <w:rFonts w:ascii="Calibri" w:hAnsi="Calibri" w:cs="Calibri"/>
                <w:color w:val="000000"/>
                <w:sz w:val="20"/>
                <w:szCs w:val="20"/>
                <w:ins w:id="640" w:author="usuario" w:date="2026-04-13T20:02:00Z"/>
              </w:rPr>
            </w:pPr>
            <w:ins w:id="639" w:author="usuario" w:date="2026-04-13T20:02:00Z">
              <w:r>
                <w:rPr>
                  <w:rFonts w:cs="Calibri" w:ascii="Calibri" w:hAnsi="Calibri"/>
                  <w:color w:val="000000"/>
                  <w:kern w:val="0"/>
                  <w:sz w:val="20"/>
                  <w:szCs w:val="20"/>
                  <w:lang w:bidi="ar-SA"/>
                </w:rPr>
                <w:t>Miércoles</w:t>
              </w:r>
            </w:ins>
          </w:p>
          <w:p>
            <w:pPr>
              <w:pStyle w:val="NormalWeb"/>
              <w:widowControl/>
              <w:suppressAutoHyphens w:val="true"/>
              <w:spacing w:beforeAutospacing="0" w:before="120" w:afterAutospacing="0" w:after="120"/>
              <w:jc w:val="center"/>
              <w:rPr>
                <w:rFonts w:ascii="Calibri" w:hAnsi="Calibri" w:cs="Calibri"/>
                <w:color w:val="000000"/>
                <w:sz w:val="20"/>
                <w:szCs w:val="20"/>
                <w:ins w:id="642" w:author="usuario" w:date="2026-04-13T20:02:00Z"/>
              </w:rPr>
            </w:pPr>
            <w:ins w:id="641" w:author="usuario" w:date="2026-04-13T20:02:00Z">
              <w:r>
                <w:rPr>
                  <w:rFonts w:cs="Calibri" w:ascii="Calibri" w:hAnsi="Calibri"/>
                  <w:color w:val="000000"/>
                  <w:kern w:val="0"/>
                  <w:sz w:val="20"/>
                  <w:szCs w:val="20"/>
                  <w:lang w:bidi="ar-SA"/>
                </w:rPr>
                <w:t>Jueves</w:t>
              </w:r>
            </w:ins>
          </w:p>
          <w:p>
            <w:pPr>
              <w:pStyle w:val="NormalWeb"/>
              <w:widowControl/>
              <w:suppressAutoHyphens w:val="true"/>
              <w:spacing w:beforeAutospacing="0" w:before="120" w:afterAutospacing="0" w:after="120"/>
              <w:jc w:val="center"/>
              <w:rPr>
                <w:rFonts w:ascii="Calibri" w:hAnsi="Calibri" w:cs="Calibri"/>
                <w:color w:val="000000"/>
                <w:sz w:val="20"/>
                <w:szCs w:val="20"/>
                <w:ins w:id="644" w:author="usuario" w:date="2026-04-13T20:02:00Z"/>
              </w:rPr>
            </w:pPr>
            <w:ins w:id="643" w:author="usuario" w:date="2026-04-13T20:02:00Z">
              <w:r>
                <w:rPr>
                  <w:rFonts w:cs="Calibri" w:ascii="Calibri" w:hAnsi="Calibri"/>
                  <w:color w:val="000000"/>
                  <w:kern w:val="0"/>
                  <w:sz w:val="20"/>
                  <w:szCs w:val="20"/>
                  <w:lang w:bidi="ar-SA"/>
                </w:rPr>
                <w:t>Viernes</w:t>
              </w:r>
            </w:ins>
          </w:p>
          <w:p>
            <w:pPr>
              <w:pStyle w:val="NormalWeb"/>
              <w:widowControl/>
              <w:suppressAutoHyphens w:val="true"/>
              <w:spacing w:beforeAutospacing="0" w:before="120" w:afterAutospacing="0" w:after="120"/>
              <w:jc w:val="center"/>
              <w:rPr>
                <w:rFonts w:ascii="Calibri" w:hAnsi="Calibri" w:cs="Calibri"/>
                <w:color w:val="000000"/>
                <w:sz w:val="20"/>
                <w:szCs w:val="20"/>
                <w:ins w:id="646" w:author="usuario" w:date="2026-04-13T20:02:00Z"/>
              </w:rPr>
            </w:pPr>
            <w:ins w:id="645" w:author="usuario" w:date="2026-04-13T20:02:00Z">
              <w:r>
                <w:rPr>
                  <w:rFonts w:cs="Calibri" w:ascii="Calibri" w:hAnsi="Calibri"/>
                  <w:color w:val="000000"/>
                  <w:kern w:val="0"/>
                  <w:sz w:val="20"/>
                  <w:szCs w:val="20"/>
                  <w:lang w:bidi="ar-SA"/>
                </w:rPr>
                <w:t>Sabado</w:t>
              </w:r>
            </w:ins>
          </w:p>
          <w:p>
            <w:pPr>
              <w:pStyle w:val="NormalWeb"/>
              <w:widowControl/>
              <w:suppressAutoHyphens w:val="true"/>
              <w:spacing w:beforeAutospacing="0" w:before="120" w:afterAutospacing="0" w:after="120"/>
              <w:jc w:val="center"/>
              <w:rPr>
                <w:rFonts w:ascii="Calibri" w:hAnsi="Calibri" w:cs="Calibri"/>
                <w:color w:val="000000"/>
                <w:sz w:val="20"/>
                <w:szCs w:val="20"/>
              </w:rPr>
            </w:pPr>
            <w:ins w:id="647" w:author="usuario" w:date="2026-04-13T20:02:00Z">
              <w:r>
                <w:rPr>
                  <w:rFonts w:cs="Calibri" w:ascii="Calibri" w:hAnsi="Calibri"/>
                  <w:color w:val="000000"/>
                  <w:kern w:val="0"/>
                  <w:sz w:val="20"/>
                  <w:szCs w:val="20"/>
                  <w:lang w:bidi="ar-SA"/>
                </w:rPr>
                <w:t>Domingo</w:t>
              </w:r>
            </w:ins>
          </w:p>
        </w:tc>
        <w:tc>
          <w:tcPr>
            <w:tcW w:w="4161"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648" w:author="usuario" w:date="2026-04-13T20:02:00Z">
              <w:r>
                <w:rPr>
                  <w:rFonts w:cs="Calibri" w:ascii="Calibri" w:hAnsi="Calibri"/>
                  <w:color w:val="000000"/>
                  <w:kern w:val="0"/>
                  <w:sz w:val="20"/>
                  <w:szCs w:val="20"/>
                  <w:lang w:bidi="ar-SA"/>
                </w:rPr>
                <w:t>Día</w:t>
              </w:r>
            </w:ins>
            <w:ins w:id="649" w:author="Elena Monutti" w:date="2026-04-13T21:16:00Z">
              <w:r>
                <w:rPr>
                  <w:rFonts w:cs="Calibri" w:ascii="Calibri" w:hAnsi="Calibri"/>
                  <w:color w:val="000000"/>
                  <w:kern w:val="0"/>
                  <w:sz w:val="20"/>
                  <w:szCs w:val="20"/>
                  <w:lang w:bidi="ar-SA"/>
                </w:rPr>
                <w:t>s</w:t>
              </w:r>
            </w:ins>
            <w:ins w:id="650" w:author="usuario" w:date="2026-04-13T20:02:00Z">
              <w:r>
                <w:rPr>
                  <w:rFonts w:cs="Calibri" w:ascii="Calibri" w:hAnsi="Calibri"/>
                  <w:color w:val="000000"/>
                  <w:kern w:val="0"/>
                  <w:sz w:val="20"/>
                  <w:szCs w:val="20"/>
                  <w:lang w:bidi="ar-SA"/>
                </w:rPr>
                <w:t xml:space="preserve"> en que </w:t>
              </w:r>
            </w:ins>
            <w:ins w:id="651" w:author="usuario" w:date="2026-04-13T20:02:00Z">
              <w:del w:id="652" w:author="Elena Monutti" w:date="2026-04-13T21:16:00Z">
                <w:r>
                  <w:rPr>
                    <w:rFonts w:cs="Calibri" w:ascii="Calibri" w:hAnsi="Calibri"/>
                    <w:color w:val="000000"/>
                    <w:kern w:val="0"/>
                    <w:sz w:val="20"/>
                    <w:szCs w:val="20"/>
                    <w:lang w:bidi="ar-SA"/>
                  </w:rPr>
                  <w:delText>debe administrarse el medicamento</w:delText>
                </w:r>
              </w:del>
            </w:ins>
            <w:ins w:id="653" w:author="Elena Monutti" w:date="2026-04-13T21:16:00Z">
              <w:r>
                <w:rPr>
                  <w:rFonts w:cs="Calibri" w:ascii="Calibri" w:hAnsi="Calibri"/>
                  <w:color w:val="000000"/>
                  <w:kern w:val="0"/>
                  <w:sz w:val="20"/>
                  <w:szCs w:val="20"/>
                  <w:lang w:bidi="ar-SA"/>
                </w:rPr>
                <w:t>el personal de salud puede trabajar</w:t>
              </w:r>
            </w:ins>
            <w:ins w:id="654" w:author="usuario" w:date="2026-04-13T20:02:00Z">
              <w:r>
                <w:rPr>
                  <w:rFonts w:cs="Calibri" w:ascii="Calibri" w:hAnsi="Calibri"/>
                  <w:color w:val="000000"/>
                  <w:kern w:val="0"/>
                  <w:sz w:val="20"/>
                  <w:szCs w:val="20"/>
                  <w:lang w:bidi="ar-SA"/>
                </w:rPr>
                <w:t>.</w:t>
              </w:r>
            </w:ins>
          </w:p>
        </w:tc>
      </w:tr>
      <w:tr>
        <w:trPr>
          <w:ins w:id="655" w:author="usuario" w:date="2026-04-13T20:02:00Z"/>
        </w:trPr>
        <w:tc>
          <w:tcPr>
            <w:tcW w:w="1813"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ins w:id="656" w:author="usuario" w:date="2026-04-13T20:02:00Z">
              <w:r>
                <w:rPr>
                  <w:rFonts w:cs="Calibri" w:ascii="Calibri" w:hAnsi="Calibri"/>
                  <w:b/>
                  <w:bCs/>
                  <w:color w:val="000000"/>
                  <w:kern w:val="0"/>
                  <w:sz w:val="20"/>
                  <w:szCs w:val="20"/>
                  <w:lang w:val="es-ES" w:eastAsia="es-ES" w:bidi="ar-SA"/>
                </w:rPr>
                <w:t>Hora_Ingreso</w:t>
              </w:r>
            </w:ins>
          </w:p>
        </w:tc>
        <w:tc>
          <w:tcPr>
            <w:tcW w:w="1255"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657" w:author="usuario" w:date="2026-04-13T20:02:00Z">
              <w:r>
                <w:rPr>
                  <w:rFonts w:cs="Calibri" w:ascii="Calibri" w:hAnsi="Calibri"/>
                  <w:color w:val="000000"/>
                  <w:kern w:val="0"/>
                  <w:sz w:val="20"/>
                  <w:szCs w:val="20"/>
                  <w:lang w:bidi="ar-SA"/>
                </w:rPr>
                <w:t>TIME</w:t>
              </w:r>
            </w:ins>
          </w:p>
        </w:tc>
        <w:tc>
          <w:tcPr>
            <w:tcW w:w="97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658" w:author="usuario" w:date="2026-04-13T20:02:00Z">
              <w:r>
                <w:rPr>
                  <w:rFonts w:cs="Calibri" w:ascii="Calibri" w:hAnsi="Calibri"/>
                  <w:color w:val="000000"/>
                  <w:kern w:val="0"/>
                  <w:sz w:val="20"/>
                  <w:szCs w:val="20"/>
                  <w:lang w:bidi="ar-SA"/>
                </w:rPr>
                <w:t>NO</w:t>
              </w:r>
            </w:ins>
          </w:p>
        </w:tc>
        <w:tc>
          <w:tcPr>
            <w:tcW w:w="115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659" w:author="usuario" w:date="2026-04-13T20:02:00Z">
              <w:r>
                <w:rPr>
                  <w:rFonts w:cs="Calibri" w:ascii="Calibri" w:hAnsi="Calibri"/>
                  <w:color w:val="000000"/>
                  <w:kern w:val="0"/>
                  <w:sz w:val="20"/>
                  <w:szCs w:val="20"/>
                  <w:lang w:bidi="ar-SA"/>
                </w:rPr>
                <w:t>-</w:t>
              </w:r>
            </w:ins>
          </w:p>
        </w:tc>
        <w:tc>
          <w:tcPr>
            <w:tcW w:w="416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660" w:author="usuario" w:date="2026-04-13T20:04:00Z">
              <w:r>
                <w:rPr>
                  <w:rFonts w:cs="Calibri" w:ascii="Calibri" w:hAnsi="Calibri"/>
                  <w:color w:val="000000"/>
                  <w:kern w:val="0"/>
                  <w:sz w:val="20"/>
                  <w:szCs w:val="20"/>
                  <w:lang w:bidi="ar-SA"/>
                </w:rPr>
                <w:t>Hora de inicio del turno</w:t>
              </w:r>
            </w:ins>
          </w:p>
        </w:tc>
      </w:tr>
      <w:tr>
        <w:trPr>
          <w:ins w:id="661" w:author="usuario" w:date="2026-04-13T20:04:00Z"/>
        </w:trPr>
        <w:tc>
          <w:tcPr>
            <w:tcW w:w="1813"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662" w:author="usuario" w:date="2026-04-13T20:04:00Z">
              <w:r>
                <w:rPr>
                  <w:rFonts w:cs="Calibri" w:ascii="Calibri" w:hAnsi="Calibri"/>
                  <w:b/>
                  <w:bCs/>
                  <w:color w:val="000000"/>
                  <w:kern w:val="0"/>
                  <w:sz w:val="20"/>
                  <w:szCs w:val="20"/>
                  <w:lang w:val="es-ES" w:eastAsia="es-ES" w:bidi="ar-SA"/>
                </w:rPr>
                <w:t>Hora_Egreso</w:t>
              </w:r>
            </w:ins>
          </w:p>
        </w:tc>
        <w:tc>
          <w:tcPr>
            <w:tcW w:w="1255"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663" w:author="usuario" w:date="2026-04-13T20:04:00Z">
              <w:r>
                <w:rPr>
                  <w:rFonts w:cs="Calibri" w:ascii="Calibri" w:hAnsi="Calibri"/>
                  <w:color w:val="000000"/>
                  <w:kern w:val="0"/>
                  <w:sz w:val="20"/>
                  <w:szCs w:val="20"/>
                  <w:lang w:bidi="ar-SA"/>
                </w:rPr>
                <w:t>TIME</w:t>
              </w:r>
            </w:ins>
          </w:p>
        </w:tc>
        <w:tc>
          <w:tcPr>
            <w:tcW w:w="97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664" w:author="usuario" w:date="2026-04-13T20:04:00Z">
              <w:r>
                <w:rPr>
                  <w:rFonts w:cs="Calibri" w:ascii="Calibri" w:hAnsi="Calibri"/>
                  <w:color w:val="000000"/>
                  <w:kern w:val="0"/>
                  <w:sz w:val="20"/>
                  <w:szCs w:val="20"/>
                  <w:lang w:bidi="ar-SA"/>
                </w:rPr>
                <w:t>NO</w:t>
              </w:r>
            </w:ins>
          </w:p>
        </w:tc>
        <w:tc>
          <w:tcPr>
            <w:tcW w:w="115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665" w:author="usuario" w:date="2026-04-13T20:04:00Z">
              <w:r>
                <w:rPr>
                  <w:rFonts w:cs="Calibri" w:ascii="Calibri" w:hAnsi="Calibri"/>
                  <w:color w:val="000000"/>
                  <w:kern w:val="0"/>
                  <w:sz w:val="20"/>
                  <w:szCs w:val="20"/>
                  <w:lang w:bidi="ar-SA"/>
                </w:rPr>
                <w:t>-</w:t>
              </w:r>
            </w:ins>
          </w:p>
        </w:tc>
        <w:tc>
          <w:tcPr>
            <w:tcW w:w="416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ins w:id="666" w:author="usuario" w:date="2026-04-13T20:04:00Z">
              <w:r>
                <w:rPr>
                  <w:rFonts w:cs="Calibri" w:ascii="Calibri" w:hAnsi="Calibri"/>
                  <w:color w:val="000000"/>
                  <w:kern w:val="0"/>
                  <w:sz w:val="20"/>
                  <w:szCs w:val="20"/>
                  <w:lang w:bidi="ar-SA"/>
                </w:rPr>
                <w:t>Hora de finalización del turno.</w:t>
              </w:r>
            </w:ins>
          </w:p>
        </w:tc>
      </w:tr>
    </w:tbl>
    <w:p>
      <w:pPr>
        <w:pStyle w:val="Normal"/>
        <w:rPr>
          <w:lang w:val="es-AR"/>
        </w:rPr>
      </w:pPr>
      <w:r>
        <w:rPr>
          <w:lang w:val="es-AR"/>
        </w:rPr>
      </w:r>
    </w:p>
    <w:p>
      <w:pPr>
        <w:pStyle w:val="NormalWeb"/>
        <w:spacing w:beforeAutospacing="0" w:before="120" w:afterAutospacing="0" w:after="120"/>
        <w:jc w:val="both"/>
        <w:rPr>
          <w:rFonts w:ascii="Arial" w:hAnsi="Arial" w:cs="Arial"/>
          <w:b/>
          <w:bCs/>
          <w:color w:val="000000"/>
          <w:sz w:val="22"/>
          <w:szCs w:val="22"/>
        </w:rPr>
      </w:pPr>
      <w:r>
        <w:rPr>
          <w:rFonts w:cs="Arial" w:ascii="Arial" w:hAnsi="Arial"/>
          <w:b/>
          <w:bCs/>
          <w:color w:val="000000"/>
          <w:sz w:val="22"/>
          <w:szCs w:val="22"/>
        </w:rPr>
        <w:t xml:space="preserve">Entidad: Horario_Medico </w:t>
      </w:r>
    </w:p>
    <w:p>
      <w:pPr>
        <w:pStyle w:val="NormalWeb"/>
        <w:spacing w:beforeAutospacing="0" w:before="120" w:afterAutospacing="0" w:after="120"/>
        <w:jc w:val="both"/>
        <w:rPr>
          <w:rFonts w:ascii="Arial" w:hAnsi="Arial" w:cs="Arial"/>
          <w:color w:val="000000"/>
          <w:sz w:val="22"/>
          <w:szCs w:val="22"/>
        </w:rPr>
      </w:pPr>
      <w:r>
        <w:rPr>
          <w:rFonts w:cs="Arial" w:ascii="Arial" w:hAnsi="Arial"/>
          <w:b/>
          <w:bCs/>
          <w:color w:val="000000"/>
          <w:sz w:val="22"/>
          <w:szCs w:val="22"/>
        </w:rPr>
        <w:t xml:space="preserve">Clave Primaria: DNI_Medico + </w:t>
      </w:r>
      <w:r>
        <w:rPr>
          <w:rFonts w:cs="Arial" w:ascii="Arial" w:hAnsi="Arial"/>
          <w:b/>
          <w:bCs/>
          <w:color w:val="000000"/>
          <w:sz w:val="22"/>
          <w:szCs w:val="22"/>
        </w:rPr>
        <w:t>ID_Horario</w:t>
      </w:r>
      <w:r>
        <w:rPr>
          <w:rFonts w:cs="Arial" w:ascii="Arial" w:hAnsi="Arial"/>
          <w:b/>
          <w:bCs/>
          <w:color w:val="000000"/>
          <w:sz w:val="22"/>
          <w:szCs w:val="22"/>
        </w:rPr>
        <w:t xml:space="preserve"> </w:t>
      </w:r>
      <w:r>
        <w:rPr>
          <w:rFonts w:cs="Arial" w:ascii="Arial" w:hAnsi="Arial"/>
          <w:color w:val="000000"/>
          <w:sz w:val="22"/>
          <w:szCs w:val="22"/>
        </w:rPr>
        <w:t xml:space="preserve">(clave primaria compuesta) </w:t>
      </w:r>
    </w:p>
    <w:tbl>
      <w:tblPr>
        <w:tblStyle w:val="Tablaconcuadrcula"/>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13"/>
        <w:gridCol w:w="1255"/>
        <w:gridCol w:w="971"/>
        <w:gridCol w:w="1150"/>
        <w:gridCol w:w="4161"/>
      </w:tblGrid>
      <w:tr>
        <w:trPr/>
        <w:tc>
          <w:tcPr>
            <w:tcW w:w="1813"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r>
              <w:rPr>
                <w:rFonts w:cs="Calibri" w:ascii="Calibri" w:hAnsi="Calibri"/>
                <w:b/>
                <w:bCs/>
                <w:color w:val="000000"/>
                <w:kern w:val="0"/>
                <w:sz w:val="20"/>
                <w:szCs w:val="20"/>
                <w:lang w:bidi="ar-SA"/>
              </w:rPr>
              <w:t>Atributos</w:t>
            </w:r>
          </w:p>
        </w:tc>
        <w:tc>
          <w:tcPr>
            <w:tcW w:w="1255"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r>
              <w:rPr>
                <w:rFonts w:cs="Calibri" w:ascii="Calibri" w:hAnsi="Calibri"/>
                <w:b/>
                <w:bCs/>
                <w:color w:val="000000"/>
                <w:kern w:val="0"/>
                <w:sz w:val="20"/>
                <w:szCs w:val="20"/>
                <w:lang w:bidi="ar-SA"/>
              </w:rPr>
              <w:t>Tipo de datos</w:t>
            </w:r>
          </w:p>
        </w:tc>
        <w:tc>
          <w:tcPr>
            <w:tcW w:w="971"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r>
              <w:rPr>
                <w:rFonts w:cs="Calibri" w:ascii="Calibri" w:hAnsi="Calibri"/>
                <w:b/>
                <w:bCs/>
                <w:color w:val="000000"/>
                <w:kern w:val="0"/>
                <w:sz w:val="20"/>
                <w:szCs w:val="20"/>
                <w:lang w:bidi="ar-SA"/>
              </w:rPr>
              <w:t>Permite NULL</w:t>
            </w:r>
          </w:p>
        </w:tc>
        <w:tc>
          <w:tcPr>
            <w:tcW w:w="1150"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r>
              <w:rPr>
                <w:rFonts w:cs="Calibri" w:ascii="Calibri" w:hAnsi="Calibri"/>
                <w:b/>
                <w:bCs/>
                <w:color w:val="000000"/>
                <w:kern w:val="0"/>
                <w:sz w:val="20"/>
                <w:szCs w:val="20"/>
                <w:lang w:bidi="ar-SA"/>
              </w:rPr>
              <w:t>Valores posibles</w:t>
            </w:r>
          </w:p>
        </w:tc>
        <w:tc>
          <w:tcPr>
            <w:tcW w:w="4161"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r>
              <w:rPr>
                <w:rFonts w:cs="Calibri" w:ascii="Calibri" w:hAnsi="Calibri"/>
                <w:b/>
                <w:bCs/>
                <w:color w:val="000000"/>
                <w:kern w:val="0"/>
                <w:sz w:val="20"/>
                <w:szCs w:val="20"/>
                <w:lang w:bidi="ar-SA"/>
              </w:rPr>
              <w:t>Descripción</w:t>
            </w:r>
          </w:p>
        </w:tc>
      </w:tr>
      <w:tr>
        <w:trPr/>
        <w:tc>
          <w:tcPr>
            <w:tcW w:w="1813"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r>
              <w:rPr>
                <w:rFonts w:cs="Calibri" w:ascii="Calibri" w:hAnsi="Calibri"/>
                <w:b/>
                <w:bCs/>
                <w:color w:val="000000"/>
                <w:kern w:val="0"/>
                <w:sz w:val="20"/>
                <w:szCs w:val="20"/>
                <w:lang w:val="es-ES" w:eastAsia="es-ES" w:bidi="ar-SA"/>
              </w:rPr>
              <w:t>DNI_Medico</w:t>
            </w:r>
          </w:p>
        </w:tc>
        <w:tc>
          <w:tcPr>
            <w:tcW w:w="1255"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INT / BIGINT</w:t>
            </w:r>
          </w:p>
        </w:tc>
        <w:tc>
          <w:tcPr>
            <w:tcW w:w="97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NO</w:t>
            </w:r>
          </w:p>
        </w:tc>
        <w:tc>
          <w:tcPr>
            <w:tcW w:w="115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w:t>
            </w:r>
          </w:p>
        </w:tc>
        <w:tc>
          <w:tcPr>
            <w:tcW w:w="416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Médico que realiza el diagnóstico (FK)</w:t>
            </w:r>
          </w:p>
        </w:tc>
      </w:tr>
      <w:tr>
        <w:trPr/>
        <w:tc>
          <w:tcPr>
            <w:tcW w:w="1813"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b/>
                <w:bCs/>
                <w:color w:val="000000"/>
                <w:kern w:val="0"/>
                <w:sz w:val="20"/>
                <w:szCs w:val="20"/>
                <w:lang w:val="es-ES" w:eastAsia="es-ES" w:bidi="ar-SA"/>
              </w:rPr>
              <w:t>ID_Horario</w:t>
            </w:r>
          </w:p>
        </w:tc>
        <w:tc>
          <w:tcPr>
            <w:tcW w:w="1255"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INT</w:t>
            </w:r>
          </w:p>
        </w:tc>
        <w:tc>
          <w:tcPr>
            <w:tcW w:w="97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NO</w:t>
            </w:r>
          </w:p>
        </w:tc>
        <w:tc>
          <w:tcPr>
            <w:tcW w:w="115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w:t>
            </w:r>
          </w:p>
        </w:tc>
        <w:tc>
          <w:tcPr>
            <w:tcW w:w="416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Identificador para un horario en especifico (FK)</w:t>
            </w:r>
          </w:p>
        </w:tc>
      </w:tr>
    </w:tbl>
    <w:p>
      <w:pPr>
        <w:pStyle w:val="Normal"/>
        <w:rPr>
          <w:lang w:val="es-AR"/>
        </w:rPr>
      </w:pPr>
      <w:r>
        <w:rPr>
          <w:lang w:val="es-AR"/>
        </w:rPr>
      </w:r>
    </w:p>
    <w:p>
      <w:pPr>
        <w:pStyle w:val="NormalWeb"/>
        <w:spacing w:beforeAutospacing="0" w:before="120" w:afterAutospacing="0" w:after="120"/>
        <w:jc w:val="both"/>
        <w:rPr>
          <w:rFonts w:ascii="Arial" w:hAnsi="Arial" w:cs="Arial"/>
          <w:b/>
          <w:bCs/>
          <w:color w:val="000000"/>
          <w:sz w:val="22"/>
          <w:szCs w:val="22"/>
        </w:rPr>
      </w:pPr>
      <w:r>
        <w:rPr>
          <w:rFonts w:cs="Arial" w:ascii="Arial" w:hAnsi="Arial"/>
          <w:b/>
          <w:bCs/>
          <w:color w:val="000000"/>
          <w:sz w:val="22"/>
          <w:szCs w:val="22"/>
        </w:rPr>
        <w:t>Entidad: Horario_Enfermera</w:t>
      </w:r>
    </w:p>
    <w:p>
      <w:pPr>
        <w:pStyle w:val="NormalWeb"/>
        <w:spacing w:beforeAutospacing="0" w:before="120" w:afterAutospacing="0" w:after="120"/>
        <w:jc w:val="both"/>
        <w:rPr>
          <w:rFonts w:ascii="Arial" w:hAnsi="Arial" w:cs="Arial"/>
          <w:color w:val="000000"/>
          <w:sz w:val="22"/>
          <w:szCs w:val="22"/>
        </w:rPr>
      </w:pPr>
      <w:r>
        <w:rPr>
          <w:rFonts w:cs="Arial" w:ascii="Arial" w:hAnsi="Arial"/>
          <w:b/>
          <w:bCs/>
          <w:color w:val="000000"/>
          <w:sz w:val="22"/>
          <w:szCs w:val="22"/>
        </w:rPr>
        <w:t xml:space="preserve">Clave Primaria: DNI_Enfermera + </w:t>
      </w:r>
      <w:r>
        <w:rPr>
          <w:rFonts w:cs="Arial" w:ascii="Arial" w:hAnsi="Arial"/>
          <w:b/>
          <w:bCs/>
          <w:color w:val="000000"/>
          <w:sz w:val="22"/>
          <w:szCs w:val="22"/>
        </w:rPr>
        <w:t>ID_Horario</w:t>
      </w:r>
      <w:r>
        <w:rPr>
          <w:rFonts w:cs="Arial" w:ascii="Arial" w:hAnsi="Arial"/>
          <w:b/>
          <w:bCs/>
          <w:color w:val="000000"/>
          <w:sz w:val="22"/>
          <w:szCs w:val="22"/>
        </w:rPr>
        <w:t xml:space="preserve">  </w:t>
      </w:r>
      <w:r>
        <w:rPr>
          <w:rFonts w:cs="Arial" w:ascii="Arial" w:hAnsi="Arial"/>
          <w:color w:val="000000"/>
          <w:sz w:val="22"/>
          <w:szCs w:val="22"/>
        </w:rPr>
        <w:t xml:space="preserve">(clave primaria compuesta) </w:t>
      </w:r>
    </w:p>
    <w:tbl>
      <w:tblPr>
        <w:tblStyle w:val="Tablaconcuadrcula"/>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13"/>
        <w:gridCol w:w="1255"/>
        <w:gridCol w:w="971"/>
        <w:gridCol w:w="1150"/>
        <w:gridCol w:w="4161"/>
      </w:tblGrid>
      <w:tr>
        <w:trPr/>
        <w:tc>
          <w:tcPr>
            <w:tcW w:w="1813"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r>
              <w:rPr>
                <w:rFonts w:cs="Calibri" w:ascii="Calibri" w:hAnsi="Calibri"/>
                <w:b/>
                <w:bCs/>
                <w:color w:val="000000"/>
                <w:kern w:val="0"/>
                <w:sz w:val="20"/>
                <w:szCs w:val="20"/>
                <w:lang w:bidi="ar-SA"/>
              </w:rPr>
              <w:t>Atributos</w:t>
            </w:r>
          </w:p>
        </w:tc>
        <w:tc>
          <w:tcPr>
            <w:tcW w:w="1255"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r>
              <w:rPr>
                <w:rFonts w:cs="Calibri" w:ascii="Calibri" w:hAnsi="Calibri"/>
                <w:b/>
                <w:bCs/>
                <w:color w:val="000000"/>
                <w:kern w:val="0"/>
                <w:sz w:val="20"/>
                <w:szCs w:val="20"/>
                <w:lang w:bidi="ar-SA"/>
              </w:rPr>
              <w:t>Tipo de datos</w:t>
            </w:r>
          </w:p>
        </w:tc>
        <w:tc>
          <w:tcPr>
            <w:tcW w:w="971"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r>
              <w:rPr>
                <w:rFonts w:cs="Calibri" w:ascii="Calibri" w:hAnsi="Calibri"/>
                <w:b/>
                <w:bCs/>
                <w:color w:val="000000"/>
                <w:kern w:val="0"/>
                <w:sz w:val="20"/>
                <w:szCs w:val="20"/>
                <w:lang w:bidi="ar-SA"/>
              </w:rPr>
              <w:t>Permite NULL</w:t>
            </w:r>
          </w:p>
        </w:tc>
        <w:tc>
          <w:tcPr>
            <w:tcW w:w="1150"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r>
              <w:rPr>
                <w:rFonts w:cs="Calibri" w:ascii="Calibri" w:hAnsi="Calibri"/>
                <w:b/>
                <w:bCs/>
                <w:color w:val="000000"/>
                <w:kern w:val="0"/>
                <w:sz w:val="20"/>
                <w:szCs w:val="20"/>
                <w:lang w:bidi="ar-SA"/>
              </w:rPr>
              <w:t>Valores posibles</w:t>
            </w:r>
          </w:p>
        </w:tc>
        <w:tc>
          <w:tcPr>
            <w:tcW w:w="4161"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r>
              <w:rPr>
                <w:rFonts w:cs="Calibri" w:ascii="Calibri" w:hAnsi="Calibri"/>
                <w:b/>
                <w:bCs/>
                <w:color w:val="000000"/>
                <w:kern w:val="0"/>
                <w:sz w:val="20"/>
                <w:szCs w:val="20"/>
                <w:lang w:bidi="ar-SA"/>
              </w:rPr>
              <w:t>Descripción</w:t>
            </w:r>
          </w:p>
        </w:tc>
      </w:tr>
      <w:tr>
        <w:trPr/>
        <w:tc>
          <w:tcPr>
            <w:tcW w:w="1813"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r>
              <w:rPr>
                <w:rFonts w:cs="Calibri" w:ascii="Calibri" w:hAnsi="Calibri"/>
                <w:b/>
                <w:bCs/>
                <w:color w:val="000000"/>
                <w:kern w:val="0"/>
                <w:sz w:val="20"/>
                <w:szCs w:val="20"/>
                <w:lang w:val="es-ES" w:eastAsia="es-ES" w:bidi="ar-SA"/>
              </w:rPr>
              <w:t>DNI_Enfermera</w:t>
            </w:r>
          </w:p>
        </w:tc>
        <w:tc>
          <w:tcPr>
            <w:tcW w:w="1255"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INT / BIGINT</w:t>
            </w:r>
          </w:p>
        </w:tc>
        <w:tc>
          <w:tcPr>
            <w:tcW w:w="97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NO</w:t>
            </w:r>
          </w:p>
        </w:tc>
        <w:tc>
          <w:tcPr>
            <w:tcW w:w="115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w:t>
            </w:r>
          </w:p>
        </w:tc>
        <w:tc>
          <w:tcPr>
            <w:tcW w:w="416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Médico que realiza el diagnóstico (FK)</w:t>
            </w:r>
          </w:p>
        </w:tc>
      </w:tr>
      <w:tr>
        <w:trPr/>
        <w:tc>
          <w:tcPr>
            <w:tcW w:w="1813"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b/>
                <w:bCs/>
                <w:color w:val="000000"/>
                <w:kern w:val="0"/>
                <w:sz w:val="20"/>
                <w:szCs w:val="20"/>
                <w:lang w:val="es-ES" w:eastAsia="es-ES" w:bidi="ar-SA"/>
              </w:rPr>
              <w:t>ID_Horario</w:t>
            </w:r>
          </w:p>
        </w:tc>
        <w:tc>
          <w:tcPr>
            <w:tcW w:w="1255"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INT</w:t>
            </w:r>
          </w:p>
        </w:tc>
        <w:tc>
          <w:tcPr>
            <w:tcW w:w="97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NO</w:t>
            </w:r>
          </w:p>
        </w:tc>
        <w:tc>
          <w:tcPr>
            <w:tcW w:w="115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w:t>
            </w:r>
          </w:p>
        </w:tc>
        <w:tc>
          <w:tcPr>
            <w:tcW w:w="416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Identificador para un horario en especifico (FK)</w:t>
            </w:r>
          </w:p>
        </w:tc>
      </w:tr>
    </w:tbl>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Web"/>
        <w:spacing w:beforeAutospacing="0" w:before="120" w:afterAutospacing="0" w:after="120"/>
        <w:jc w:val="both"/>
        <w:rPr>
          <w:rFonts w:ascii="Arial" w:hAnsi="Arial" w:cs="Arial"/>
          <w:b/>
          <w:bCs/>
          <w:color w:val="000000"/>
          <w:sz w:val="22"/>
          <w:szCs w:val="22"/>
        </w:rPr>
      </w:pPr>
      <w:r>
        <w:rPr>
          <w:rFonts w:cs="Arial" w:ascii="Arial" w:hAnsi="Arial"/>
          <w:b/>
          <w:bCs/>
          <w:color w:val="000000"/>
          <w:sz w:val="22"/>
          <w:szCs w:val="22"/>
        </w:rPr>
        <w:t xml:space="preserve">Relaciones  </w:t>
      </w:r>
    </w:p>
    <w:p>
      <w:pPr>
        <w:pStyle w:val="NormalWeb"/>
        <w:spacing w:beforeAutospacing="0" w:before="120" w:afterAutospacing="0" w:after="120"/>
        <w:jc w:val="both"/>
        <w:rPr>
          <w:rFonts w:ascii="Arial" w:hAnsi="Arial" w:cs="Arial"/>
          <w:b/>
          <w:bCs/>
          <w:color w:val="000000"/>
          <w:sz w:val="22"/>
          <w:szCs w:val="22"/>
        </w:rPr>
      </w:pPr>
      <w:r>
        <w:rPr>
          <w:rFonts w:cs="Arial" w:ascii="Arial" w:hAnsi="Arial"/>
          <w:b/>
          <w:bCs/>
          <w:color w:val="000000"/>
          <w:sz w:val="22"/>
          <w:szCs w:val="22"/>
        </w:rPr>
        <w:t xml:space="preserve">Claves Foráneas  </w:t>
      </w:r>
    </w:p>
    <w:p>
      <w:pPr>
        <w:pStyle w:val="NormalWeb"/>
        <w:spacing w:beforeAutospacing="0" w:before="120" w:afterAutospacing="0" w:after="120"/>
        <w:jc w:val="both"/>
        <w:rPr>
          <w:rFonts w:ascii="Arial" w:hAnsi="Arial" w:cs="Arial"/>
          <w:b/>
          <w:bCs/>
          <w:color w:val="000000"/>
          <w:sz w:val="22"/>
          <w:szCs w:val="22"/>
        </w:rPr>
      </w:pPr>
      <w:r>
        <w:rPr>
          <w:rFonts w:cs="Arial" w:ascii="Arial" w:hAnsi="Arial"/>
          <w:b/>
          <w:bCs/>
          <w:color w:val="000000"/>
          <w:sz w:val="22"/>
          <w:szCs w:val="22"/>
        </w:rPr>
      </w:r>
    </w:p>
    <w:tbl>
      <w:tblPr>
        <w:tblStyle w:val="Tablaconcuadrcula"/>
        <w:tblW w:w="934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5"/>
        <w:gridCol w:w="1814"/>
        <w:gridCol w:w="1815"/>
        <w:gridCol w:w="1591"/>
        <w:gridCol w:w="2430"/>
      </w:tblGrid>
      <w:tr>
        <w:trPr/>
        <w:tc>
          <w:tcPr>
            <w:tcW w:w="1695"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r>
              <w:rPr>
                <w:rFonts w:cs="Calibri" w:ascii="Calibri" w:hAnsi="Calibri"/>
                <w:b/>
                <w:bCs/>
                <w:color w:val="000000"/>
                <w:kern w:val="0"/>
                <w:sz w:val="20"/>
                <w:szCs w:val="20"/>
                <w:lang w:bidi="ar-SA"/>
              </w:rPr>
              <w:t>Nombre FK</w:t>
            </w:r>
          </w:p>
        </w:tc>
        <w:tc>
          <w:tcPr>
            <w:tcW w:w="1814"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r>
              <w:rPr>
                <w:rFonts w:cs="Calibri" w:ascii="Calibri" w:hAnsi="Calibri"/>
                <w:b/>
                <w:bCs/>
                <w:color w:val="000000"/>
                <w:kern w:val="0"/>
                <w:sz w:val="20"/>
                <w:szCs w:val="20"/>
                <w:lang w:bidi="ar-SA"/>
              </w:rPr>
              <w:t>Campo Tabla Foránea</w:t>
            </w:r>
          </w:p>
        </w:tc>
        <w:tc>
          <w:tcPr>
            <w:tcW w:w="1815"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r>
              <w:rPr>
                <w:rFonts w:cs="Calibri" w:ascii="Calibri" w:hAnsi="Calibri"/>
                <w:b/>
                <w:bCs/>
                <w:color w:val="000000"/>
                <w:kern w:val="0"/>
                <w:sz w:val="20"/>
                <w:szCs w:val="20"/>
                <w:lang w:bidi="ar-SA"/>
              </w:rPr>
              <w:t>Campo Tabla Primaria</w:t>
            </w:r>
          </w:p>
        </w:tc>
        <w:tc>
          <w:tcPr>
            <w:tcW w:w="1591"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r>
              <w:rPr>
                <w:rFonts w:cs="Calibri" w:ascii="Calibri" w:hAnsi="Calibri"/>
                <w:b/>
                <w:bCs/>
                <w:color w:val="000000"/>
                <w:kern w:val="0"/>
                <w:sz w:val="20"/>
                <w:szCs w:val="20"/>
                <w:lang w:bidi="ar-SA"/>
              </w:rPr>
              <w:t>Cardinalidad</w:t>
            </w:r>
          </w:p>
        </w:tc>
        <w:tc>
          <w:tcPr>
            <w:tcW w:w="2430" w:type="dxa"/>
            <w:tcBorders/>
            <w:shd w:color="auto" w:fill="00B0F0" w:val="clear"/>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r>
              <w:rPr>
                <w:rFonts w:cs="Calibri" w:ascii="Calibri" w:hAnsi="Calibri"/>
                <w:b/>
                <w:bCs/>
                <w:color w:val="000000"/>
                <w:kern w:val="0"/>
                <w:sz w:val="20"/>
                <w:szCs w:val="20"/>
                <w:lang w:bidi="ar-SA"/>
              </w:rPr>
              <w:t>Descripción</w:t>
            </w:r>
          </w:p>
        </w:tc>
      </w:tr>
      <w:tr>
        <w:trPr/>
        <w:tc>
          <w:tcPr>
            <w:tcW w:w="1695"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r>
              <w:rPr>
                <w:rFonts w:cs="Calibri" w:ascii="Calibri" w:hAnsi="Calibri"/>
                <w:b/>
                <w:bCs/>
                <w:color w:val="000000"/>
                <w:kern w:val="0"/>
                <w:sz w:val="20"/>
                <w:szCs w:val="20"/>
                <w:lang w:val="es-ES" w:eastAsia="es-ES" w:bidi="ar-SA"/>
              </w:rPr>
              <w:t>DNI_FK_1</w:t>
            </w:r>
          </w:p>
        </w:tc>
        <w:tc>
          <w:tcPr>
            <w:tcW w:w="181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Paciente.DNI</w:t>
            </w:r>
          </w:p>
        </w:tc>
        <w:tc>
          <w:tcPr>
            <w:tcW w:w="1815"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Persona.DNI</w:t>
            </w:r>
          </w:p>
        </w:tc>
        <w:tc>
          <w:tcPr>
            <w:tcW w:w="159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1:1</w:t>
            </w:r>
          </w:p>
        </w:tc>
        <w:tc>
          <w:tcPr>
            <w:tcW w:w="243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 Paciente puede estar asociado solo a 1 instancia de Persona</w:t>
            </w:r>
          </w:p>
        </w:tc>
      </w:tr>
      <w:tr>
        <w:trPr/>
        <w:tc>
          <w:tcPr>
            <w:tcW w:w="169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r>
              <w:rPr>
                <w:rFonts w:cs="Calibri" w:ascii="Calibri" w:hAnsi="Calibri"/>
                <w:b/>
                <w:bCs/>
                <w:color w:val="000000"/>
                <w:kern w:val="0"/>
                <w:sz w:val="20"/>
                <w:szCs w:val="20"/>
                <w:lang w:bidi="ar-SA"/>
              </w:rPr>
              <w:t>Num_Cama_FK_2</w:t>
            </w:r>
          </w:p>
        </w:tc>
        <w:tc>
          <w:tcPr>
            <w:tcW w:w="1814"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Paciente.Num_Cama</w:t>
            </w:r>
          </w:p>
        </w:tc>
        <w:tc>
          <w:tcPr>
            <w:tcW w:w="181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Cama.Num_Cama</w:t>
            </w:r>
          </w:p>
        </w:tc>
        <w:tc>
          <w:tcPr>
            <w:tcW w:w="1591"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1:1</w:t>
            </w:r>
          </w:p>
        </w:tc>
        <w:tc>
          <w:tcPr>
            <w:tcW w:w="2430"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 Paciente puede estar asociado solo a 1 cama</w:t>
            </w:r>
          </w:p>
        </w:tc>
      </w:tr>
      <w:tr>
        <w:trPr/>
        <w:tc>
          <w:tcPr>
            <w:tcW w:w="169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r>
              <w:rPr>
                <w:rFonts w:cs="Calibri" w:ascii="Calibri" w:hAnsi="Calibri"/>
                <w:b/>
                <w:bCs/>
                <w:color w:val="000000"/>
                <w:kern w:val="0"/>
                <w:sz w:val="20"/>
                <w:szCs w:val="20"/>
                <w:lang w:bidi="ar-SA"/>
              </w:rPr>
              <w:t>DNI_Medico_FK_3</w:t>
            </w:r>
          </w:p>
        </w:tc>
        <w:tc>
          <w:tcPr>
            <w:tcW w:w="1814"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Paciente.DNI_Medico</w:t>
            </w:r>
          </w:p>
        </w:tc>
        <w:tc>
          <w:tcPr>
            <w:tcW w:w="181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Medico.DNI</w:t>
            </w:r>
          </w:p>
        </w:tc>
        <w:tc>
          <w:tcPr>
            <w:tcW w:w="1591"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1:N</w:t>
            </w:r>
          </w:p>
        </w:tc>
        <w:tc>
          <w:tcPr>
            <w:tcW w:w="2430"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 Medico puede tener a cargo a 1 o a mas pacientes</w:t>
            </w:r>
          </w:p>
        </w:tc>
      </w:tr>
      <w:tr>
        <w:trPr/>
        <w:tc>
          <w:tcPr>
            <w:tcW w:w="169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r>
              <w:rPr>
                <w:rFonts w:cs="Calibri" w:ascii="Calibri" w:hAnsi="Calibri"/>
                <w:b/>
                <w:bCs/>
                <w:color w:val="000000"/>
                <w:kern w:val="0"/>
                <w:sz w:val="20"/>
                <w:szCs w:val="20"/>
                <w:lang w:bidi="ar-SA"/>
              </w:rPr>
              <w:t>DNI_Enfermera_FK_4</w:t>
            </w:r>
          </w:p>
        </w:tc>
        <w:tc>
          <w:tcPr>
            <w:tcW w:w="1814"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Paciente.DNI_ Enfermera</w:t>
            </w:r>
          </w:p>
        </w:tc>
        <w:tc>
          <w:tcPr>
            <w:tcW w:w="181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Enfermera.DNI</w:t>
            </w:r>
          </w:p>
        </w:tc>
        <w:tc>
          <w:tcPr>
            <w:tcW w:w="1591"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1:N</w:t>
            </w:r>
          </w:p>
        </w:tc>
        <w:tc>
          <w:tcPr>
            <w:tcW w:w="2430"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 Enfermera puede tener a cargo a 1 o a mas pacientes</w:t>
            </w:r>
          </w:p>
        </w:tc>
      </w:tr>
      <w:tr>
        <w:trPr/>
        <w:tc>
          <w:tcPr>
            <w:tcW w:w="1695"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lang w:val="es-ES" w:eastAsia="es-ES"/>
              </w:rPr>
            </w:pPr>
            <w:r>
              <w:rPr>
                <w:rFonts w:cs="Calibri" w:ascii="Calibri" w:hAnsi="Calibri"/>
                <w:b/>
                <w:bCs/>
                <w:color w:val="000000"/>
                <w:kern w:val="0"/>
                <w:sz w:val="20"/>
                <w:szCs w:val="20"/>
                <w:lang w:val="es-ES" w:eastAsia="es-ES" w:bidi="ar-SA"/>
              </w:rPr>
              <w:t>DNI_FK_5</w:t>
            </w:r>
          </w:p>
        </w:tc>
        <w:tc>
          <w:tcPr>
            <w:tcW w:w="181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Medico.DNI</w:t>
            </w:r>
          </w:p>
        </w:tc>
        <w:tc>
          <w:tcPr>
            <w:tcW w:w="1815"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Persona.DNI</w:t>
            </w:r>
          </w:p>
        </w:tc>
        <w:tc>
          <w:tcPr>
            <w:tcW w:w="159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1:1</w:t>
            </w:r>
          </w:p>
        </w:tc>
        <w:tc>
          <w:tcPr>
            <w:tcW w:w="243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1Medico puede estar asociado solo a 1 instancia de Persona</w:t>
            </w:r>
          </w:p>
        </w:tc>
      </w:tr>
      <w:tr>
        <w:trPr/>
        <w:tc>
          <w:tcPr>
            <w:tcW w:w="169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lang w:val="es-ES" w:eastAsia="es-ES"/>
              </w:rPr>
            </w:pPr>
            <w:r>
              <w:rPr>
                <w:rFonts w:cs="Calibri" w:ascii="Calibri" w:hAnsi="Calibri"/>
                <w:b/>
                <w:bCs/>
                <w:color w:val="000000"/>
                <w:kern w:val="0"/>
                <w:sz w:val="20"/>
                <w:szCs w:val="20"/>
                <w:lang w:val="es-ES" w:eastAsia="es-ES" w:bidi="ar-SA"/>
              </w:rPr>
              <w:t>Num_Piso_FK_6</w:t>
            </w:r>
          </w:p>
        </w:tc>
        <w:tc>
          <w:tcPr>
            <w:tcW w:w="1814"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Medico.Numero_Piso</w:t>
            </w:r>
          </w:p>
        </w:tc>
        <w:tc>
          <w:tcPr>
            <w:tcW w:w="181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Piso.Numero_Piso</w:t>
            </w:r>
          </w:p>
        </w:tc>
        <w:tc>
          <w:tcPr>
            <w:tcW w:w="1591"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1:N</w:t>
            </w:r>
          </w:p>
        </w:tc>
        <w:tc>
          <w:tcPr>
            <w:tcW w:w="2430"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En 1 Piso puede trabajar 1 o mas Medicos</w:t>
            </w:r>
          </w:p>
        </w:tc>
      </w:tr>
      <w:tr>
        <w:trPr/>
        <w:tc>
          <w:tcPr>
            <w:tcW w:w="1695" w:type="dxa"/>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lang w:val="es-ES" w:eastAsia="es-ES"/>
              </w:rPr>
            </w:pPr>
            <w:r>
              <w:rPr>
                <w:rFonts w:cs="Calibri" w:ascii="Calibri" w:hAnsi="Calibri"/>
                <w:b/>
                <w:bCs/>
                <w:color w:val="000000"/>
                <w:kern w:val="0"/>
                <w:sz w:val="20"/>
                <w:szCs w:val="20"/>
                <w:lang w:val="es-ES" w:eastAsia="es-ES" w:bidi="ar-SA"/>
              </w:rPr>
              <w:t>DNI_FK_7</w:t>
            </w:r>
          </w:p>
        </w:tc>
        <w:tc>
          <w:tcPr>
            <w:tcW w:w="1814"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Enfermera.DNI</w:t>
            </w:r>
          </w:p>
        </w:tc>
        <w:tc>
          <w:tcPr>
            <w:tcW w:w="1815"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Persona.DNI</w:t>
            </w:r>
          </w:p>
        </w:tc>
        <w:tc>
          <w:tcPr>
            <w:tcW w:w="1591"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1:1</w:t>
            </w:r>
          </w:p>
        </w:tc>
        <w:tc>
          <w:tcPr>
            <w:tcW w:w="2430" w:type="dxa"/>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 Enfermera puede estar asociado solo a 1 instancia de Persona</w:t>
            </w:r>
          </w:p>
        </w:tc>
      </w:tr>
      <w:tr>
        <w:trPr>
          <w:trHeight w:val="455" w:hRule="atLeast"/>
        </w:trPr>
        <w:tc>
          <w:tcPr>
            <w:tcW w:w="169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lang w:val="es-ES" w:eastAsia="es-ES"/>
              </w:rPr>
            </w:pPr>
            <w:r>
              <w:rPr>
                <w:rFonts w:cs="Calibri" w:ascii="Calibri" w:hAnsi="Calibri"/>
                <w:b/>
                <w:bCs/>
                <w:color w:val="000000"/>
                <w:kern w:val="0"/>
                <w:sz w:val="20"/>
                <w:szCs w:val="20"/>
                <w:lang w:val="es-ES" w:eastAsia="es-ES" w:bidi="ar-SA"/>
              </w:rPr>
              <w:t>Num_Piso_FK_8</w:t>
            </w:r>
          </w:p>
        </w:tc>
        <w:tc>
          <w:tcPr>
            <w:tcW w:w="1814"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Enfermera.Numero_Piso</w:t>
            </w:r>
          </w:p>
        </w:tc>
        <w:tc>
          <w:tcPr>
            <w:tcW w:w="181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Piso.Numero_Piso</w:t>
            </w:r>
          </w:p>
        </w:tc>
        <w:tc>
          <w:tcPr>
            <w:tcW w:w="1591"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1:N</w:t>
            </w:r>
          </w:p>
        </w:tc>
        <w:tc>
          <w:tcPr>
            <w:tcW w:w="2430"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En 1 Piso puede trabajar 1 o mas Enfermeras</w:t>
            </w:r>
          </w:p>
        </w:tc>
      </w:tr>
      <w:tr>
        <w:trPr>
          <w:trHeight w:val="455" w:hRule="atLeast"/>
        </w:trPr>
        <w:tc>
          <w:tcPr>
            <w:tcW w:w="169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lang w:val="es-ES" w:eastAsia="es-ES"/>
              </w:rPr>
            </w:pPr>
            <w:r>
              <w:rPr>
                <w:rFonts w:cs="Calibri" w:ascii="Calibri" w:hAnsi="Calibri"/>
                <w:b/>
                <w:bCs/>
                <w:color w:val="000000"/>
                <w:kern w:val="0"/>
                <w:sz w:val="20"/>
                <w:szCs w:val="20"/>
                <w:lang w:val="es-ES" w:eastAsia="es-ES" w:bidi="ar-SA"/>
              </w:rPr>
              <w:t>ID_Hospital_FK_9</w:t>
            </w:r>
          </w:p>
        </w:tc>
        <w:tc>
          <w:tcPr>
            <w:tcW w:w="1814"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Piso.ID_Hospital</w:t>
            </w:r>
          </w:p>
        </w:tc>
        <w:tc>
          <w:tcPr>
            <w:tcW w:w="181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Hospital.ID_Hospital</w:t>
            </w:r>
          </w:p>
        </w:tc>
        <w:tc>
          <w:tcPr>
            <w:tcW w:w="1591"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1:N</w:t>
            </w:r>
          </w:p>
        </w:tc>
        <w:tc>
          <w:tcPr>
            <w:tcW w:w="2430"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 Hospital puede tener 1 o mas pisos</w:t>
            </w:r>
          </w:p>
        </w:tc>
      </w:tr>
      <w:tr>
        <w:trPr>
          <w:trHeight w:val="455" w:hRule="atLeast"/>
        </w:trPr>
        <w:tc>
          <w:tcPr>
            <w:tcW w:w="169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lang w:val="es-ES" w:eastAsia="es-ES"/>
              </w:rPr>
            </w:pPr>
            <w:r>
              <w:rPr>
                <w:rFonts w:cs="Calibri" w:ascii="Calibri" w:hAnsi="Calibri"/>
                <w:b/>
                <w:bCs/>
                <w:color w:val="000000"/>
                <w:kern w:val="0"/>
                <w:sz w:val="20"/>
                <w:szCs w:val="20"/>
                <w:lang w:val="es-ES" w:eastAsia="es-ES" w:bidi="ar-SA"/>
              </w:rPr>
              <w:t>Num_Piso_FK_10</w:t>
            </w:r>
          </w:p>
        </w:tc>
        <w:tc>
          <w:tcPr>
            <w:tcW w:w="1814"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Cama.Num_Piso</w:t>
            </w:r>
          </w:p>
        </w:tc>
        <w:tc>
          <w:tcPr>
            <w:tcW w:w="181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Piso_Num_Piso</w:t>
            </w:r>
          </w:p>
        </w:tc>
        <w:tc>
          <w:tcPr>
            <w:tcW w:w="1591"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1:N</w:t>
            </w:r>
          </w:p>
        </w:tc>
        <w:tc>
          <w:tcPr>
            <w:tcW w:w="2430"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 Piso puede contar con 1 o mas camas</w:t>
            </w:r>
          </w:p>
        </w:tc>
      </w:tr>
      <w:tr>
        <w:trPr>
          <w:trHeight w:val="455" w:hRule="atLeast"/>
        </w:trPr>
        <w:tc>
          <w:tcPr>
            <w:tcW w:w="169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lang w:val="es-ES" w:eastAsia="es-ES"/>
              </w:rPr>
            </w:pPr>
            <w:r>
              <w:rPr>
                <w:rFonts w:cs="Calibri" w:ascii="Calibri" w:hAnsi="Calibri"/>
                <w:b/>
                <w:bCs/>
                <w:color w:val="000000"/>
                <w:kern w:val="0"/>
                <w:sz w:val="20"/>
                <w:szCs w:val="20"/>
                <w:lang w:val="es-ES" w:eastAsia="es-ES" w:bidi="ar-SA"/>
              </w:rPr>
              <w:t>DNI_Paciente_FK_11</w:t>
            </w:r>
          </w:p>
        </w:tc>
        <w:tc>
          <w:tcPr>
            <w:tcW w:w="1814"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Diagnostico.DNI_Paciente</w:t>
            </w:r>
          </w:p>
        </w:tc>
        <w:tc>
          <w:tcPr>
            <w:tcW w:w="181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Paciente.DNI</w:t>
            </w:r>
          </w:p>
        </w:tc>
        <w:tc>
          <w:tcPr>
            <w:tcW w:w="1591"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1:N</w:t>
            </w:r>
          </w:p>
        </w:tc>
        <w:tc>
          <w:tcPr>
            <w:tcW w:w="2430"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 Paciente puede tener 1 o mas diagnosticos</w:t>
            </w:r>
          </w:p>
        </w:tc>
      </w:tr>
      <w:tr>
        <w:trPr>
          <w:trHeight w:val="455" w:hRule="atLeast"/>
        </w:trPr>
        <w:tc>
          <w:tcPr>
            <w:tcW w:w="169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lang w:val="es-ES" w:eastAsia="es-ES"/>
              </w:rPr>
            </w:pPr>
            <w:r>
              <w:rPr>
                <w:rFonts w:cs="Calibri" w:ascii="Calibri" w:hAnsi="Calibri"/>
                <w:b/>
                <w:bCs/>
                <w:color w:val="000000"/>
                <w:kern w:val="0"/>
                <w:sz w:val="20"/>
                <w:szCs w:val="20"/>
                <w:lang w:val="es-ES" w:eastAsia="es-ES" w:bidi="ar-SA"/>
              </w:rPr>
              <w:t>DNI_Medico_FK_12</w:t>
            </w:r>
          </w:p>
        </w:tc>
        <w:tc>
          <w:tcPr>
            <w:tcW w:w="1814"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Diagnostico.DNI_Medico</w:t>
            </w:r>
          </w:p>
        </w:tc>
        <w:tc>
          <w:tcPr>
            <w:tcW w:w="181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Medico.DNI</w:t>
            </w:r>
          </w:p>
        </w:tc>
        <w:tc>
          <w:tcPr>
            <w:tcW w:w="1591"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1:N</w:t>
            </w:r>
          </w:p>
        </w:tc>
        <w:tc>
          <w:tcPr>
            <w:tcW w:w="2430"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 Medico puede realizar 1 o mas Diagnosticos</w:t>
            </w:r>
          </w:p>
        </w:tc>
      </w:tr>
      <w:tr>
        <w:trPr>
          <w:trHeight w:val="455" w:hRule="atLeast"/>
        </w:trPr>
        <w:tc>
          <w:tcPr>
            <w:tcW w:w="169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lang w:val="es-ES" w:eastAsia="es-ES"/>
              </w:rPr>
            </w:pPr>
            <w:r>
              <w:rPr>
                <w:rFonts w:cs="Calibri" w:ascii="Calibri" w:hAnsi="Calibri"/>
                <w:b/>
                <w:bCs/>
                <w:color w:val="000000"/>
                <w:kern w:val="0"/>
                <w:sz w:val="20"/>
                <w:szCs w:val="20"/>
                <w:lang w:val="es-ES" w:eastAsia="es-ES" w:bidi="ar-SA"/>
              </w:rPr>
              <w:t>DNI_Medico_FK_13</w:t>
            </w:r>
          </w:p>
        </w:tc>
        <w:tc>
          <w:tcPr>
            <w:tcW w:w="1814"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Prescripción.DNI_Medico</w:t>
            </w:r>
          </w:p>
        </w:tc>
        <w:tc>
          <w:tcPr>
            <w:tcW w:w="181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Medico.DNI</w:t>
            </w:r>
          </w:p>
        </w:tc>
        <w:tc>
          <w:tcPr>
            <w:tcW w:w="1591"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1:N</w:t>
            </w:r>
          </w:p>
        </w:tc>
        <w:tc>
          <w:tcPr>
            <w:tcW w:w="2430"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 Medico puede realizar 1 o mas Diagnosticos</w:t>
            </w:r>
          </w:p>
        </w:tc>
      </w:tr>
      <w:tr>
        <w:trPr>
          <w:trHeight w:val="455" w:hRule="atLeast"/>
        </w:trPr>
        <w:tc>
          <w:tcPr>
            <w:tcW w:w="169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lang w:val="es-ES" w:eastAsia="es-ES"/>
              </w:rPr>
            </w:pPr>
            <w:r>
              <w:rPr>
                <w:rFonts w:cs="Calibri" w:ascii="Calibri" w:hAnsi="Calibri"/>
                <w:b/>
                <w:bCs/>
                <w:color w:val="000000"/>
                <w:kern w:val="0"/>
                <w:sz w:val="20"/>
                <w:szCs w:val="20"/>
                <w:lang w:val="es-ES" w:eastAsia="es-ES" w:bidi="ar-SA"/>
              </w:rPr>
              <w:t>Num_Prescripción_FK_14</w:t>
            </w:r>
          </w:p>
        </w:tc>
        <w:tc>
          <w:tcPr>
            <w:tcW w:w="1814"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Agenda Medicación.Num_Prescripción</w:t>
            </w:r>
          </w:p>
        </w:tc>
        <w:tc>
          <w:tcPr>
            <w:tcW w:w="181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Prescripción.Num_Prescripción</w:t>
            </w:r>
          </w:p>
        </w:tc>
        <w:tc>
          <w:tcPr>
            <w:tcW w:w="1591"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1:1</w:t>
            </w:r>
          </w:p>
        </w:tc>
        <w:tc>
          <w:tcPr>
            <w:tcW w:w="2430"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 Agenda de medicación puede tener asociada 1 solo numero de prescripción</w:t>
            </w:r>
          </w:p>
        </w:tc>
      </w:tr>
      <w:tr>
        <w:trPr>
          <w:trHeight w:val="455" w:hRule="atLeast"/>
        </w:trPr>
        <w:tc>
          <w:tcPr>
            <w:tcW w:w="169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lang w:val="es-ES" w:eastAsia="es-ES"/>
              </w:rPr>
            </w:pPr>
            <w:r>
              <w:rPr>
                <w:rFonts w:cs="Calibri" w:ascii="Calibri" w:hAnsi="Calibri"/>
                <w:b/>
                <w:bCs/>
                <w:color w:val="000000"/>
                <w:kern w:val="0"/>
                <w:sz w:val="20"/>
                <w:szCs w:val="20"/>
                <w:lang w:val="es-ES" w:eastAsia="es-ES" w:bidi="ar-SA"/>
              </w:rPr>
              <w:t>Num_Prescripción_FK_15</w:t>
            </w:r>
          </w:p>
        </w:tc>
        <w:tc>
          <w:tcPr>
            <w:tcW w:w="1814"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Tratamiento.Num_Prescripción</w:t>
            </w:r>
          </w:p>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sz w:val="20"/>
                <w:szCs w:val="20"/>
              </w:rPr>
            </w:r>
          </w:p>
        </w:tc>
        <w:tc>
          <w:tcPr>
            <w:tcW w:w="181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Prescripción.Num_Prescripción</w:t>
            </w:r>
          </w:p>
        </w:tc>
        <w:tc>
          <w:tcPr>
            <w:tcW w:w="1591"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1:1</w:t>
            </w:r>
          </w:p>
        </w:tc>
        <w:tc>
          <w:tcPr>
            <w:tcW w:w="2430"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 Tratamiento puede tener asociado 1 solo numero de prescripción</w:t>
            </w:r>
          </w:p>
        </w:tc>
      </w:tr>
      <w:tr>
        <w:trPr>
          <w:trHeight w:val="455" w:hRule="atLeast"/>
        </w:trPr>
        <w:tc>
          <w:tcPr>
            <w:tcW w:w="169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lang w:val="es-ES" w:eastAsia="es-ES"/>
              </w:rPr>
            </w:pPr>
            <w:r>
              <w:rPr>
                <w:rFonts w:cs="Calibri" w:ascii="Calibri" w:hAnsi="Calibri"/>
                <w:b/>
                <w:bCs/>
                <w:color w:val="000000"/>
                <w:kern w:val="0"/>
                <w:sz w:val="20"/>
                <w:szCs w:val="20"/>
                <w:lang w:val="es-ES" w:eastAsia="es-ES" w:bidi="ar-SA"/>
              </w:rPr>
              <w:t>DNI_Paciente_FK_16</w:t>
            </w:r>
          </w:p>
        </w:tc>
        <w:tc>
          <w:tcPr>
            <w:tcW w:w="1814"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Agenda Medicacion.DNI_Paciente</w:t>
            </w:r>
          </w:p>
        </w:tc>
        <w:tc>
          <w:tcPr>
            <w:tcW w:w="181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Paciente.DNI</w:t>
            </w:r>
          </w:p>
        </w:tc>
        <w:tc>
          <w:tcPr>
            <w:tcW w:w="1591"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1:N</w:t>
            </w:r>
          </w:p>
        </w:tc>
        <w:tc>
          <w:tcPr>
            <w:tcW w:w="2430"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 Paciente puede tener 1 o mas Agenda de Medicación para distintos diagnósticos</w:t>
            </w:r>
          </w:p>
        </w:tc>
      </w:tr>
      <w:tr>
        <w:trPr>
          <w:trHeight w:val="455" w:hRule="atLeast"/>
        </w:trPr>
        <w:tc>
          <w:tcPr>
            <w:tcW w:w="169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lang w:val="es-ES" w:eastAsia="es-ES"/>
              </w:rPr>
            </w:pPr>
            <w:r>
              <w:rPr>
                <w:rFonts w:cs="Calibri" w:ascii="Calibri" w:hAnsi="Calibri"/>
                <w:b/>
                <w:bCs/>
                <w:color w:val="000000"/>
                <w:kern w:val="0"/>
                <w:sz w:val="20"/>
                <w:szCs w:val="20"/>
                <w:lang w:val="es-ES" w:eastAsia="es-ES" w:bidi="ar-SA"/>
              </w:rPr>
              <w:t>DNI_Paciente_FK_17</w:t>
            </w:r>
          </w:p>
        </w:tc>
        <w:tc>
          <w:tcPr>
            <w:tcW w:w="1814"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Tratamiento.DNI_Paciente</w:t>
            </w:r>
          </w:p>
        </w:tc>
        <w:tc>
          <w:tcPr>
            <w:tcW w:w="181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Paciente.DNI</w:t>
            </w:r>
          </w:p>
        </w:tc>
        <w:tc>
          <w:tcPr>
            <w:tcW w:w="1591"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1:N</w:t>
            </w:r>
          </w:p>
        </w:tc>
        <w:tc>
          <w:tcPr>
            <w:tcW w:w="2430"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 Paciente puede tener 1 o mas Tratamientos para distintos diagnósticos</w:t>
            </w:r>
          </w:p>
        </w:tc>
      </w:tr>
      <w:tr>
        <w:trPr>
          <w:trHeight w:val="455" w:hRule="atLeast"/>
        </w:trPr>
        <w:tc>
          <w:tcPr>
            <w:tcW w:w="169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r>
              <w:rPr>
                <w:rFonts w:cs="Calibri" w:ascii="Calibri" w:hAnsi="Calibri"/>
                <w:b/>
                <w:bCs/>
                <w:color w:val="000000"/>
                <w:kern w:val="0"/>
                <w:sz w:val="20"/>
                <w:szCs w:val="20"/>
                <w:lang w:bidi="ar-SA"/>
              </w:rPr>
              <w:t>DNI_Medico_FK_18</w:t>
            </w:r>
          </w:p>
        </w:tc>
        <w:tc>
          <w:tcPr>
            <w:tcW w:w="1814"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Horario_Medico.DNI_Medico</w:t>
            </w:r>
          </w:p>
        </w:tc>
        <w:tc>
          <w:tcPr>
            <w:tcW w:w="181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Medico.DNI</w:t>
            </w:r>
          </w:p>
        </w:tc>
        <w:tc>
          <w:tcPr>
            <w:tcW w:w="1591"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1:N</w:t>
            </w:r>
          </w:p>
        </w:tc>
        <w:tc>
          <w:tcPr>
            <w:tcW w:w="2430"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 Medico puede trabajar 1 o mas días. Cada día podrá tener una hora de ingreso y egreso especifica</w:t>
            </w:r>
          </w:p>
        </w:tc>
      </w:tr>
      <w:tr>
        <w:trPr>
          <w:trHeight w:val="455" w:hRule="atLeast"/>
        </w:trPr>
        <w:tc>
          <w:tcPr>
            <w:tcW w:w="169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r>
              <w:rPr>
                <w:rFonts w:cs="Calibri" w:ascii="Calibri" w:hAnsi="Calibri"/>
                <w:b/>
                <w:bCs/>
                <w:color w:val="000000"/>
                <w:kern w:val="0"/>
                <w:sz w:val="20"/>
                <w:szCs w:val="20"/>
                <w:lang w:bidi="ar-SA"/>
              </w:rPr>
              <w:t>ID_Horario_FK_19</w:t>
            </w:r>
          </w:p>
        </w:tc>
        <w:tc>
          <w:tcPr>
            <w:tcW w:w="1814"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Horario_Medico.ID_Horario</w:t>
            </w:r>
          </w:p>
        </w:tc>
        <w:tc>
          <w:tcPr>
            <w:tcW w:w="181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Horario.ID_Horario</w:t>
            </w:r>
          </w:p>
        </w:tc>
        <w:tc>
          <w:tcPr>
            <w:tcW w:w="1591"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1:N</w:t>
            </w:r>
          </w:p>
        </w:tc>
        <w:tc>
          <w:tcPr>
            <w:tcW w:w="2430"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 xml:space="preserve">1 Combinación especifica de día, hora de ingreso y hora de egreso puede estar asociado a 1 o mas </w:t>
            </w:r>
            <w:r>
              <w:rPr>
                <w:rFonts w:cs="Calibri" w:ascii="Calibri" w:hAnsi="Calibri"/>
                <w:color w:val="000000"/>
                <w:kern w:val="0"/>
                <w:sz w:val="20"/>
                <w:szCs w:val="20"/>
                <w:u w:val="single"/>
                <w:lang w:bidi="ar-SA"/>
              </w:rPr>
              <w:t>Medicos</w:t>
            </w:r>
          </w:p>
        </w:tc>
      </w:tr>
      <w:tr>
        <w:trPr>
          <w:trHeight w:val="455" w:hRule="atLeast"/>
        </w:trPr>
        <w:tc>
          <w:tcPr>
            <w:tcW w:w="169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r>
              <w:rPr>
                <w:rFonts w:cs="Calibri" w:ascii="Calibri" w:hAnsi="Calibri"/>
                <w:b/>
                <w:bCs/>
                <w:color w:val="000000"/>
                <w:kern w:val="0"/>
                <w:sz w:val="20"/>
                <w:szCs w:val="20"/>
                <w:lang w:bidi="ar-SA"/>
              </w:rPr>
              <w:t>DNI_Enfermera_FK_20</w:t>
            </w:r>
          </w:p>
        </w:tc>
        <w:tc>
          <w:tcPr>
            <w:tcW w:w="1814"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Horario_Enfermera.DNI_ Enfermera</w:t>
            </w:r>
          </w:p>
        </w:tc>
        <w:tc>
          <w:tcPr>
            <w:tcW w:w="181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Enfermera.DNI</w:t>
            </w:r>
          </w:p>
        </w:tc>
        <w:tc>
          <w:tcPr>
            <w:tcW w:w="1591"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1:N</w:t>
            </w:r>
          </w:p>
        </w:tc>
        <w:tc>
          <w:tcPr>
            <w:tcW w:w="2430"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 Enfermera puede trabajar 1 o mas días. Cada día podrá tener una hora de ingreso y egreso especifica</w:t>
            </w:r>
          </w:p>
        </w:tc>
      </w:tr>
      <w:tr>
        <w:trPr>
          <w:trHeight w:val="455" w:hRule="atLeast"/>
        </w:trPr>
        <w:tc>
          <w:tcPr>
            <w:tcW w:w="169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b/>
                <w:bCs/>
                <w:color w:val="000000"/>
                <w:sz w:val="20"/>
                <w:szCs w:val="20"/>
              </w:rPr>
            </w:pPr>
            <w:r>
              <w:rPr>
                <w:rFonts w:cs="Calibri" w:ascii="Calibri" w:hAnsi="Calibri"/>
                <w:b/>
                <w:bCs/>
                <w:color w:val="000000"/>
                <w:kern w:val="0"/>
                <w:sz w:val="20"/>
                <w:szCs w:val="20"/>
                <w:lang w:bidi="ar-SA"/>
              </w:rPr>
              <w:t>ID_Horario_FK_21</w:t>
            </w:r>
          </w:p>
        </w:tc>
        <w:tc>
          <w:tcPr>
            <w:tcW w:w="1814"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Horario_Enfermera.ID_Horario</w:t>
            </w:r>
          </w:p>
        </w:tc>
        <w:tc>
          <w:tcPr>
            <w:tcW w:w="1815"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Horario.ID_Horario</w:t>
            </w:r>
          </w:p>
        </w:tc>
        <w:tc>
          <w:tcPr>
            <w:tcW w:w="1591"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1:N</w:t>
            </w:r>
          </w:p>
        </w:tc>
        <w:tc>
          <w:tcPr>
            <w:tcW w:w="2430" w:type="dxa"/>
            <w:tcBorders>
              <w:top w:val="nil"/>
            </w:tcBorders>
            <w:vAlign w:val="center"/>
          </w:tcPr>
          <w:p>
            <w:pPr>
              <w:pStyle w:val="NormalWeb"/>
              <w:widowControl/>
              <w:suppressAutoHyphens w:val="true"/>
              <w:spacing w:beforeAutospacing="0" w:before="120" w:afterAutospacing="0" w:after="120"/>
              <w:jc w:val="center"/>
              <w:rPr>
                <w:rFonts w:ascii="Calibri" w:hAnsi="Calibri" w:cs="Calibri"/>
                <w:color w:val="000000"/>
                <w:sz w:val="20"/>
                <w:szCs w:val="20"/>
              </w:rPr>
            </w:pPr>
            <w:r>
              <w:rPr>
                <w:rFonts w:cs="Calibri" w:ascii="Calibri" w:hAnsi="Calibri"/>
                <w:color w:val="000000"/>
                <w:kern w:val="0"/>
                <w:sz w:val="20"/>
                <w:szCs w:val="20"/>
                <w:lang w:bidi="ar-SA"/>
              </w:rPr>
              <w:t>1 Combinación especifica de día, hora de ingreso y hora de egreso puede estar asociado a 1 o mas Enfermeras</w:t>
            </w:r>
          </w:p>
        </w:tc>
      </w:tr>
    </w:tbl>
    <w:p>
      <w:pPr>
        <w:pStyle w:val="Normal"/>
        <w:spacing w:before="120" w:after="120"/>
        <w:rPr>
          <w:lang w:val="es-AR"/>
        </w:rPr>
      </w:pPr>
      <w:r>
        <w:rPr>
          <w:lang w:val="es-A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Arial Narrow">
    <w:charset w:val="01"/>
    <w:family w:val="roman"/>
    <w:pitch w:val="variable"/>
  </w:font>
  <w:font w:name="Tahoma">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360" w:hanging="360"/>
      </w:pPr>
      <w:rPr>
        <w:sz w:val="48"/>
        <w:i w:val="false"/>
        <w:u w:val="none"/>
        <w:b/>
      </w:rPr>
    </w:lvl>
    <w:lvl w:ilvl="1">
      <w:start w:val="1"/>
      <w:pStyle w:val="Heading2"/>
      <w:numFmt w:val="decimal"/>
      <w:lvlText w:val="%2."/>
      <w:lvlJc w:val="left"/>
      <w:pPr>
        <w:tabs>
          <w:tab w:val="num" w:pos="0"/>
        </w:tabs>
        <w:ind w:left="720" w:hanging="720"/>
      </w:pPr>
      <w:rPr>
        <w:sz w:val="36"/>
        <w:i w:val="false"/>
        <w:b/>
        <w:rFonts w:ascii="Arial Narrow" w:hAnsi="Arial Narrow"/>
      </w:rPr>
    </w:lvl>
    <w:lvl w:ilvl="2">
      <w:start w:val="1"/>
      <w:pStyle w:val="Heading3"/>
      <w:numFmt w:val="decimal"/>
      <w:lvlText w:val="%2.%3"/>
      <w:lvlJc w:val="left"/>
      <w:pPr>
        <w:tabs>
          <w:tab w:val="num" w:pos="0"/>
        </w:tabs>
        <w:ind w:left="2563" w:hanging="720"/>
      </w:pPr>
      <w:rPr>
        <w:sz w:val="32"/>
        <w:i w:val="false"/>
        <w:b/>
        <w:rFonts w:ascii="Arial Narrow" w:hAnsi="Arial Narrow"/>
      </w:rPr>
    </w:lvl>
    <w:lvl w:ilvl="3">
      <w:start w:val="1"/>
      <w:pStyle w:val="Heading4"/>
      <w:numFmt w:val="decimal"/>
      <w:lvlText w:val="%2.%3.%4"/>
      <w:lvlJc w:val="left"/>
      <w:pPr>
        <w:tabs>
          <w:tab w:val="num" w:pos="0"/>
        </w:tabs>
        <w:ind w:left="936" w:hanging="936"/>
      </w:pPr>
      <w:rPr>
        <w:sz w:val="28"/>
        <w:i w:val="false"/>
        <w:b/>
        <w:rFonts w:ascii="Arial Narrow" w:hAnsi="Arial Narrow"/>
      </w:rPr>
    </w:lvl>
    <w:lvl w:ilvl="4">
      <w:start w:val="1"/>
      <w:pStyle w:val="Heading5"/>
      <w:numFmt w:val="decimal"/>
      <w:lvlText w:val="%2.%3.%4.%5"/>
      <w:lvlJc w:val="left"/>
      <w:pPr>
        <w:tabs>
          <w:tab w:val="num" w:pos="0"/>
        </w:tabs>
        <w:ind w:left="1008" w:hanging="1008"/>
      </w:pPr>
      <w:rPr>
        <w:sz w:val="24"/>
        <w:i w:val="false"/>
        <w:b/>
        <w:szCs w:val="24"/>
        <w:rFonts w:ascii="Arial Narrow" w:hAnsi="Arial Narrow"/>
      </w:rPr>
    </w:lvl>
    <w:lvl w:ilvl="5">
      <w:start w:val="1"/>
      <w:pStyle w:val="Heading6"/>
      <w:numFmt w:val="decimal"/>
      <w:lvlText w:val="%2.%3.%4.%5.%6"/>
      <w:lvlJc w:val="left"/>
      <w:pPr>
        <w:tabs>
          <w:tab w:val="num" w:pos="0"/>
        </w:tabs>
        <w:ind w:left="1224" w:hanging="1224"/>
      </w:pPr>
      <w:rPr>
        <w:sz w:val="26"/>
        <w:i/>
        <w:b/>
        <w:szCs w:val="26"/>
        <w:rFonts w:ascii="Arial Narrow" w:hAnsi="Arial Narrow"/>
      </w:rPr>
    </w:lvl>
    <w:lvl w:ilvl="6">
      <w:start w:val="1"/>
      <w:pStyle w:val="Heading7"/>
      <w:numFmt w:val="decimal"/>
      <w:lvlText w:val="%2.%3.%4.%5.%6.%7"/>
      <w:lvlJc w:val="left"/>
      <w:pPr>
        <w:tabs>
          <w:tab w:val="num" w:pos="0"/>
        </w:tabs>
        <w:ind w:left="360" w:hanging="360"/>
      </w:pPr>
      <w:rPr>
        <w:sz w:val="22"/>
        <w:i/>
        <w:b/>
        <w:rFonts w:ascii="Arial Narrow" w:hAnsi="Arial Narrow"/>
      </w:rPr>
    </w:lvl>
    <w:lvl w:ilvl="7">
      <w:start w:val="1"/>
      <w:pStyle w:val="Heading8"/>
      <w:numFmt w:val="decimal"/>
      <w:lvlText w:val="%2.%3.%4.%5.%6.%7.%8"/>
      <w:lvlJc w:val="left"/>
      <w:pPr>
        <w:tabs>
          <w:tab w:val="num" w:pos="0"/>
        </w:tabs>
        <w:ind w:left="360" w:hanging="360"/>
      </w:pPr>
      <w:rPr>
        <w:sz w:val="22"/>
        <w:i w:val="false"/>
        <w:b/>
        <w:rFonts w:ascii="Arial Narrow" w:hAnsi="Arial Narrow"/>
      </w:rPr>
    </w:lvl>
    <w:lvl w:ilvl="8">
      <w:start w:val="1"/>
      <w:pStyle w:val="Heading9"/>
      <w:numFmt w:val="decimal"/>
      <w:lvlText w:val="%2.%3.%4.%5.%6.%7.%8.%9"/>
      <w:lvlJc w:val="left"/>
      <w:pPr>
        <w:tabs>
          <w:tab w:val="num" w:pos="0"/>
        </w:tabs>
        <w:ind w:left="360" w:hanging="360"/>
      </w:pPr>
      <w:rPr>
        <w:sz w:val="22"/>
        <w:i/>
        <w:b w:val="false"/>
        <w:rFonts w:ascii="Arial Narrow" w:hAnsi="Arial Narrow"/>
      </w:rPr>
    </w:lvl>
  </w:abstractNum>
  <w:abstractNum w:abstractNumId="2">
    <w:lvl w:ilvl="0">
      <w:start w:val="1"/>
      <w:numFmt w:val="decimal"/>
      <w:lvlText w:val="A.%1"/>
      <w:lvlJc w:val="left"/>
      <w:pPr>
        <w:tabs>
          <w:tab w:val="num" w:pos="720"/>
        </w:tabs>
        <w:ind w:left="634" w:hanging="634"/>
      </w:pPr>
      <w:rPr>
        <w:rFonts w:cs="Times New Roman"/>
      </w:rPr>
    </w:lvl>
    <w:lvl w:ilvl="1">
      <w:start w:val="1"/>
      <w:numFmt w:val="decimal"/>
      <w:lvlText w:val="%1.%2."/>
      <w:lvlJc w:val="left"/>
      <w:pPr>
        <w:tabs>
          <w:tab w:val="num" w:pos="1532"/>
        </w:tabs>
        <w:ind w:left="1532" w:hanging="432"/>
      </w:pPr>
      <w:rPr>
        <w:rFonts w:cs="Times New Roman"/>
      </w:rPr>
    </w:lvl>
    <w:lvl w:ilvl="2">
      <w:start w:val="1"/>
      <w:numFmt w:val="decimal"/>
      <w:lvlText w:val="%1.%2.%3."/>
      <w:lvlJc w:val="left"/>
      <w:pPr>
        <w:tabs>
          <w:tab w:val="num" w:pos="1964"/>
        </w:tabs>
        <w:ind w:left="1964" w:hanging="504"/>
      </w:pPr>
      <w:rPr>
        <w:rFonts w:cs="Times New Roman"/>
      </w:rPr>
    </w:lvl>
    <w:lvl w:ilvl="3">
      <w:start w:val="1"/>
      <w:numFmt w:val="decimal"/>
      <w:lvlText w:val="%1.%2.%3.%4."/>
      <w:lvlJc w:val="left"/>
      <w:pPr>
        <w:tabs>
          <w:tab w:val="num" w:pos="2468"/>
        </w:tabs>
        <w:ind w:left="2468" w:hanging="648"/>
      </w:pPr>
      <w:rPr>
        <w:rFonts w:cs="Times New Roman"/>
      </w:rPr>
    </w:lvl>
    <w:lvl w:ilvl="4">
      <w:start w:val="1"/>
      <w:numFmt w:val="decimal"/>
      <w:lvlText w:val="%1.%2.%3.%4.%5."/>
      <w:lvlJc w:val="left"/>
      <w:pPr>
        <w:tabs>
          <w:tab w:val="num" w:pos="2972"/>
        </w:tabs>
        <w:ind w:left="2972" w:hanging="792"/>
      </w:pPr>
      <w:rPr>
        <w:rFonts w:cs="Times New Roman"/>
      </w:rPr>
    </w:lvl>
    <w:lvl w:ilvl="5">
      <w:start w:val="1"/>
      <w:numFmt w:val="decimal"/>
      <w:lvlText w:val="%1.%2.%3.%4.%5.%6."/>
      <w:lvlJc w:val="left"/>
      <w:pPr>
        <w:tabs>
          <w:tab w:val="num" w:pos="3476"/>
        </w:tabs>
        <w:ind w:left="3476" w:hanging="936"/>
      </w:pPr>
      <w:rPr>
        <w:rFonts w:cs="Times New Roman"/>
      </w:rPr>
    </w:lvl>
    <w:lvl w:ilvl="6">
      <w:start w:val="1"/>
      <w:numFmt w:val="decimal"/>
      <w:lvlText w:val="%1.%2.%3.%4.%5.%6.%7."/>
      <w:lvlJc w:val="left"/>
      <w:pPr>
        <w:tabs>
          <w:tab w:val="num" w:pos="3980"/>
        </w:tabs>
        <w:ind w:left="3980" w:hanging="1080"/>
      </w:pPr>
      <w:rPr>
        <w:rFonts w:cs="Times New Roman"/>
      </w:rPr>
    </w:lvl>
    <w:lvl w:ilvl="7">
      <w:start w:val="1"/>
      <w:numFmt w:val="decimal"/>
      <w:lvlText w:val="%1.%2.%3.%4.%5.%6.%7.%8."/>
      <w:lvlJc w:val="left"/>
      <w:pPr>
        <w:tabs>
          <w:tab w:val="num" w:pos="4484"/>
        </w:tabs>
        <w:ind w:left="4484" w:hanging="1224"/>
      </w:pPr>
      <w:rPr>
        <w:rFonts w:cs="Times New Roman"/>
      </w:rPr>
    </w:lvl>
    <w:lvl w:ilvl="8">
      <w:start w:val="1"/>
      <w:numFmt w:val="decimal"/>
      <w:lvlText w:val="%1.%2.%3.%4.%5.%6.%7.%8.%9."/>
      <w:lvlJc w:val="left"/>
      <w:pPr>
        <w:tabs>
          <w:tab w:val="num" w:pos="5060"/>
        </w:tabs>
        <w:ind w:left="5060" w:hanging="1440"/>
      </w:pPr>
      <w:rPr>
        <w:rFonts w:cs="Times New Roman"/>
      </w:rPr>
    </w:lvl>
  </w:abstractNum>
  <w:abstractNum w:abstractNumId="3">
    <w:lvl w:ilvl="0">
      <w:start w:val="1"/>
      <w:numFmt w:val="decimal"/>
      <w:lvlText w:val="B.%1"/>
      <w:lvlJc w:val="left"/>
      <w:pPr>
        <w:tabs>
          <w:tab w:val="num" w:pos="720"/>
        </w:tabs>
        <w:ind w:left="634" w:hanging="634"/>
      </w:pPr>
      <w:rPr>
        <w:rFonts w:cs="Times New Roman"/>
      </w:rPr>
    </w:lvl>
    <w:lvl w:ilvl="1">
      <w:start w:val="1"/>
      <w:numFmt w:val="decimal"/>
      <w:lvlText w:val="A.%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4">
    <w:lvl w:ilvl="0">
      <w:start w:val="1"/>
      <w:numFmt w:val="decimal"/>
      <w:lvlText w:val="C.%1"/>
      <w:lvlJc w:val="left"/>
      <w:pPr>
        <w:tabs>
          <w:tab w:val="num" w:pos="634"/>
        </w:tabs>
        <w:ind w:left="634" w:hanging="360"/>
      </w:pPr>
      <w:rPr>
        <w:rFonts w:cs="Times New Roman"/>
      </w:rPr>
    </w:lvl>
    <w:lvl w:ilvl="1">
      <w:start w:val="1"/>
      <w:numFmt w:val="decimal"/>
      <w:lvlText w:val="A.%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lvl w:ilvl="0">
      <w:start w:val="1"/>
      <w:numFmt w:val="decimal"/>
      <w:lvlText w:val="D.%1"/>
      <w:lvlJc w:val="left"/>
      <w:pPr>
        <w:tabs>
          <w:tab w:val="num" w:pos="346"/>
        </w:tabs>
        <w:ind w:left="360" w:hanging="360"/>
      </w:pPr>
      <w:rPr>
        <w:rFonts w:cs="Times New Roman"/>
      </w:rPr>
    </w:lvl>
    <w:lvl w:ilvl="1">
      <w:start w:val="1"/>
      <w:numFmt w:val="decimal"/>
      <w:lvlText w:val="%1.%2."/>
      <w:lvlJc w:val="left"/>
      <w:pPr>
        <w:tabs>
          <w:tab w:val="num" w:pos="1532"/>
        </w:tabs>
        <w:ind w:left="1532" w:hanging="432"/>
      </w:pPr>
      <w:rPr>
        <w:rFonts w:cs="Times New Roman"/>
      </w:rPr>
    </w:lvl>
    <w:lvl w:ilvl="2">
      <w:start w:val="1"/>
      <w:numFmt w:val="decimal"/>
      <w:lvlText w:val="%1.%2.%3."/>
      <w:lvlJc w:val="left"/>
      <w:pPr>
        <w:tabs>
          <w:tab w:val="num" w:pos="1964"/>
        </w:tabs>
        <w:ind w:left="1964" w:hanging="504"/>
      </w:pPr>
      <w:rPr>
        <w:rFonts w:cs="Times New Roman"/>
      </w:rPr>
    </w:lvl>
    <w:lvl w:ilvl="3">
      <w:start w:val="1"/>
      <w:numFmt w:val="decimal"/>
      <w:lvlText w:val="%1.%2.%3.%4."/>
      <w:lvlJc w:val="left"/>
      <w:pPr>
        <w:tabs>
          <w:tab w:val="num" w:pos="2468"/>
        </w:tabs>
        <w:ind w:left="2468" w:hanging="648"/>
      </w:pPr>
      <w:rPr>
        <w:rFonts w:cs="Times New Roman"/>
      </w:rPr>
    </w:lvl>
    <w:lvl w:ilvl="4">
      <w:start w:val="1"/>
      <w:numFmt w:val="decimal"/>
      <w:lvlText w:val="%1.%2.%3.%4.%5."/>
      <w:lvlJc w:val="left"/>
      <w:pPr>
        <w:tabs>
          <w:tab w:val="num" w:pos="2972"/>
        </w:tabs>
        <w:ind w:left="2972" w:hanging="792"/>
      </w:pPr>
      <w:rPr>
        <w:rFonts w:cs="Times New Roman"/>
      </w:rPr>
    </w:lvl>
    <w:lvl w:ilvl="5">
      <w:start w:val="1"/>
      <w:numFmt w:val="decimal"/>
      <w:lvlText w:val="%1.%2.%3.%4.%5.%6."/>
      <w:lvlJc w:val="left"/>
      <w:pPr>
        <w:tabs>
          <w:tab w:val="num" w:pos="3476"/>
        </w:tabs>
        <w:ind w:left="3476" w:hanging="936"/>
      </w:pPr>
      <w:rPr>
        <w:rFonts w:cs="Times New Roman"/>
      </w:rPr>
    </w:lvl>
    <w:lvl w:ilvl="6">
      <w:start w:val="1"/>
      <w:numFmt w:val="decimal"/>
      <w:lvlText w:val="%1.%2.%3.%4.%5.%6.%7."/>
      <w:lvlJc w:val="left"/>
      <w:pPr>
        <w:tabs>
          <w:tab w:val="num" w:pos="3980"/>
        </w:tabs>
        <w:ind w:left="3980" w:hanging="1080"/>
      </w:pPr>
      <w:rPr>
        <w:rFonts w:cs="Times New Roman"/>
      </w:rPr>
    </w:lvl>
    <w:lvl w:ilvl="7">
      <w:start w:val="1"/>
      <w:numFmt w:val="decimal"/>
      <w:lvlText w:val="%1.%2.%3.%4.%5.%6.%7.%8."/>
      <w:lvlJc w:val="left"/>
      <w:pPr>
        <w:tabs>
          <w:tab w:val="num" w:pos="4484"/>
        </w:tabs>
        <w:ind w:left="4484" w:hanging="1224"/>
      </w:pPr>
      <w:rPr>
        <w:rFonts w:cs="Times New Roman"/>
      </w:rPr>
    </w:lvl>
    <w:lvl w:ilvl="8">
      <w:start w:val="1"/>
      <w:numFmt w:val="decimal"/>
      <w:lvlText w:val="%1.%2.%3.%4.%5.%6.%7.%8.%9."/>
      <w:lvlJc w:val="left"/>
      <w:pPr>
        <w:tabs>
          <w:tab w:val="num" w:pos="5060"/>
        </w:tabs>
        <w:ind w:left="5060" w:hanging="1440"/>
      </w:pPr>
      <w:rPr>
        <w:rFonts w:cs="Times New Roman"/>
      </w:rPr>
    </w:lvl>
  </w:abstractNum>
  <w:abstractNum w:abstractNumId="6">
    <w:lvl w:ilvl="0">
      <w:start w:val="1"/>
      <w:numFmt w:val="decimal"/>
      <w:lvlText w:val="E.%1"/>
      <w:lvlJc w:val="left"/>
      <w:pPr>
        <w:tabs>
          <w:tab w:val="num" w:pos="0"/>
        </w:tabs>
        <w:ind w:left="36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7">
    <w:lvl w:ilvl="0">
      <w:start w:val="1"/>
      <w:numFmt w:val="decimal"/>
      <w:lvlText w:val="F.%1"/>
      <w:lvlJc w:val="left"/>
      <w:pPr>
        <w:tabs>
          <w:tab w:val="num" w:pos="0"/>
        </w:tabs>
        <w:ind w:left="0" w:hanging="0"/>
      </w:pPr>
      <w:rPr>
        <w:smallCaps w:val="false"/>
        <w:caps w:val="false"/>
        <w:dstrike w:val="false"/>
        <w:strike w:val="false"/>
        <w:vertAlign w:val="baseline"/>
        <w:position w:val="0"/>
        <w:sz w:val="22"/>
        <w:sz w:val="22"/>
        <w:spacing w:val="0"/>
        <w:i w:val="false"/>
        <w:u w:val="none"/>
        <w:b/>
        <w:kern w:val="0"/>
        <w:effect w:val="none"/>
        <w:iCs w:val="false"/>
        <w:bCs w:val="false"/>
        <w:em w:val="none"/>
        <w:vanish w:val="false"/>
        <w:rFonts w:ascii="Arial Narrow" w:hAnsi="Arial Narrow" w:cs="Arial"/>
        <w:color w:val="000000"/>
        <w14:cntxtAlts>
          <w14:cntxtAlts/>
        </w14:cntxtAlts>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8">
    <w:lvl w:ilvl="0">
      <w:start w:val="1"/>
      <w:numFmt w:val="decimal"/>
      <w:lvlText w:val="G.%1"/>
      <w:lvlJc w:val="left"/>
      <w:pPr>
        <w:tabs>
          <w:tab w:val="num" w:pos="0"/>
        </w:tabs>
        <w:ind w:left="36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9">
    <w:lvl w:ilvl="0">
      <w:start w:val="1"/>
      <w:numFmt w:val="decimal"/>
      <w:lvlText w:val="H.%1"/>
      <w:lvlJc w:val="left"/>
      <w:pPr>
        <w:tabs>
          <w:tab w:val="num" w:pos="0"/>
        </w:tabs>
        <w:ind w:left="36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10">
    <w:lvl w:ilvl="0">
      <w:start w:val="1"/>
      <w:numFmt w:val="decimal"/>
      <w:lvlText w:val="I.%1"/>
      <w:lvlJc w:val="left"/>
      <w:pPr>
        <w:tabs>
          <w:tab w:val="num" w:pos="0"/>
        </w:tabs>
        <w:ind w:left="36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11">
    <w:lvl w:ilvl="0">
      <w:start w:val="1"/>
      <w:numFmt w:val="bullet"/>
      <w:lvlText w:val=""/>
      <w:lvlJc w:val="left"/>
      <w:pPr>
        <w:tabs>
          <w:tab w:val="num" w:pos="576"/>
        </w:tabs>
        <w:ind w:left="504" w:hanging="216"/>
      </w:pPr>
      <w:rPr>
        <w:rFonts w:ascii="Symbol" w:hAnsi="Symbol" w:cs="Symbol" w:hint="default"/>
        <w:sz w:val="20"/>
        <w:i w:val="false"/>
        <w:b w:val="fals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
    <w:lvl w:ilvl="0">
      <w:start w:val="1"/>
      <w:numFmt w:val="decimal"/>
      <w:lvlText w:val="%1."/>
      <w:lvlJc w:val="left"/>
      <w:pPr>
        <w:tabs>
          <w:tab w:val="num" w:pos="576"/>
        </w:tabs>
        <w:ind w:left="576" w:hanging="288"/>
      </w:pPr>
      <w:rPr>
        <w:sz w:val="20"/>
        <w:i w:val="false"/>
        <w:b w:val="false"/>
        <w:rFonts w:ascii="Arial" w:hAnsi="Arial" w:cs="Arial"/>
      </w:rPr>
    </w:lvl>
    <w:lvl w:ilvl="1">
      <w:start w:val="1"/>
      <w:numFmt w:val="decimal"/>
      <w:lvlText w:val="%1.%2"/>
      <w:lvlJc w:val="left"/>
      <w:pPr>
        <w:tabs>
          <w:tab w:val="num" w:pos="1008"/>
        </w:tabs>
        <w:ind w:left="288" w:hanging="0"/>
      </w:pPr>
      <w:rPr>
        <w:smallCaps w:val="false"/>
        <w:caps w:val="false"/>
        <w:dstrike w:val="false"/>
        <w:strike w:val="false"/>
        <w:vertAlign w:val="baseline"/>
        <w:position w:val="0"/>
        <w:sz w:val="22"/>
        <w:sz w:val="22"/>
        <w:spacing w:val="0"/>
        <w:i w:val="false"/>
        <w:u w:val="none"/>
        <w:kern w:val="0"/>
        <w:iCs w:val="false"/>
        <w:bCs w:val="false"/>
        <w:vanish w:val="false"/>
        <w:rFonts w:cs="Times New Roman"/>
        <w:color w:val="000000"/>
      </w:rPr>
    </w:lvl>
    <w:lvl w:ilvl="2">
      <w:start w:val="1"/>
      <w:numFmt w:val="decimal"/>
      <w:lvlText w:val="%1.%2.%3"/>
      <w:lvlJc w:val="left"/>
      <w:pPr>
        <w:tabs>
          <w:tab w:val="num" w:pos="2088"/>
        </w:tabs>
        <w:ind w:left="288" w:hanging="0"/>
      </w:pPr>
      <w:rPr>
        <w:sz w:val="24"/>
        <w:i w:val="false"/>
        <w:b/>
        <w:szCs w:val="24"/>
        <w:rFonts w:cs="Times New Roman"/>
      </w:rPr>
    </w:lvl>
    <w:lvl w:ilvl="3">
      <w:start w:val="1"/>
      <w:numFmt w:val="decimal"/>
      <w:lvlText w:val="%1.%2.%3.%4"/>
      <w:lvlJc w:val="left"/>
      <w:pPr>
        <w:tabs>
          <w:tab w:val="num" w:pos="1296"/>
        </w:tabs>
        <w:ind w:left="288" w:hanging="0"/>
      </w:pPr>
      <w:rPr>
        <w:rFonts w:cs="Times New Roman"/>
      </w:rPr>
    </w:lvl>
    <w:lvl w:ilvl="4">
      <w:start w:val="1"/>
      <w:numFmt w:val="decimal"/>
      <w:lvlText w:val="%1.%2.%3.%4.%5"/>
      <w:lvlJc w:val="left"/>
      <w:pPr>
        <w:tabs>
          <w:tab w:val="num" w:pos="1440"/>
        </w:tabs>
        <w:ind w:left="288" w:hanging="0"/>
      </w:pPr>
      <w:rPr>
        <w:rFonts w:cs="Times New Roman"/>
      </w:rPr>
    </w:lvl>
    <w:lvl w:ilvl="5">
      <w:start w:val="1"/>
      <w:numFmt w:val="decimal"/>
      <w:lvlText w:val="%1.%2.%3.%4.%5.%6"/>
      <w:lvlJc w:val="left"/>
      <w:pPr>
        <w:tabs>
          <w:tab w:val="num" w:pos="1728"/>
        </w:tabs>
        <w:ind w:left="288" w:hanging="0"/>
      </w:pPr>
      <w:rPr>
        <w:rFonts w:cs="Times New Roman"/>
      </w:rPr>
    </w:lvl>
    <w:lvl w:ilvl="6">
      <w:start w:val="1"/>
      <w:numFmt w:val="decimal"/>
      <w:lvlText w:val="%1.%2.%3.%4.%5.%6.%7"/>
      <w:lvlJc w:val="left"/>
      <w:pPr>
        <w:tabs>
          <w:tab w:val="num" w:pos="2304"/>
        </w:tabs>
        <w:ind w:left="2304" w:hanging="1296"/>
      </w:pPr>
      <w:rPr>
        <w:rFonts w:cs="Times New Roman"/>
      </w:rPr>
    </w:lvl>
    <w:lvl w:ilvl="7">
      <w:start w:val="1"/>
      <w:numFmt w:val="decimal"/>
      <w:lvlText w:val="%1.%2.%3.%4.%5.%6.%7.%8"/>
      <w:lvlJc w:val="left"/>
      <w:pPr>
        <w:tabs>
          <w:tab w:val="num" w:pos="2448"/>
        </w:tabs>
        <w:ind w:left="2448" w:hanging="1440"/>
      </w:pPr>
      <w:rPr>
        <w:rFonts w:cs="Times New Roman"/>
      </w:rPr>
    </w:lvl>
    <w:lvl w:ilvl="8">
      <w:start w:val="1"/>
      <w:numFmt w:val="decimal"/>
      <w:lvlText w:val="%1.%2.%3.%4.%5.%6.%7.%8.%9"/>
      <w:lvlJc w:val="left"/>
      <w:pPr>
        <w:tabs>
          <w:tab w:val="num" w:pos="2592"/>
        </w:tabs>
        <w:ind w:left="2592" w:hanging="1584"/>
      </w:pPr>
      <w:rPr>
        <w:rFonts w:cs="Times New Roman"/>
      </w:rPr>
    </w:lvl>
  </w:abstractNum>
  <w:abstractNum w:abstractNumId="13">
    <w:lvl w:ilvl="0">
      <w:start w:val="1"/>
      <w:numFmt w:val="bullet"/>
      <w:lvlText w:val=""/>
      <w:lvlJc w:val="left"/>
      <w:pPr>
        <w:tabs>
          <w:tab w:val="num" w:pos="936"/>
        </w:tabs>
        <w:ind w:left="936"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5">
    <w:lvl w:ilvl="0">
      <w:start w:val="1"/>
      <w:numFmt w:val="decimal"/>
      <w:lvlText w:val="%1."/>
      <w:lvlJc w:val="left"/>
      <w:pPr>
        <w:tabs>
          <w:tab w:val="num" w:pos="720"/>
        </w:tabs>
        <w:ind w:left="720" w:hanging="432"/>
      </w:pPr>
      <w:rPr>
        <w:sz w:val="22"/>
        <w:i w:val="false"/>
        <w:b w:val="false"/>
        <w:szCs w:val="22"/>
        <w:rFonts w:ascii="Arial" w:hAnsi="Arial" w:cs="Arial"/>
      </w:rPr>
    </w:lvl>
    <w:lvl w:ilvl="1">
      <w:start w:val="1"/>
      <w:numFmt w:val="upperLetter"/>
      <w:lvlText w:val="%2"/>
      <w:lvlJc w:val="left"/>
      <w:pPr>
        <w:tabs>
          <w:tab w:val="num" w:pos="648"/>
        </w:tabs>
        <w:ind w:left="-72" w:hanging="0"/>
      </w:pPr>
      <w:rPr>
        <w:smallCaps w:val="false"/>
        <w:caps w:val="false"/>
        <w:dstrike w:val="false"/>
        <w:strike w:val="false"/>
        <w:vertAlign w:val="baseline"/>
        <w:position w:val="0"/>
        <w:sz w:val="22"/>
        <w:sz w:val="22"/>
        <w:spacing w:val="0"/>
        <w:i w:val="false"/>
        <w:u w:val="none"/>
        <w:kern w:val="0"/>
        <w:iCs w:val="false"/>
        <w:bCs w:val="false"/>
        <w:vanish w:val="false"/>
        <w:rFonts w:cs="Times New Roman"/>
        <w:color w:val="000000"/>
      </w:rPr>
    </w:lvl>
    <w:lvl w:ilvl="2">
      <w:start w:val="1"/>
      <w:numFmt w:val="lowerRoman"/>
      <w:lvlText w:val="%3"/>
      <w:lvlJc w:val="left"/>
      <w:pPr>
        <w:tabs>
          <w:tab w:val="num" w:pos="1728"/>
        </w:tabs>
        <w:ind w:left="-72" w:hanging="0"/>
      </w:pPr>
      <w:rPr>
        <w:sz w:val="24"/>
        <w:i w:val="false"/>
        <w:b/>
        <w:szCs w:val="24"/>
        <w:rFonts w:cs="Times New Roman"/>
      </w:rPr>
    </w:lvl>
    <w:lvl w:ilvl="3">
      <w:start w:val="1"/>
      <w:numFmt w:val="decimal"/>
      <w:lvlText w:val="%1.%2.%3.%4"/>
      <w:lvlJc w:val="left"/>
      <w:pPr>
        <w:tabs>
          <w:tab w:val="num" w:pos="936"/>
        </w:tabs>
        <w:ind w:left="-72" w:hanging="0"/>
      </w:pPr>
      <w:rPr>
        <w:rFonts w:cs="Times New Roman"/>
      </w:rPr>
    </w:lvl>
    <w:lvl w:ilvl="4">
      <w:start w:val="1"/>
      <w:numFmt w:val="lowerLetter"/>
      <w:lvlText w:val="%5"/>
      <w:lvlJc w:val="left"/>
      <w:pPr>
        <w:tabs>
          <w:tab w:val="num" w:pos="1080"/>
        </w:tabs>
        <w:ind w:left="-72" w:hanging="0"/>
      </w:pPr>
      <w:rPr>
        <w:rFonts w:cs="Times New Roman"/>
      </w:rPr>
    </w:lvl>
    <w:lvl w:ilvl="5">
      <w:start w:val="1"/>
      <w:numFmt w:val="decimal"/>
      <w:lvlText w:val="%1.%2.%3.%4.%5.%6"/>
      <w:lvlJc w:val="left"/>
      <w:pPr>
        <w:tabs>
          <w:tab w:val="num" w:pos="1368"/>
        </w:tabs>
        <w:ind w:left="-72" w:hanging="0"/>
      </w:pPr>
      <w:rPr>
        <w:rFonts w:cs="Times New Roman"/>
      </w:rPr>
    </w:lvl>
    <w:lvl w:ilvl="6">
      <w:start w:val="1"/>
      <w:numFmt w:val="decimal"/>
      <w:lvlText w:val="%1.%2.%3.%4.%5.%6.%7"/>
      <w:lvlJc w:val="left"/>
      <w:pPr>
        <w:tabs>
          <w:tab w:val="num" w:pos="1944"/>
        </w:tabs>
        <w:ind w:left="1944" w:hanging="1296"/>
      </w:pPr>
      <w:rPr>
        <w:rFonts w:cs="Times New Roman"/>
      </w:rPr>
    </w:lvl>
    <w:lvl w:ilvl="7">
      <w:start w:val="1"/>
      <w:numFmt w:val="decimal"/>
      <w:lvlText w:val="%1.%2.%3.%4.%5.%6.%7.%8"/>
      <w:lvlJc w:val="left"/>
      <w:pPr>
        <w:tabs>
          <w:tab w:val="num" w:pos="2088"/>
        </w:tabs>
        <w:ind w:left="2088" w:hanging="1440"/>
      </w:pPr>
      <w:rPr>
        <w:rFonts w:cs="Times New Roman"/>
      </w:rPr>
    </w:lvl>
    <w:lvl w:ilvl="8">
      <w:start w:val="1"/>
      <w:numFmt w:val="decimal"/>
      <w:lvlText w:val="%1.%2.%3.%4.%5.%6.%7.%8.%9"/>
      <w:lvlJc w:val="left"/>
      <w:pPr>
        <w:tabs>
          <w:tab w:val="num" w:pos="2232"/>
        </w:tabs>
        <w:ind w:left="2232" w:hanging="1584"/>
      </w:pPr>
      <w:rPr>
        <w:rFonts w:cs="Times New Roman"/>
      </w:rPr>
    </w:lvl>
  </w:abstractNum>
  <w:abstractNum w:abstractNumId="16">
    <w:lvl w:ilvl="0">
      <w:start w:val="1"/>
      <w:numFmt w:val="lowerLetter"/>
      <w:lvlText w:val="%1."/>
      <w:lvlJc w:val="left"/>
      <w:pPr>
        <w:tabs>
          <w:tab w:val="num" w:pos="0"/>
        </w:tabs>
        <w:ind w:left="1008" w:hanging="360"/>
      </w:pPr>
      <w:rPr>
        <w:rFonts w:cs="Times New Roman"/>
      </w:rPr>
    </w:lvl>
    <w:lvl w:ilvl="1">
      <w:start w:val="1"/>
      <w:numFmt w:val="lowerLetter"/>
      <w:lvlText w:val="%2."/>
      <w:lvlJc w:val="left"/>
      <w:pPr>
        <w:tabs>
          <w:tab w:val="num" w:pos="0"/>
        </w:tabs>
        <w:ind w:left="1728" w:hanging="360"/>
      </w:pPr>
      <w:rPr>
        <w:rFonts w:cs="Times New Roman"/>
      </w:rPr>
    </w:lvl>
    <w:lvl w:ilvl="2">
      <w:start w:val="1"/>
      <w:numFmt w:val="lowerRoman"/>
      <w:lvlText w:val="%3."/>
      <w:lvlJc w:val="right"/>
      <w:pPr>
        <w:tabs>
          <w:tab w:val="num" w:pos="0"/>
        </w:tabs>
        <w:ind w:left="2448" w:hanging="180"/>
      </w:pPr>
      <w:rPr>
        <w:rFonts w:cs="Times New Roman"/>
      </w:rPr>
    </w:lvl>
    <w:lvl w:ilvl="3">
      <w:start w:val="1"/>
      <w:numFmt w:val="decimal"/>
      <w:lvlText w:val="%4."/>
      <w:lvlJc w:val="left"/>
      <w:pPr>
        <w:tabs>
          <w:tab w:val="num" w:pos="0"/>
        </w:tabs>
        <w:ind w:left="3168" w:hanging="360"/>
      </w:pPr>
      <w:rPr>
        <w:rFonts w:cs="Times New Roman"/>
      </w:rPr>
    </w:lvl>
    <w:lvl w:ilvl="4">
      <w:start w:val="1"/>
      <w:numFmt w:val="lowerLetter"/>
      <w:lvlText w:val="%5."/>
      <w:lvlJc w:val="left"/>
      <w:pPr>
        <w:tabs>
          <w:tab w:val="num" w:pos="0"/>
        </w:tabs>
        <w:ind w:left="3888" w:hanging="360"/>
      </w:pPr>
      <w:rPr>
        <w:rFonts w:cs="Times New Roman"/>
      </w:rPr>
    </w:lvl>
    <w:lvl w:ilvl="5">
      <w:start w:val="1"/>
      <w:numFmt w:val="lowerRoman"/>
      <w:lvlText w:val="%6."/>
      <w:lvlJc w:val="right"/>
      <w:pPr>
        <w:tabs>
          <w:tab w:val="num" w:pos="0"/>
        </w:tabs>
        <w:ind w:left="4608" w:hanging="180"/>
      </w:pPr>
      <w:rPr>
        <w:rFonts w:cs="Times New Roman"/>
      </w:rPr>
    </w:lvl>
    <w:lvl w:ilvl="6">
      <w:start w:val="1"/>
      <w:numFmt w:val="decimal"/>
      <w:lvlText w:val="%7."/>
      <w:lvlJc w:val="left"/>
      <w:pPr>
        <w:tabs>
          <w:tab w:val="num" w:pos="0"/>
        </w:tabs>
        <w:ind w:left="5328" w:hanging="360"/>
      </w:pPr>
      <w:rPr>
        <w:rFonts w:cs="Times New Roman"/>
      </w:rPr>
    </w:lvl>
    <w:lvl w:ilvl="7">
      <w:start w:val="1"/>
      <w:numFmt w:val="lowerLetter"/>
      <w:lvlText w:val="%8."/>
      <w:lvlJc w:val="left"/>
      <w:pPr>
        <w:tabs>
          <w:tab w:val="num" w:pos="0"/>
        </w:tabs>
        <w:ind w:left="6048" w:hanging="360"/>
      </w:pPr>
      <w:rPr>
        <w:rFonts w:cs="Times New Roman"/>
      </w:rPr>
    </w:lvl>
    <w:lvl w:ilvl="8">
      <w:start w:val="1"/>
      <w:numFmt w:val="lowerRoman"/>
      <w:lvlText w:val="%9."/>
      <w:lvlJc w:val="right"/>
      <w:pPr>
        <w:tabs>
          <w:tab w:val="num" w:pos="0"/>
        </w:tabs>
        <w:ind w:left="6768" w:hanging="180"/>
      </w:pPr>
      <w:rPr>
        <w:rFonts w:cs="Times New Roman"/>
      </w:rPr>
    </w:lvl>
  </w:abstractNum>
  <w:abstractNum w:abstractNumId="17">
    <w:lvl w:ilvl="0">
      <w:start w:val="1"/>
      <w:numFmt w:val="bullet"/>
      <w:lvlText w:val=""/>
      <w:lvlJc w:val="left"/>
      <w:pPr>
        <w:tabs>
          <w:tab w:val="num" w:pos="0"/>
        </w:tabs>
        <w:ind w:left="1728" w:hanging="360"/>
      </w:pPr>
      <w:rPr>
        <w:rFonts w:ascii="Symbol" w:hAnsi="Symbol" w:cs="Symbol" w:hint="default"/>
      </w:rPr>
    </w:lvl>
    <w:lvl w:ilvl="1">
      <w:start w:val="1"/>
      <w:numFmt w:val="bullet"/>
      <w:lvlText w:val="o"/>
      <w:lvlJc w:val="left"/>
      <w:pPr>
        <w:tabs>
          <w:tab w:val="num" w:pos="0"/>
        </w:tabs>
        <w:ind w:left="2448" w:hanging="360"/>
      </w:pPr>
      <w:rPr>
        <w:rFonts w:ascii="Courier New" w:hAnsi="Courier New" w:cs="Courier New" w:hint="default"/>
      </w:rPr>
    </w:lvl>
    <w:lvl w:ilvl="2">
      <w:start w:val="1"/>
      <w:numFmt w:val="bullet"/>
      <w:lvlText w:val=""/>
      <w:lvlJc w:val="left"/>
      <w:pPr>
        <w:tabs>
          <w:tab w:val="num" w:pos="0"/>
        </w:tabs>
        <w:ind w:left="3168" w:hanging="360"/>
      </w:pPr>
      <w:rPr>
        <w:rFonts w:ascii="Wingdings" w:hAnsi="Wingdings" w:cs="Wingdings" w:hint="default"/>
      </w:rPr>
    </w:lvl>
    <w:lvl w:ilvl="3">
      <w:start w:val="1"/>
      <w:numFmt w:val="bullet"/>
      <w:lvlText w:val=""/>
      <w:lvlJc w:val="left"/>
      <w:pPr>
        <w:tabs>
          <w:tab w:val="num" w:pos="0"/>
        </w:tabs>
        <w:ind w:left="3888" w:hanging="360"/>
      </w:pPr>
      <w:rPr>
        <w:rFonts w:ascii="Symbol" w:hAnsi="Symbol" w:cs="Symbol" w:hint="default"/>
      </w:rPr>
    </w:lvl>
    <w:lvl w:ilvl="4">
      <w:start w:val="1"/>
      <w:numFmt w:val="bullet"/>
      <w:lvlText w:val="o"/>
      <w:lvlJc w:val="left"/>
      <w:pPr>
        <w:tabs>
          <w:tab w:val="num" w:pos="0"/>
        </w:tabs>
        <w:ind w:left="4608" w:hanging="360"/>
      </w:pPr>
      <w:rPr>
        <w:rFonts w:ascii="Courier New" w:hAnsi="Courier New" w:cs="Courier New" w:hint="default"/>
      </w:rPr>
    </w:lvl>
    <w:lvl w:ilvl="5">
      <w:start w:val="1"/>
      <w:numFmt w:val="bullet"/>
      <w:lvlText w:val=""/>
      <w:lvlJc w:val="left"/>
      <w:pPr>
        <w:tabs>
          <w:tab w:val="num" w:pos="0"/>
        </w:tabs>
        <w:ind w:left="5328" w:hanging="360"/>
      </w:pPr>
      <w:rPr>
        <w:rFonts w:ascii="Wingdings" w:hAnsi="Wingdings" w:cs="Wingdings" w:hint="default"/>
      </w:rPr>
    </w:lvl>
    <w:lvl w:ilvl="6">
      <w:start w:val="1"/>
      <w:numFmt w:val="bullet"/>
      <w:lvlText w:val=""/>
      <w:lvlJc w:val="left"/>
      <w:pPr>
        <w:tabs>
          <w:tab w:val="num" w:pos="0"/>
        </w:tabs>
        <w:ind w:left="6048" w:hanging="360"/>
      </w:pPr>
      <w:rPr>
        <w:rFonts w:ascii="Symbol" w:hAnsi="Symbol" w:cs="Symbol" w:hint="default"/>
      </w:rPr>
    </w:lvl>
    <w:lvl w:ilvl="7">
      <w:start w:val="1"/>
      <w:numFmt w:val="bullet"/>
      <w:lvlText w:val="o"/>
      <w:lvlJc w:val="left"/>
      <w:pPr>
        <w:tabs>
          <w:tab w:val="num" w:pos="0"/>
        </w:tabs>
        <w:ind w:left="6768" w:hanging="360"/>
      </w:pPr>
      <w:rPr>
        <w:rFonts w:ascii="Courier New" w:hAnsi="Courier New" w:cs="Courier New" w:hint="default"/>
      </w:rPr>
    </w:lvl>
    <w:lvl w:ilvl="8">
      <w:start w:val="1"/>
      <w:numFmt w:val="bullet"/>
      <w:lvlText w:val=""/>
      <w:lvlJc w:val="left"/>
      <w:pPr>
        <w:tabs>
          <w:tab w:val="num" w:pos="0"/>
        </w:tabs>
        <w:ind w:left="7488"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21">
    <w:lvl w:ilvl="0">
      <w:start w:val="1"/>
      <w:numFmt w:val="bullet"/>
      <w:lvlText w:val=""/>
      <w:lvlJc w:val="left"/>
      <w:pPr>
        <w:tabs>
          <w:tab w:val="num" w:pos="216"/>
        </w:tabs>
        <w:ind w:left="0" w:hanging="0"/>
      </w:pPr>
      <w:rPr>
        <w:rFonts w:ascii="Symbol" w:hAnsi="Symbol" w:cs="Symbol" w:hint="default"/>
        <w:sz w:val="20"/>
        <w:i w:val="false"/>
        <w:b w:val="fals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2">
    <w:lvl w:ilvl="0">
      <w:start w:val="1"/>
      <w:numFmt w:val="decimal"/>
      <w:lvlText w:val="%1"/>
      <w:lvlJc w:val="left"/>
      <w:pPr>
        <w:tabs>
          <w:tab w:val="num" w:pos="720"/>
        </w:tabs>
        <w:ind w:left="144" w:hanging="0"/>
      </w:pPr>
      <w:rPr>
        <w:sz w:val="20"/>
        <w:i w:val="false"/>
        <w:b w:val="false"/>
        <w:rFonts w:ascii="Arial" w:hAnsi="Arial" w:cs="Arial"/>
      </w:rPr>
    </w:lvl>
    <w:lvl w:ilvl="1">
      <w:start w:val="1"/>
      <w:numFmt w:val="decimal"/>
      <w:lvlText w:val="%1.%2"/>
      <w:lvlJc w:val="left"/>
      <w:pPr>
        <w:tabs>
          <w:tab w:val="num" w:pos="864"/>
        </w:tabs>
        <w:ind w:left="144" w:hanging="0"/>
      </w:pPr>
      <w:rPr>
        <w:smallCaps w:val="false"/>
        <w:caps w:val="false"/>
        <w:dstrike w:val="false"/>
        <w:strike w:val="false"/>
        <w:vertAlign w:val="baseline"/>
        <w:position w:val="0"/>
        <w:sz w:val="22"/>
        <w:sz w:val="22"/>
        <w:spacing w:val="0"/>
        <w:i w:val="false"/>
        <w:u w:val="none"/>
        <w:kern w:val="0"/>
        <w:iCs w:val="false"/>
        <w:bCs w:val="false"/>
        <w:vanish w:val="false"/>
        <w:rFonts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hanging="0"/>
      </w:pPr>
      <w:rPr>
        <w:sz w:val="24"/>
        <w:i w:val="false"/>
        <w:b/>
        <w:szCs w:val="24"/>
        <w:rFonts w:cs="Times New Roman"/>
      </w:rPr>
    </w:lvl>
    <w:lvl w:ilvl="3">
      <w:start w:val="1"/>
      <w:numFmt w:val="decimal"/>
      <w:lvlText w:val="%1.%2.%3.%4"/>
      <w:lvlJc w:val="left"/>
      <w:pPr>
        <w:tabs>
          <w:tab w:val="num" w:pos="1152"/>
        </w:tabs>
        <w:ind w:left="144" w:hanging="0"/>
      </w:pPr>
      <w:rPr>
        <w:rFonts w:cs="Times New Roman"/>
      </w:rPr>
    </w:lvl>
    <w:lvl w:ilvl="4">
      <w:start w:val="1"/>
      <w:numFmt w:val="decimal"/>
      <w:lvlText w:val="%1.%2.%3.%4.%5"/>
      <w:lvlJc w:val="left"/>
      <w:pPr>
        <w:tabs>
          <w:tab w:val="num" w:pos="1296"/>
        </w:tabs>
        <w:ind w:left="144" w:hanging="0"/>
      </w:pPr>
      <w:rPr>
        <w:rFonts w:cs="Times New Roman"/>
      </w:rPr>
    </w:lvl>
    <w:lvl w:ilvl="5">
      <w:start w:val="1"/>
      <w:numFmt w:val="decimal"/>
      <w:lvlText w:val="%1.%2.%3.%4.%5.%6"/>
      <w:lvlJc w:val="left"/>
      <w:pPr>
        <w:tabs>
          <w:tab w:val="num" w:pos="1584"/>
        </w:tabs>
        <w:ind w:left="144" w:hanging="0"/>
      </w:pPr>
      <w:rPr>
        <w:rFonts w:cs="Times New Roman"/>
      </w:rPr>
    </w:lvl>
    <w:lvl w:ilvl="6">
      <w:start w:val="1"/>
      <w:numFmt w:val="decimal"/>
      <w:lvlText w:val="%1.%2.%3.%4.%5.%6.%7"/>
      <w:lvlJc w:val="left"/>
      <w:pPr>
        <w:tabs>
          <w:tab w:val="num" w:pos="2160"/>
        </w:tabs>
        <w:ind w:left="2160" w:hanging="1296"/>
      </w:pPr>
      <w:rPr>
        <w:rFonts w:cs="Times New Roman"/>
      </w:rPr>
    </w:lvl>
    <w:lvl w:ilvl="7">
      <w:start w:val="1"/>
      <w:numFmt w:val="decimal"/>
      <w:lvlText w:val="%1.%2.%3.%4.%5.%6.%7.%8"/>
      <w:lvlJc w:val="left"/>
      <w:pPr>
        <w:tabs>
          <w:tab w:val="num" w:pos="2304"/>
        </w:tabs>
        <w:ind w:left="2304" w:hanging="1440"/>
      </w:pPr>
      <w:rPr>
        <w:rFonts w:cs="Times New Roman"/>
      </w:rPr>
    </w:lvl>
    <w:lvl w:ilvl="8">
      <w:start w:val="1"/>
      <w:numFmt w:val="decimal"/>
      <w:lvlText w:val="%1.%2.%3.%4.%5.%6.%7.%8.%9"/>
      <w:lvlJc w:val="left"/>
      <w:pPr>
        <w:tabs>
          <w:tab w:val="num" w:pos="2448"/>
        </w:tabs>
        <w:ind w:left="2448" w:hanging="1584"/>
      </w:pPr>
      <w:rPr>
        <w:rFonts w:cs="Times New Roman"/>
      </w:rPr>
    </w:lvl>
  </w:abstractNum>
  <w:abstractNum w:abstractNumId="23">
    <w:lvl w:ilvl="0">
      <w:start w:val="1"/>
      <w:numFmt w:val="lowerLetter"/>
      <w:lvlText w:val="%1."/>
      <w:lvlJc w:val="left"/>
      <w:pPr>
        <w:tabs>
          <w:tab w:val="num" w:pos="0"/>
        </w:tabs>
        <w:ind w:left="792" w:hanging="360"/>
      </w:pPr>
      <w:rPr/>
    </w:lvl>
    <w:lvl w:ilvl="1">
      <w:start w:val="1"/>
      <w:numFmt w:val="lowerLetter"/>
      <w:lvlText w:val="%2."/>
      <w:lvlJc w:val="left"/>
      <w:pPr>
        <w:tabs>
          <w:tab w:val="num" w:pos="0"/>
        </w:tabs>
        <w:ind w:left="1512" w:hanging="360"/>
      </w:pPr>
      <w:rPr/>
    </w:lvl>
    <w:lvl w:ilvl="2">
      <w:start w:val="1"/>
      <w:numFmt w:val="lowerRoman"/>
      <w:lvlText w:val="%3."/>
      <w:lvlJc w:val="right"/>
      <w:pPr>
        <w:tabs>
          <w:tab w:val="num" w:pos="0"/>
        </w:tabs>
        <w:ind w:left="2232" w:hanging="180"/>
      </w:pPr>
      <w:rPr/>
    </w:lvl>
    <w:lvl w:ilvl="3">
      <w:start w:val="1"/>
      <w:numFmt w:val="decimal"/>
      <w:lvlText w:val="%4."/>
      <w:lvlJc w:val="left"/>
      <w:pPr>
        <w:tabs>
          <w:tab w:val="num" w:pos="0"/>
        </w:tabs>
        <w:ind w:left="2952" w:hanging="360"/>
      </w:pPr>
      <w:rPr/>
    </w:lvl>
    <w:lvl w:ilvl="4">
      <w:start w:val="1"/>
      <w:numFmt w:val="lowerLetter"/>
      <w:lvlText w:val="%5."/>
      <w:lvlJc w:val="left"/>
      <w:pPr>
        <w:tabs>
          <w:tab w:val="num" w:pos="0"/>
        </w:tabs>
        <w:ind w:left="3672" w:hanging="360"/>
      </w:pPr>
      <w:rPr/>
    </w:lvl>
    <w:lvl w:ilvl="5">
      <w:start w:val="1"/>
      <w:numFmt w:val="lowerRoman"/>
      <w:lvlText w:val="%6."/>
      <w:lvlJc w:val="right"/>
      <w:pPr>
        <w:tabs>
          <w:tab w:val="num" w:pos="0"/>
        </w:tabs>
        <w:ind w:left="4392" w:hanging="180"/>
      </w:pPr>
      <w:rPr/>
    </w:lvl>
    <w:lvl w:ilvl="6">
      <w:start w:val="1"/>
      <w:numFmt w:val="decimal"/>
      <w:lvlText w:val="%7."/>
      <w:lvlJc w:val="left"/>
      <w:pPr>
        <w:tabs>
          <w:tab w:val="num" w:pos="0"/>
        </w:tabs>
        <w:ind w:left="5112" w:hanging="360"/>
      </w:pPr>
      <w:rPr/>
    </w:lvl>
    <w:lvl w:ilvl="7">
      <w:start w:val="1"/>
      <w:numFmt w:val="lowerLetter"/>
      <w:lvlText w:val="%8."/>
      <w:lvlJc w:val="left"/>
      <w:pPr>
        <w:tabs>
          <w:tab w:val="num" w:pos="0"/>
        </w:tabs>
        <w:ind w:left="5832" w:hanging="360"/>
      </w:pPr>
      <w:rPr/>
    </w:lvl>
    <w:lvl w:ilvl="8">
      <w:start w:val="1"/>
      <w:numFmt w:val="lowerRoman"/>
      <w:lvlText w:val="%9."/>
      <w:lvlJc w:val="right"/>
      <w:pPr>
        <w:tabs>
          <w:tab w:val="num" w:pos="0"/>
        </w:tabs>
        <w:ind w:left="6552" w:hanging="180"/>
      </w:pPr>
      <w:rPr/>
    </w:lvl>
  </w:abstractNum>
  <w:abstractNum w:abstractNumId="24">
    <w:lvl w:ilvl="0">
      <w:start w:val="1"/>
      <w:numFmt w:val="bullet"/>
      <w:lvlText w:val=""/>
      <w:lvlJc w:val="left"/>
      <w:pPr>
        <w:tabs>
          <w:tab w:val="num" w:pos="216"/>
        </w:tabs>
        <w:ind w:left="0" w:hanging="0"/>
      </w:pPr>
      <w:rPr>
        <w:rFonts w:ascii="Symbol" w:hAnsi="Symbol" w:cs="Symbol" w:hint="default"/>
        <w:sz w:val="16"/>
        <w:i w:val="false"/>
        <w:b w:val="fals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
    <w:lvl w:ilvl="0">
      <w:start w:val="1"/>
      <w:numFmt w:val="decimal"/>
      <w:lvlText w:val="%1"/>
      <w:lvlJc w:val="left"/>
      <w:pPr>
        <w:tabs>
          <w:tab w:val="num" w:pos="504"/>
        </w:tabs>
        <w:ind w:left="720" w:hanging="432"/>
      </w:pPr>
      <w:rPr>
        <w:sz w:val="16"/>
        <w:i w:val="false"/>
        <w:b w:val="false"/>
        <w:rFonts w:ascii="Times New Roman" w:hAnsi="Times New Roman" w:cs="Times New Roman"/>
      </w:rPr>
    </w:lvl>
    <w:lvl w:ilvl="1">
      <w:start w:val="1"/>
      <w:numFmt w:val="upperLetter"/>
      <w:lvlText w:val="%2"/>
      <w:lvlJc w:val="left"/>
      <w:pPr>
        <w:tabs>
          <w:tab w:val="num" w:pos="648"/>
        </w:tabs>
        <w:ind w:left="-72" w:hanging="0"/>
      </w:pPr>
      <w:rPr>
        <w:smallCaps w:val="false"/>
        <w:caps w:val="false"/>
        <w:dstrike w:val="false"/>
        <w:strike w:val="false"/>
        <w:vertAlign w:val="baseline"/>
        <w:position w:val="0"/>
        <w:sz w:val="22"/>
        <w:sz w:val="22"/>
        <w:spacing w:val="0"/>
        <w:i w:val="false"/>
        <w:u w:val="none"/>
        <w:kern w:val="0"/>
        <w:iCs w:val="false"/>
        <w:bCs w:val="false"/>
        <w:vanish w:val="false"/>
        <w:rFonts w:cs="Times New Roman"/>
        <w:color w:val="000000"/>
      </w:rPr>
    </w:lvl>
    <w:lvl w:ilvl="2">
      <w:start w:val="1"/>
      <w:numFmt w:val="lowerRoman"/>
      <w:lvlText w:val="%3"/>
      <w:lvlJc w:val="left"/>
      <w:pPr>
        <w:tabs>
          <w:tab w:val="num" w:pos="1728"/>
        </w:tabs>
        <w:ind w:left="-72" w:hanging="0"/>
      </w:pPr>
      <w:rPr>
        <w:sz w:val="24"/>
        <w:i w:val="false"/>
        <w:b/>
        <w:szCs w:val="24"/>
        <w:rFonts w:cs="Times New Roman"/>
      </w:rPr>
    </w:lvl>
    <w:lvl w:ilvl="3">
      <w:start w:val="1"/>
      <w:numFmt w:val="decimal"/>
      <w:lvlText w:val="%1.%2.%3.%4"/>
      <w:lvlJc w:val="left"/>
      <w:pPr>
        <w:tabs>
          <w:tab w:val="num" w:pos="936"/>
        </w:tabs>
        <w:ind w:left="-72" w:hanging="0"/>
      </w:pPr>
      <w:rPr>
        <w:rFonts w:cs="Times New Roman"/>
      </w:rPr>
    </w:lvl>
    <w:lvl w:ilvl="4">
      <w:start w:val="1"/>
      <w:numFmt w:val="lowerLetter"/>
      <w:lvlText w:val="%5"/>
      <w:lvlJc w:val="left"/>
      <w:pPr>
        <w:tabs>
          <w:tab w:val="num" w:pos="1080"/>
        </w:tabs>
        <w:ind w:left="-72" w:hanging="0"/>
      </w:pPr>
      <w:rPr>
        <w:rFonts w:cs="Times New Roman"/>
      </w:rPr>
    </w:lvl>
    <w:lvl w:ilvl="5">
      <w:start w:val="1"/>
      <w:numFmt w:val="decimal"/>
      <w:lvlText w:val="%1.%2.%3.%4.%5.%6"/>
      <w:lvlJc w:val="left"/>
      <w:pPr>
        <w:tabs>
          <w:tab w:val="num" w:pos="1368"/>
        </w:tabs>
        <w:ind w:left="-72" w:hanging="0"/>
      </w:pPr>
      <w:rPr>
        <w:rFonts w:cs="Times New Roman"/>
      </w:rPr>
    </w:lvl>
    <w:lvl w:ilvl="6">
      <w:start w:val="1"/>
      <w:numFmt w:val="decimal"/>
      <w:lvlText w:val="%1.%2.%3.%4.%5.%6.%7"/>
      <w:lvlJc w:val="left"/>
      <w:pPr>
        <w:tabs>
          <w:tab w:val="num" w:pos="1944"/>
        </w:tabs>
        <w:ind w:left="1944" w:hanging="1296"/>
      </w:pPr>
      <w:rPr>
        <w:rFonts w:cs="Times New Roman"/>
      </w:rPr>
    </w:lvl>
    <w:lvl w:ilvl="7">
      <w:start w:val="1"/>
      <w:numFmt w:val="decimal"/>
      <w:lvlText w:val="%1.%2.%3.%4.%5.%6.%7.%8"/>
      <w:lvlJc w:val="left"/>
      <w:pPr>
        <w:tabs>
          <w:tab w:val="num" w:pos="2088"/>
        </w:tabs>
        <w:ind w:left="2088" w:hanging="1440"/>
      </w:pPr>
      <w:rPr>
        <w:rFonts w:cs="Times New Roman"/>
      </w:rPr>
    </w:lvl>
    <w:lvl w:ilvl="8">
      <w:start w:val="1"/>
      <w:numFmt w:val="decimal"/>
      <w:lvlText w:val="%1.%2.%3.%4.%5.%6.%7.%8.%9"/>
      <w:lvlJc w:val="left"/>
      <w:pPr>
        <w:tabs>
          <w:tab w:val="num" w:pos="2232"/>
        </w:tabs>
        <w:ind w:left="2232" w:hanging="1584"/>
      </w:pPr>
      <w:rPr>
        <w:rFonts w:cs="Times New Roman"/>
      </w:rPr>
    </w:lvl>
  </w:abstractNum>
  <w:abstractNum w:abstractNumId="26">
    <w:lvl w:ilvl="0">
      <w:start w:val="4"/>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1">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2">
    <w:lvl w:ilvl="0">
      <w:start w:val="1"/>
      <w:numFmt w:val="lowerLetter"/>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3">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5">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w:zoom w:percent="110"/>
  <w:revisionView w:insDel="0" w:formatting="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b0a39"/>
    <w:pPr>
      <w:widowControl/>
      <w:suppressAutoHyphens w:val="true"/>
      <w:bidi w:val="0"/>
      <w:spacing w:lineRule="auto" w:line="240" w:before="120" w:after="120"/>
      <w:jc w:val="left"/>
    </w:pPr>
    <w:rPr>
      <w:rFonts w:ascii="Arial" w:hAnsi="Arial" w:eastAsia="Times New Roman" w:cs="Times New Roman"/>
      <w:color w:val="auto"/>
      <w:kern w:val="0"/>
      <w:sz w:val="22"/>
      <w:szCs w:val="20"/>
      <w:lang w:val="en-US" w:eastAsia="en-US" w:bidi="ar-SA"/>
    </w:rPr>
  </w:style>
  <w:style w:type="paragraph" w:styleId="Heading1">
    <w:name w:val="Heading 1"/>
    <w:next w:val="Normal"/>
    <w:link w:val="Ttulo1Car"/>
    <w:autoRedefine/>
    <w:uiPriority w:val="9"/>
    <w:qFormat/>
    <w:rsid w:val="003b0a39"/>
    <w:pPr>
      <w:keepNext w:val="true"/>
      <w:widowControl/>
      <w:numPr>
        <w:ilvl w:val="0"/>
        <w:numId w:val="1"/>
      </w:numPr>
      <w:pBdr>
        <w:bottom w:val="single" w:sz="4" w:space="1" w:color="000000"/>
      </w:pBdr>
      <w:tabs>
        <w:tab w:val="clear" w:pos="720"/>
        <w:tab w:val="left" w:pos="540" w:leader="none"/>
      </w:tabs>
      <w:suppressAutoHyphens w:val="true"/>
      <w:bidi w:val="0"/>
      <w:spacing w:lineRule="auto" w:line="240" w:before="100" w:after="0"/>
      <w:jc w:val="right"/>
      <w:outlineLvl w:val="0"/>
    </w:pPr>
    <w:rPr>
      <w:rFonts w:ascii="Arial Narrow" w:hAnsi="Arial Narrow" w:eastAsia="" w:cs="" w:cstheme="majorBidi" w:eastAsiaTheme="majorEastAsia"/>
      <w:b/>
      <w:color w:val="auto"/>
      <w:kern w:val="2"/>
      <w:sz w:val="48"/>
      <w:szCs w:val="20"/>
      <w:lang w:val="en-US" w:eastAsia="en-US" w:bidi="ar-SA"/>
    </w:rPr>
  </w:style>
  <w:style w:type="paragraph" w:styleId="Heading2">
    <w:name w:val="Heading 2"/>
    <w:next w:val="Normal"/>
    <w:link w:val="Ttulo2Car"/>
    <w:autoRedefine/>
    <w:uiPriority w:val="9"/>
    <w:qFormat/>
    <w:rsid w:val="003b0a39"/>
    <w:pPr>
      <w:keepNext w:val="true"/>
      <w:keepLines/>
      <w:pageBreakBefore/>
      <w:widowControl/>
      <w:numPr>
        <w:ilvl w:val="1"/>
        <w:numId w:val="1"/>
      </w:numPr>
      <w:pBdr>
        <w:bottom w:val="single" w:sz="4" w:space="1" w:color="000000"/>
      </w:pBdr>
      <w:suppressAutoHyphens w:val="true"/>
      <w:bidi w:val="0"/>
      <w:spacing w:lineRule="auto" w:line="240" w:before="120" w:after="120"/>
      <w:jc w:val="both"/>
      <w:outlineLvl w:val="1"/>
    </w:pPr>
    <w:rPr>
      <w:rFonts w:ascii="Arial Narrow" w:hAnsi="Arial Narrow" w:eastAsia="" w:cs="" w:cstheme="majorBidi" w:eastAsiaTheme="majorEastAsia"/>
      <w:b/>
      <w:color w:val="auto"/>
      <w:kern w:val="0"/>
      <w:sz w:val="36"/>
      <w:szCs w:val="36"/>
      <w:lang w:val="en-US" w:eastAsia="en-US" w:bidi="ar-SA"/>
    </w:rPr>
  </w:style>
  <w:style w:type="paragraph" w:styleId="Heading3">
    <w:name w:val="Heading 3"/>
    <w:next w:val="Normal"/>
    <w:link w:val="Ttulo3Car"/>
    <w:autoRedefine/>
    <w:uiPriority w:val="9"/>
    <w:qFormat/>
    <w:rsid w:val="005d5e10"/>
    <w:pPr>
      <w:keepNext w:val="true"/>
      <w:widowControl w:val="false"/>
      <w:numPr>
        <w:ilvl w:val="2"/>
        <w:numId w:val="1"/>
      </w:numPr>
      <w:suppressAutoHyphens w:val="true"/>
      <w:bidi w:val="0"/>
      <w:spacing w:lineRule="auto" w:line="240" w:before="240" w:after="60"/>
      <w:jc w:val="both"/>
      <w:outlineLvl w:val="2"/>
    </w:pPr>
    <w:rPr>
      <w:rFonts w:ascii="Arial Narrow" w:hAnsi="Arial Narrow" w:eastAsia="" w:cs="Arial" w:eastAsiaTheme="majorEastAsia"/>
      <w:b/>
      <w:color w:val="000000"/>
      <w:kern w:val="0"/>
      <w:sz w:val="32"/>
      <w:szCs w:val="32"/>
      <w:lang w:val="es-PY" w:eastAsia="en-US" w:bidi="ar-SA"/>
    </w:rPr>
  </w:style>
  <w:style w:type="paragraph" w:styleId="Heading4">
    <w:name w:val="Heading 4"/>
    <w:next w:val="Normal"/>
    <w:link w:val="Ttulo4Car"/>
    <w:autoRedefine/>
    <w:uiPriority w:val="9"/>
    <w:qFormat/>
    <w:rsid w:val="003b0a39"/>
    <w:pPr>
      <w:keepNext w:val="true"/>
      <w:widowControl/>
      <w:numPr>
        <w:ilvl w:val="3"/>
        <w:numId w:val="1"/>
      </w:numPr>
      <w:suppressAutoHyphens w:val="true"/>
      <w:bidi w:val="0"/>
      <w:spacing w:lineRule="auto" w:line="240" w:before="240" w:after="120"/>
      <w:jc w:val="left"/>
      <w:outlineLvl w:val="3"/>
    </w:pPr>
    <w:rPr>
      <w:rFonts w:ascii="Arial Narrow" w:hAnsi="Arial Narrow" w:eastAsia="" w:cs="" w:cstheme="majorBidi" w:eastAsiaTheme="majorEastAsia"/>
      <w:b/>
      <w:color w:val="auto"/>
      <w:kern w:val="0"/>
      <w:sz w:val="28"/>
      <w:szCs w:val="28"/>
      <w:lang w:val="en-US" w:eastAsia="en-US" w:bidi="ar-SA"/>
    </w:rPr>
  </w:style>
  <w:style w:type="paragraph" w:styleId="Heading5">
    <w:name w:val="Heading 5"/>
    <w:next w:val="Normal"/>
    <w:link w:val="Ttulo5Car"/>
    <w:qFormat/>
    <w:rsid w:val="000939f4"/>
    <w:pPr>
      <w:keepNext w:val="true"/>
      <w:widowControl/>
      <w:numPr>
        <w:ilvl w:val="4"/>
        <w:numId w:val="1"/>
      </w:numPr>
      <w:suppressAutoHyphens w:val="true"/>
      <w:bidi w:val="0"/>
      <w:spacing w:lineRule="auto" w:line="240" w:before="240" w:after="120"/>
      <w:jc w:val="left"/>
      <w:outlineLvl w:val="4"/>
    </w:pPr>
    <w:rPr>
      <w:rFonts w:ascii="Arial Narrow" w:hAnsi="Arial Narrow" w:eastAsia="" w:cs="" w:cstheme="majorBidi" w:eastAsiaTheme="majorEastAsia"/>
      <w:b/>
      <w:color w:val="auto"/>
      <w:kern w:val="0"/>
      <w:sz w:val="26"/>
      <w:szCs w:val="20"/>
      <w:lang w:val="en-US" w:eastAsia="en-US" w:bidi="ar-SA"/>
    </w:rPr>
  </w:style>
  <w:style w:type="paragraph" w:styleId="Heading6">
    <w:name w:val="Heading 6"/>
    <w:next w:val="Normal"/>
    <w:link w:val="Ttulo6Car"/>
    <w:qFormat/>
    <w:rsid w:val="003b0a39"/>
    <w:pPr>
      <w:keepNext w:val="true"/>
      <w:widowControl/>
      <w:numPr>
        <w:ilvl w:val="5"/>
        <w:numId w:val="1"/>
      </w:numPr>
      <w:suppressAutoHyphens w:val="true"/>
      <w:bidi w:val="0"/>
      <w:spacing w:lineRule="auto" w:line="240" w:before="120" w:after="120"/>
      <w:jc w:val="left"/>
      <w:outlineLvl w:val="5"/>
    </w:pPr>
    <w:rPr>
      <w:rFonts w:ascii="Arial Narrow" w:hAnsi="Arial Narrow" w:eastAsia="" w:cs="" w:cstheme="majorBidi" w:eastAsiaTheme="majorEastAsia"/>
      <w:b/>
      <w:i/>
      <w:color w:val="auto"/>
      <w:kern w:val="0"/>
      <w:sz w:val="26"/>
      <w:szCs w:val="20"/>
      <w:lang w:val="en-US" w:eastAsia="en-US" w:bidi="ar-SA"/>
    </w:rPr>
  </w:style>
  <w:style w:type="paragraph" w:styleId="Heading7">
    <w:name w:val="Heading 7"/>
    <w:basedOn w:val="Normal"/>
    <w:next w:val="Normal"/>
    <w:link w:val="Ttulo7Car"/>
    <w:qFormat/>
    <w:rsid w:val="003b0a39"/>
    <w:pPr>
      <w:numPr>
        <w:ilvl w:val="6"/>
        <w:numId w:val="1"/>
      </w:numPr>
      <w:spacing w:before="240" w:after="60"/>
      <w:outlineLvl w:val="6"/>
    </w:pPr>
    <w:rPr>
      <w:rFonts w:ascii="Arial Narrow" w:hAnsi="Arial Narrow" w:eastAsia="" w:cs="" w:cstheme="majorBidi" w:eastAsiaTheme="majorEastAsia"/>
      <w:b/>
      <w:i/>
    </w:rPr>
  </w:style>
  <w:style w:type="paragraph" w:styleId="Heading8">
    <w:name w:val="Heading 8"/>
    <w:basedOn w:val="Normal"/>
    <w:next w:val="Normal"/>
    <w:link w:val="Ttulo8Car"/>
    <w:qFormat/>
    <w:rsid w:val="00bc2a40"/>
    <w:pPr>
      <w:keepNext w:val="true"/>
      <w:numPr>
        <w:ilvl w:val="7"/>
        <w:numId w:val="1"/>
      </w:numPr>
      <w:outlineLvl w:val="7"/>
    </w:pPr>
    <w:rPr>
      <w:rFonts w:ascii="Arial Narrow" w:hAnsi="Arial Narrow" w:eastAsia="" w:cs="" w:cstheme="majorBidi" w:eastAsiaTheme="majorEastAsia"/>
      <w:b/>
      <w:i/>
    </w:rPr>
  </w:style>
  <w:style w:type="paragraph" w:styleId="Heading9">
    <w:name w:val="Heading 9"/>
    <w:basedOn w:val="Normal"/>
    <w:next w:val="Normal"/>
    <w:link w:val="Ttulo9Car"/>
    <w:qFormat/>
    <w:rsid w:val="00bc2a40"/>
    <w:pPr>
      <w:keepNext w:val="true"/>
      <w:numPr>
        <w:ilvl w:val="8"/>
        <w:numId w:val="1"/>
      </w:numPr>
      <w:outlineLvl w:val="8"/>
    </w:pPr>
    <w:rPr>
      <w:rFonts w:ascii="Arial Narrow" w:hAnsi="Arial Narrow" w:eastAsia="" w:cs="" w:cstheme="majorBidi" w:eastAsiaTheme="majorEastAsia"/>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3b0a39"/>
    <w:rPr>
      <w:rFonts w:ascii="Arial Narrow" w:hAnsi="Arial Narrow" w:eastAsia="" w:cs="" w:cstheme="majorBidi" w:eastAsiaTheme="majorEastAsia"/>
      <w:b/>
      <w:kern w:val="2"/>
      <w:sz w:val="48"/>
      <w:szCs w:val="20"/>
    </w:rPr>
  </w:style>
  <w:style w:type="character" w:styleId="Ttulo2Car" w:customStyle="1">
    <w:name w:val="Título 2 Car"/>
    <w:basedOn w:val="DefaultParagraphFont"/>
    <w:uiPriority w:val="9"/>
    <w:qFormat/>
    <w:rsid w:val="003b0a39"/>
    <w:rPr>
      <w:rFonts w:ascii="Arial Narrow" w:hAnsi="Arial Narrow" w:eastAsia="" w:cs="" w:cstheme="majorBidi" w:eastAsiaTheme="majorEastAsia"/>
      <w:b/>
      <w:sz w:val="36"/>
      <w:szCs w:val="36"/>
    </w:rPr>
  </w:style>
  <w:style w:type="character" w:styleId="Ttulo3Car" w:customStyle="1">
    <w:name w:val="Título 3 Car"/>
    <w:basedOn w:val="DefaultParagraphFont"/>
    <w:uiPriority w:val="9"/>
    <w:qFormat/>
    <w:rsid w:val="005d5e10"/>
    <w:rPr>
      <w:rFonts w:ascii="Arial Narrow" w:hAnsi="Arial Narrow" w:eastAsia="" w:cs="Arial" w:eastAsiaTheme="majorEastAsia"/>
      <w:b/>
      <w:color w:val="000000"/>
      <w:sz w:val="32"/>
      <w:szCs w:val="32"/>
      <w:lang w:val="es-PY"/>
    </w:rPr>
  </w:style>
  <w:style w:type="character" w:styleId="Ttulo4Car" w:customStyle="1">
    <w:name w:val="Título 4 Car"/>
    <w:basedOn w:val="DefaultParagraphFont"/>
    <w:uiPriority w:val="9"/>
    <w:qFormat/>
    <w:rsid w:val="003b0a39"/>
    <w:rPr>
      <w:rFonts w:ascii="Arial Narrow" w:hAnsi="Arial Narrow" w:eastAsia="" w:cs="" w:cstheme="majorBidi" w:eastAsiaTheme="majorEastAsia"/>
      <w:b/>
      <w:sz w:val="28"/>
      <w:szCs w:val="28"/>
    </w:rPr>
  </w:style>
  <w:style w:type="character" w:styleId="Ttulo5Car" w:customStyle="1">
    <w:name w:val="Título 5 Car"/>
    <w:basedOn w:val="DefaultParagraphFont"/>
    <w:qFormat/>
    <w:rsid w:val="000939f4"/>
    <w:rPr>
      <w:rFonts w:ascii="Arial Narrow" w:hAnsi="Arial Narrow" w:eastAsia="" w:cs="" w:cstheme="majorBidi" w:eastAsiaTheme="majorEastAsia"/>
      <w:b/>
      <w:sz w:val="26"/>
      <w:szCs w:val="20"/>
    </w:rPr>
  </w:style>
  <w:style w:type="character" w:styleId="Ttulo6Car" w:customStyle="1">
    <w:name w:val="Título 6 Car"/>
    <w:basedOn w:val="DefaultParagraphFont"/>
    <w:qFormat/>
    <w:rsid w:val="003b0a39"/>
    <w:rPr>
      <w:rFonts w:ascii="Arial Narrow" w:hAnsi="Arial Narrow" w:eastAsia="" w:cs="" w:cstheme="majorBidi" w:eastAsiaTheme="majorEastAsia"/>
      <w:b/>
      <w:i/>
      <w:sz w:val="26"/>
      <w:szCs w:val="20"/>
    </w:rPr>
  </w:style>
  <w:style w:type="character" w:styleId="Ttulo7Car" w:customStyle="1">
    <w:name w:val="Título 7 Car"/>
    <w:basedOn w:val="DefaultParagraphFont"/>
    <w:qFormat/>
    <w:rsid w:val="003b0a39"/>
    <w:rPr>
      <w:rFonts w:ascii="Arial Narrow" w:hAnsi="Arial Narrow" w:eastAsia="" w:cs="" w:cstheme="majorBidi" w:eastAsiaTheme="majorEastAsia"/>
      <w:b/>
      <w:i/>
      <w:szCs w:val="20"/>
    </w:rPr>
  </w:style>
  <w:style w:type="character" w:styleId="Ttulo8Car" w:customStyle="1">
    <w:name w:val="Título 8 Car"/>
    <w:basedOn w:val="DefaultParagraphFont"/>
    <w:qFormat/>
    <w:rsid w:val="00bc2a40"/>
    <w:rPr>
      <w:rFonts w:ascii="Arial Narrow" w:hAnsi="Arial Narrow" w:eastAsia="" w:cs="" w:cstheme="majorBidi" w:eastAsiaTheme="majorEastAsia"/>
      <w:b/>
      <w:i/>
      <w:szCs w:val="20"/>
    </w:rPr>
  </w:style>
  <w:style w:type="character" w:styleId="Ttulo9Car" w:customStyle="1">
    <w:name w:val="Título 9 Car"/>
    <w:basedOn w:val="DefaultParagraphFont"/>
    <w:qFormat/>
    <w:rsid w:val="00bc2a40"/>
    <w:rPr>
      <w:rFonts w:ascii="Arial Narrow" w:hAnsi="Arial Narrow" w:eastAsia="" w:cs="" w:cstheme="majorBidi" w:eastAsiaTheme="majorEastAsia"/>
      <w:szCs w:val="20"/>
    </w:rPr>
  </w:style>
  <w:style w:type="character" w:styleId="PiedepginaCar" w:customStyle="1">
    <w:name w:val="Pie de página Car"/>
    <w:basedOn w:val="DefaultParagraphFont"/>
    <w:qFormat/>
    <w:rsid w:val="003b0a39"/>
    <w:rPr>
      <w:rFonts w:ascii="Arial Narrow" w:hAnsi="Arial Narrow" w:eastAsia="Times New Roman" w:cs="Times New Roman"/>
      <w:sz w:val="18"/>
      <w:szCs w:val="20"/>
    </w:rPr>
  </w:style>
  <w:style w:type="character" w:styleId="EncabezadoCar" w:customStyle="1">
    <w:name w:val="Encabezado Car"/>
    <w:basedOn w:val="DefaultParagraphFont"/>
    <w:qFormat/>
    <w:rsid w:val="003b0a39"/>
    <w:rPr>
      <w:rFonts w:ascii="Arial Narrow" w:hAnsi="Arial Narrow" w:eastAsia="Times New Roman" w:cs="Times New Roman"/>
      <w:sz w:val="18"/>
      <w:szCs w:val="20"/>
    </w:rPr>
  </w:style>
  <w:style w:type="character" w:styleId="TextoindependienteCar" w:customStyle="1">
    <w:name w:val="Texto independiente Car"/>
    <w:basedOn w:val="DefaultParagraphFont"/>
    <w:uiPriority w:val="99"/>
    <w:qFormat/>
    <w:rsid w:val="00672331"/>
    <w:rPr>
      <w:rFonts w:ascii="Arial" w:hAnsi="Arial" w:eastAsia="Times New Roman" w:cs="Times New Roman"/>
      <w:szCs w:val="20"/>
    </w:rPr>
  </w:style>
  <w:style w:type="character" w:styleId="InstructionalTextChar" w:customStyle="1">
    <w:name w:val="Instructional Text Char"/>
    <w:basedOn w:val="TextoindependienteCar"/>
    <w:link w:val="InstructionalText"/>
    <w:qFormat/>
    <w:rsid w:val="003b0a39"/>
    <w:rPr>
      <w:rFonts w:ascii="Arial" w:hAnsi="Arial" w:eastAsia="Times New Roman" w:cs="Times New Roman"/>
      <w:i/>
      <w:color w:val="0000FF"/>
      <w:sz w:val="24"/>
      <w:szCs w:val="20"/>
      <w:lang w:eastAsia="ar-SA"/>
    </w:rPr>
  </w:style>
  <w:style w:type="character" w:styleId="DescripcinCar" w:customStyle="1">
    <w:name w:val="Descripción Car"/>
    <w:uiPriority w:val="35"/>
    <w:qFormat/>
    <w:locked/>
    <w:rsid w:val="003b0a39"/>
    <w:rPr>
      <w:rFonts w:ascii="Arial Narrow" w:hAnsi="Arial Narrow" w:eastAsia="Times New Roman" w:cs="Times New Roman"/>
      <w:b/>
      <w:bCs/>
      <w:sz w:val="20"/>
      <w:szCs w:val="20"/>
    </w:rPr>
  </w:style>
  <w:style w:type="character" w:styleId="Hyperlink">
    <w:name w:val="Hyperlink"/>
    <w:basedOn w:val="DefaultParagraphFont"/>
    <w:uiPriority w:val="99"/>
    <w:unhideWhenUsed/>
    <w:rsid w:val="004b7e95"/>
    <w:rPr>
      <w:rFonts w:ascii="Arial" w:hAnsi="Arial"/>
      <w:color w:themeColor="hyperlink" w:val="0000FF"/>
      <w:sz w:val="24"/>
      <w:u w:val="single"/>
    </w:rPr>
  </w:style>
  <w:style w:type="character" w:styleId="BodyTextBoldChar" w:customStyle="1">
    <w:name w:val="Body Text Bold Char"/>
    <w:basedOn w:val="TextoindependienteCar"/>
    <w:link w:val="BodyTextBold"/>
    <w:uiPriority w:val="99"/>
    <w:qFormat/>
    <w:locked/>
    <w:rsid w:val="003b0a39"/>
    <w:rPr>
      <w:rFonts w:ascii="Arial" w:hAnsi="Arial" w:eastAsia="Times New Roman" w:cs="Times New Roman"/>
      <w:b/>
      <w:bCs/>
      <w:szCs w:val="20"/>
    </w:rPr>
  </w:style>
  <w:style w:type="character" w:styleId="HeaderRightChar" w:customStyle="1">
    <w:name w:val="Header Right Char"/>
    <w:basedOn w:val="DefaultParagraphFont"/>
    <w:link w:val="HeaderRight"/>
    <w:uiPriority w:val="99"/>
    <w:qFormat/>
    <w:rsid w:val="003b0a39"/>
    <w:rPr>
      <w:rFonts w:ascii="Arial Narrow" w:hAnsi="Arial Narrow" w:eastAsia="Times New Roman" w:cs="Times New Roman"/>
      <w:color w:themeColor="text1" w:val="000000"/>
      <w:sz w:val="18"/>
      <w:szCs w:val="24"/>
    </w:rPr>
  </w:style>
  <w:style w:type="character" w:styleId="Hyperlink10" w:customStyle="1">
    <w:name w:val="Hyperlink 10"/>
    <w:basedOn w:val="Hyperlink"/>
    <w:uiPriority w:val="99"/>
    <w:qFormat/>
    <w:rsid w:val="003b0a39"/>
    <w:rPr>
      <w:rFonts w:ascii="Arial" w:hAnsi="Arial" w:cs="Arial"/>
      <w:color w:themeColor="hyperlink" w:val="0000FF"/>
      <w:sz w:val="20"/>
      <w:szCs w:val="22"/>
      <w:u w:val="single"/>
    </w:rPr>
  </w:style>
  <w:style w:type="character" w:styleId="SignatureTextChar" w:customStyle="1">
    <w:name w:val="Signature Text Char"/>
    <w:basedOn w:val="DefaultParagraphFont"/>
    <w:link w:val="SignatureText"/>
    <w:qFormat/>
    <w:rsid w:val="003b0a39"/>
    <w:rPr>
      <w:rFonts w:ascii="Arial" w:hAnsi="Arial" w:eastAsia="Times New Roman" w:cs="Times New Roman"/>
      <w:sz w:val="20"/>
      <w:szCs w:val="20"/>
    </w:rPr>
  </w:style>
  <w:style w:type="character" w:styleId="TableText10Char" w:customStyle="1">
    <w:name w:val="Table Text 10 Char"/>
    <w:basedOn w:val="DefaultParagraphFont"/>
    <w:link w:val="TableText10"/>
    <w:qFormat/>
    <w:locked/>
    <w:rsid w:val="003b0a39"/>
    <w:rPr>
      <w:rFonts w:ascii="Arial" w:hAnsi="Arial" w:eastAsia="Times New Roman" w:cs="Times New Roman"/>
      <w:sz w:val="20"/>
      <w:szCs w:val="20"/>
    </w:rPr>
  </w:style>
  <w:style w:type="character" w:styleId="TableText10HeaderCenterChar" w:customStyle="1">
    <w:name w:val="Table Text 10 Header Center Char"/>
    <w:basedOn w:val="DefaultParagraphFont"/>
    <w:link w:val="TableText10HeaderCenter"/>
    <w:uiPriority w:val="99"/>
    <w:qFormat/>
    <w:locked/>
    <w:rsid w:val="003b0a39"/>
    <w:rPr>
      <w:rFonts w:ascii="Arial" w:hAnsi="Arial" w:eastAsia="Times New Roman" w:cs="Times New Roman"/>
      <w:b/>
      <w:color w:themeColor="background1" w:val="FFFFFF"/>
      <w:sz w:val="20"/>
      <w:szCs w:val="24"/>
    </w:rPr>
  </w:style>
  <w:style w:type="character" w:styleId="TableText10ItalicChar" w:customStyle="1">
    <w:name w:val="Table Text 10 Italic Char"/>
    <w:basedOn w:val="TableText10Char"/>
    <w:link w:val="TableText10Italic"/>
    <w:uiPriority w:val="99"/>
    <w:qFormat/>
    <w:locked/>
    <w:rsid w:val="003b0a39"/>
    <w:rPr>
      <w:rFonts w:ascii="Arial" w:hAnsi="Arial" w:eastAsia="Times New Roman" w:cs="Times New Roman"/>
      <w:i/>
      <w:iCs/>
      <w:sz w:val="20"/>
      <w:szCs w:val="20"/>
    </w:rPr>
  </w:style>
  <w:style w:type="character" w:styleId="CoverTextChar" w:customStyle="1">
    <w:name w:val="Cover Text Char"/>
    <w:basedOn w:val="DefaultParagraphFont"/>
    <w:link w:val="CoverText"/>
    <w:qFormat/>
    <w:rsid w:val="003b0a39"/>
    <w:rPr>
      <w:rFonts w:ascii="Arial Narrow" w:hAnsi="Arial Narrow" w:eastAsia="Times New Roman" w:cs="Times New Roman"/>
      <w:b/>
      <w:bCs/>
      <w:sz w:val="32"/>
      <w:szCs w:val="20"/>
    </w:rPr>
  </w:style>
  <w:style w:type="character" w:styleId="CoverTextDateChar" w:customStyle="1">
    <w:name w:val="Cover Text Date Char"/>
    <w:basedOn w:val="CoverTextChar"/>
    <w:link w:val="CoverTextDate"/>
    <w:qFormat/>
    <w:rsid w:val="003b0a39"/>
    <w:rPr>
      <w:rFonts w:ascii="Arial Narrow" w:hAnsi="Arial Narrow" w:eastAsia="Times New Roman" w:cs="Times New Roman"/>
      <w:b/>
      <w:bCs/>
      <w:sz w:val="32"/>
      <w:szCs w:val="20"/>
    </w:rPr>
  </w:style>
  <w:style w:type="character" w:styleId="TextodegloboCar" w:customStyle="1">
    <w:name w:val="Texto de globo Car"/>
    <w:basedOn w:val="DefaultParagraphFont"/>
    <w:link w:val="BalloonText"/>
    <w:uiPriority w:val="99"/>
    <w:semiHidden/>
    <w:qFormat/>
    <w:rsid w:val="003b0a39"/>
    <w:rPr>
      <w:rFonts w:ascii="Tahoma" w:hAnsi="Tahoma" w:eastAsia="Times New Roman" w:cs="Tahoma"/>
      <w:sz w:val="16"/>
      <w:szCs w:val="16"/>
    </w:rPr>
  </w:style>
  <w:style w:type="character" w:styleId="BodyText10Char" w:customStyle="1">
    <w:name w:val="Body Text 10 Char"/>
    <w:basedOn w:val="DefaultParagraphFont"/>
    <w:link w:val="BodyText10"/>
    <w:uiPriority w:val="99"/>
    <w:qFormat/>
    <w:locked/>
    <w:rsid w:val="003b0a39"/>
    <w:rPr>
      <w:rFonts w:ascii="Arial" w:hAnsi="Arial" w:eastAsia="Times New Roman" w:cs="Times New Roman"/>
      <w:sz w:val="20"/>
      <w:szCs w:val="24"/>
    </w:rPr>
  </w:style>
  <w:style w:type="character" w:styleId="BodyText10BoldCharChar" w:customStyle="1">
    <w:name w:val="Body Text 10 Bold Char Char"/>
    <w:basedOn w:val="DefaultParagraphFont"/>
    <w:link w:val="BodyText10Bold"/>
    <w:uiPriority w:val="99"/>
    <w:qFormat/>
    <w:locked/>
    <w:rsid w:val="003b0a39"/>
    <w:rPr>
      <w:rFonts w:ascii="Arial" w:hAnsi="Arial" w:eastAsia="Times New Roman" w:cs="Times New Roman"/>
      <w:b/>
      <w:bCs/>
      <w:sz w:val="20"/>
      <w:szCs w:val="24"/>
    </w:rPr>
  </w:style>
  <w:style w:type="character" w:styleId="BodyText10BoldCenterChar" w:customStyle="1">
    <w:name w:val="Body Text 10 Bold Center Char"/>
    <w:basedOn w:val="TextoindependienteCar"/>
    <w:link w:val="BodyText10BoldCenter"/>
    <w:uiPriority w:val="99"/>
    <w:qFormat/>
    <w:rsid w:val="003b0a39"/>
    <w:rPr>
      <w:rFonts w:ascii="Arial" w:hAnsi="Arial" w:eastAsia="Times New Roman" w:cs="Times New Roman"/>
      <w:b/>
      <w:bCs/>
      <w:szCs w:val="24"/>
    </w:rPr>
  </w:style>
  <w:style w:type="character" w:styleId="BodyText10BulletChar" w:customStyle="1">
    <w:name w:val="Body Text 10 Bullet Char"/>
    <w:basedOn w:val="DefaultParagraphFont"/>
    <w:link w:val="BodyText10Bullet"/>
    <w:uiPriority w:val="99"/>
    <w:qFormat/>
    <w:locked/>
    <w:rsid w:val="003b0a39"/>
    <w:rPr>
      <w:rFonts w:ascii="Arial" w:hAnsi="Arial" w:eastAsia="Times New Roman" w:cs="Times New Roman"/>
      <w:sz w:val="20"/>
      <w:szCs w:val="24"/>
    </w:rPr>
  </w:style>
  <w:style w:type="character" w:styleId="BodyText10CapsChar" w:customStyle="1">
    <w:name w:val="Body Text 10 Caps Char"/>
    <w:basedOn w:val="BodyText10Char"/>
    <w:link w:val="BodyText10Caps"/>
    <w:qFormat/>
    <w:rsid w:val="003b0a39"/>
    <w:rPr>
      <w:rFonts w:ascii="Arial" w:hAnsi="Arial" w:eastAsia="Times New Roman" w:cs="Times New Roman"/>
      <w:caps/>
      <w:sz w:val="20"/>
      <w:szCs w:val="24"/>
    </w:rPr>
  </w:style>
  <w:style w:type="character" w:styleId="BodyText10CenterChar" w:customStyle="1">
    <w:name w:val="Body Text 10 Center Char"/>
    <w:basedOn w:val="DefaultParagraphFont"/>
    <w:link w:val="BodyText10Center"/>
    <w:uiPriority w:val="99"/>
    <w:qFormat/>
    <w:locked/>
    <w:rsid w:val="003b0a39"/>
    <w:rPr>
      <w:rFonts w:ascii="Arial" w:hAnsi="Arial" w:eastAsia="Times New Roman" w:cs="Times New Roman"/>
      <w:sz w:val="20"/>
      <w:szCs w:val="24"/>
    </w:rPr>
  </w:style>
  <w:style w:type="character" w:styleId="BodyText10GlossaryChar" w:customStyle="1">
    <w:name w:val="Body Text 10 Glossary Char"/>
    <w:basedOn w:val="BodyText10Char"/>
    <w:link w:val="BodyText10Glossary"/>
    <w:qFormat/>
    <w:rsid w:val="003b0a39"/>
    <w:rPr>
      <w:rFonts w:ascii="Arial" w:hAnsi="Arial" w:eastAsia="Times New Roman" w:cs="Times New Roman"/>
      <w:sz w:val="20"/>
      <w:szCs w:val="24"/>
    </w:rPr>
  </w:style>
  <w:style w:type="character" w:styleId="BodyText10ItalicChar" w:customStyle="1">
    <w:name w:val="Body Text 10 Italic Char"/>
    <w:basedOn w:val="BodyText10Char"/>
    <w:link w:val="BodyText10Italic"/>
    <w:qFormat/>
    <w:rsid w:val="003b0a39"/>
    <w:rPr>
      <w:rFonts w:ascii="Arial" w:hAnsi="Arial" w:eastAsia="Times New Roman" w:cs="Times New Roman"/>
      <w:i/>
      <w:sz w:val="20"/>
      <w:szCs w:val="24"/>
    </w:rPr>
  </w:style>
  <w:style w:type="character" w:styleId="BodyText10NumberCharChar" w:customStyle="1">
    <w:name w:val="Body Text 10 Number Char Char"/>
    <w:basedOn w:val="TextoindependienteCar"/>
    <w:link w:val="BodyText10Number"/>
    <w:uiPriority w:val="99"/>
    <w:qFormat/>
    <w:locked/>
    <w:rsid w:val="00de5592"/>
    <w:rPr>
      <w:rFonts w:ascii="Arial" w:hAnsi="Arial" w:eastAsia="Times New Roman" w:cs="Times New Roman"/>
      <w:sz w:val="20"/>
      <w:szCs w:val="24"/>
    </w:rPr>
  </w:style>
  <w:style w:type="character" w:styleId="BodyText10UnderlineChar" w:customStyle="1">
    <w:name w:val="Body Text 10 Underline Char"/>
    <w:basedOn w:val="DefaultParagraphFont"/>
    <w:link w:val="BodyText10Underline"/>
    <w:uiPriority w:val="99"/>
    <w:qFormat/>
    <w:locked/>
    <w:rsid w:val="003b0a39"/>
    <w:rPr>
      <w:rFonts w:ascii="Arial" w:hAnsi="Arial" w:eastAsia="Times New Roman" w:cs="Times New Roman"/>
      <w:sz w:val="20"/>
      <w:szCs w:val="24"/>
      <w:u w:val="single"/>
    </w:rPr>
  </w:style>
  <w:style w:type="character" w:styleId="BodyTextBulletChar" w:customStyle="1">
    <w:name w:val="Body Text Bullet Char"/>
    <w:basedOn w:val="DefaultParagraphFont"/>
    <w:link w:val="BodyTextBullet"/>
    <w:uiPriority w:val="99"/>
    <w:qFormat/>
    <w:locked/>
    <w:rsid w:val="003b0a39"/>
    <w:rPr>
      <w:rFonts w:ascii="Arial" w:hAnsi="Arial" w:eastAsia="Times New Roman" w:cs="Times New Roman"/>
      <w:szCs w:val="20"/>
    </w:rPr>
  </w:style>
  <w:style w:type="character" w:styleId="BodyTextBulletLevel2Char" w:customStyle="1">
    <w:name w:val="Body Text Bullet Level 2 Char"/>
    <w:basedOn w:val="BodyTextBulletChar"/>
    <w:link w:val="BodyTextBulletLevel2"/>
    <w:uiPriority w:val="99"/>
    <w:qFormat/>
    <w:locked/>
    <w:rsid w:val="003b0a39"/>
    <w:rPr>
      <w:rFonts w:ascii="Arial" w:hAnsi="Arial" w:eastAsia="Times New Roman" w:cs="Times New Roman"/>
      <w:szCs w:val="20"/>
      <w:lang w:eastAsia="ar-SA"/>
    </w:rPr>
  </w:style>
  <w:style w:type="character" w:styleId="BODYTEXTCAPSChar" w:customStyle="1">
    <w:name w:val="BODY TEXT CAPS Char"/>
    <w:basedOn w:val="TextoindependienteCar"/>
    <w:link w:val="BODYTEXTCAPS"/>
    <w:uiPriority w:val="99"/>
    <w:qFormat/>
    <w:locked/>
    <w:rsid w:val="003b0a39"/>
    <w:rPr>
      <w:rFonts w:ascii="Arial" w:hAnsi="Arial" w:eastAsia="Times New Roman" w:cs="Times New Roman"/>
      <w:caps/>
      <w:szCs w:val="20"/>
    </w:rPr>
  </w:style>
  <w:style w:type="character" w:styleId="BodyTextCenterChar" w:customStyle="1">
    <w:name w:val="Body Text Center Char"/>
    <w:basedOn w:val="DefaultParagraphFont"/>
    <w:link w:val="BodyTextCenter"/>
    <w:uiPriority w:val="99"/>
    <w:qFormat/>
    <w:locked/>
    <w:rsid w:val="004b7e95"/>
    <w:rPr>
      <w:rFonts w:ascii="Arial" w:hAnsi="Arial" w:eastAsia="Times New Roman" w:cs="Times New Roman"/>
      <w:szCs w:val="20"/>
    </w:rPr>
  </w:style>
  <w:style w:type="character" w:styleId="BodyTextCenterNoSpaceChar" w:customStyle="1">
    <w:name w:val="Body Text Center No Space Char"/>
    <w:basedOn w:val="DefaultParagraphFont"/>
    <w:link w:val="BodyTextCenterNoSpace"/>
    <w:uiPriority w:val="99"/>
    <w:qFormat/>
    <w:locked/>
    <w:rsid w:val="004b7e95"/>
    <w:rPr>
      <w:rFonts w:ascii="Arial" w:hAnsi="Arial" w:eastAsia="Times New Roman" w:cs="Times New Roman"/>
      <w:bCs/>
      <w:szCs w:val="20"/>
    </w:rPr>
  </w:style>
  <w:style w:type="character" w:styleId="BodyTextGlossaryChar" w:customStyle="1">
    <w:name w:val="Body Text Glossary Char"/>
    <w:basedOn w:val="TextoindependienteCar"/>
    <w:link w:val="BodyTextGlossary"/>
    <w:qFormat/>
    <w:rsid w:val="003b0a39"/>
    <w:rPr>
      <w:rFonts w:ascii="Arial" w:hAnsi="Arial" w:eastAsia="Times New Roman" w:cs="Times New Roman"/>
      <w:szCs w:val="20"/>
    </w:rPr>
  </w:style>
  <w:style w:type="character" w:styleId="SangradetextonormalCar" w:customStyle="1">
    <w:name w:val="Sangría de texto normal Car"/>
    <w:basedOn w:val="DefaultParagraphFont"/>
    <w:qFormat/>
    <w:rsid w:val="003b0a39"/>
    <w:rPr>
      <w:rFonts w:ascii="Arial" w:hAnsi="Arial" w:eastAsia="Times New Roman" w:cs="Times New Roman"/>
      <w:szCs w:val="20"/>
    </w:rPr>
  </w:style>
  <w:style w:type="character" w:styleId="BodyTextItalicChar" w:customStyle="1">
    <w:name w:val="Body Text Italic Char"/>
    <w:basedOn w:val="DefaultParagraphFont"/>
    <w:link w:val="BodyTextItalic"/>
    <w:uiPriority w:val="99"/>
    <w:qFormat/>
    <w:locked/>
    <w:rsid w:val="003b0a39"/>
    <w:rPr>
      <w:rFonts w:ascii="Arial" w:hAnsi="Arial" w:eastAsia="Times New Roman" w:cs="Times New Roman"/>
      <w:i/>
      <w:szCs w:val="20"/>
    </w:rPr>
  </w:style>
  <w:style w:type="character" w:styleId="BodyTextNoSpaceChar" w:customStyle="1">
    <w:name w:val="Body Text No Space Char"/>
    <w:basedOn w:val="BodyTextCenterNoSpaceChar"/>
    <w:link w:val="BodyTextNoSpace"/>
    <w:qFormat/>
    <w:rsid w:val="00672331"/>
    <w:rPr>
      <w:rFonts w:ascii="Arial" w:hAnsi="Arial" w:eastAsia="Times New Roman" w:cs="Times New Roman"/>
      <w:bCs/>
      <w:szCs w:val="20"/>
    </w:rPr>
  </w:style>
  <w:style w:type="character" w:styleId="BodyTextNumberChar" w:customStyle="1">
    <w:name w:val="Body Text Number Char"/>
    <w:basedOn w:val="DefaultParagraphFont"/>
    <w:link w:val="BodyTextNumber"/>
    <w:uiPriority w:val="99"/>
    <w:qFormat/>
    <w:locked/>
    <w:rsid w:val="003b0a39"/>
    <w:rPr>
      <w:rFonts w:ascii="Arial" w:hAnsi="Arial" w:eastAsia="Times New Roman" w:cs="Times New Roman"/>
      <w:szCs w:val="24"/>
    </w:rPr>
  </w:style>
  <w:style w:type="character" w:styleId="BodyTextNumberLetterLevel2Char" w:customStyle="1">
    <w:name w:val="Body Text Number Letter Level 2 Char"/>
    <w:basedOn w:val="BodyTextNumberChar"/>
    <w:link w:val="BodyTextNumberLetterLevel2"/>
    <w:uiPriority w:val="99"/>
    <w:qFormat/>
    <w:locked/>
    <w:rsid w:val="003b0a39"/>
    <w:rPr>
      <w:rFonts w:ascii="Arial" w:hAnsi="Arial" w:eastAsia="Times New Roman" w:cs="Times New Roman"/>
      <w:szCs w:val="24"/>
    </w:rPr>
  </w:style>
  <w:style w:type="character" w:styleId="BodyTextNumberStepResultsNotesChar" w:customStyle="1">
    <w:name w:val="Body Text Number Step Results/Notes Char"/>
    <w:basedOn w:val="DefaultParagraphFont"/>
    <w:link w:val="BodyTextNumberStepResultsNotes"/>
    <w:uiPriority w:val="99"/>
    <w:qFormat/>
    <w:locked/>
    <w:rsid w:val="003b0a39"/>
    <w:rPr>
      <w:rFonts w:ascii="Arial" w:hAnsi="Arial" w:eastAsia="Times New Roman" w:cs="Times New Roman"/>
      <w:szCs w:val="20"/>
    </w:rPr>
  </w:style>
  <w:style w:type="character" w:styleId="BodyTextNumberLetterLevel2StepResultsNotesChar" w:customStyle="1">
    <w:name w:val="Body Text Number Letter Level 2 Step Results/Notes Char"/>
    <w:basedOn w:val="BodyTextNumberStepResultsNotesChar"/>
    <w:link w:val="BodyTextNumberLetterLevel2StepResultsNotes"/>
    <w:qFormat/>
    <w:rsid w:val="003b0a39"/>
    <w:rPr>
      <w:rFonts w:ascii="Arial" w:hAnsi="Arial" w:eastAsia="Times New Roman" w:cs="Times New Roman"/>
      <w:szCs w:val="20"/>
    </w:rPr>
  </w:style>
  <w:style w:type="character" w:styleId="BodyTextNumberStepResultsNotesBulletChar" w:customStyle="1">
    <w:name w:val="Body Text Number Step Results/Notes Bullet Char"/>
    <w:basedOn w:val="BodyTextNumberStepResultsNotesChar"/>
    <w:link w:val="BodyTextNumberStepResultsNotesBullet"/>
    <w:qFormat/>
    <w:rsid w:val="003b0a39"/>
    <w:rPr>
      <w:rFonts w:ascii="Arial" w:hAnsi="Arial" w:eastAsia="Times New Roman" w:cs="Times New Roman"/>
      <w:szCs w:val="20"/>
    </w:rPr>
  </w:style>
  <w:style w:type="character" w:styleId="BodyTextRightChar" w:customStyle="1">
    <w:name w:val="Body Text Right Char"/>
    <w:basedOn w:val="TextoindependienteCar"/>
    <w:link w:val="BodyTextRight"/>
    <w:qFormat/>
    <w:rsid w:val="003b0a39"/>
    <w:rPr>
      <w:rFonts w:ascii="Arial" w:hAnsi="Arial" w:eastAsia="Times New Roman" w:cs="Times New Roman"/>
      <w:szCs w:val="24"/>
    </w:rPr>
  </w:style>
  <w:style w:type="character" w:styleId="BodyTextUnderlineChar" w:customStyle="1">
    <w:name w:val="Body Text Underline Char"/>
    <w:basedOn w:val="TextoindependienteCar"/>
    <w:link w:val="BodyTextUnderline"/>
    <w:uiPriority w:val="99"/>
    <w:qFormat/>
    <w:locked/>
    <w:rsid w:val="003b0a39"/>
    <w:rPr>
      <w:rFonts w:ascii="Arial" w:hAnsi="Arial" w:eastAsia="Times New Roman" w:cs="Times New Roman"/>
      <w:szCs w:val="20"/>
      <w:u w:val="single"/>
    </w:rPr>
  </w:style>
  <w:style w:type="character" w:styleId="annotationreference">
    <w:name w:val="annotation reference"/>
    <w:basedOn w:val="DefaultParagraphFont"/>
    <w:uiPriority w:val="99"/>
    <w:qFormat/>
    <w:rsid w:val="003b0a39"/>
    <w:rPr>
      <w:sz w:val="16"/>
      <w:szCs w:val="16"/>
    </w:rPr>
  </w:style>
  <w:style w:type="character" w:styleId="TextocomentarioCar" w:customStyle="1">
    <w:name w:val="Texto comentario Car"/>
    <w:basedOn w:val="DefaultParagraphFont"/>
    <w:uiPriority w:val="99"/>
    <w:qFormat/>
    <w:rsid w:val="003b0a39"/>
    <w:rPr>
      <w:rFonts w:ascii="Arial" w:hAnsi="Arial" w:eastAsia="Times New Roman" w:cs="Times New Roman"/>
      <w:sz w:val="20"/>
      <w:szCs w:val="20"/>
    </w:rPr>
  </w:style>
  <w:style w:type="character" w:styleId="AsuntodelcomentarioCar" w:customStyle="1">
    <w:name w:val="Asunto del comentario Car"/>
    <w:basedOn w:val="TextocomentarioCar"/>
    <w:link w:val="annotationsubject"/>
    <w:qFormat/>
    <w:rsid w:val="003b0a39"/>
    <w:rPr>
      <w:rFonts w:ascii="Arial" w:hAnsi="Arial" w:eastAsia="Times New Roman" w:cs="Times New Roman"/>
      <w:b/>
      <w:bCs/>
      <w:sz w:val="20"/>
      <w:szCs w:val="20"/>
    </w:rPr>
  </w:style>
  <w:style w:type="character" w:styleId="CoverProgramNameChar" w:customStyle="1">
    <w:name w:val="Cover Program Name Char"/>
    <w:basedOn w:val="DefaultParagraphFont"/>
    <w:link w:val="CoverProgramName"/>
    <w:qFormat/>
    <w:rsid w:val="003b0a39"/>
    <w:rPr>
      <w:rFonts w:ascii="Arial Narrow" w:hAnsi="Arial Narrow" w:eastAsia="Times New Roman" w:cs="Times New Roman"/>
      <w:b/>
      <w:color w:themeColor="text1" w:val="000000"/>
      <w:sz w:val="40"/>
      <w:szCs w:val="20"/>
    </w:rPr>
  </w:style>
  <w:style w:type="character" w:styleId="CoverClassificationChar" w:customStyle="1">
    <w:name w:val="Cover Classification Char"/>
    <w:basedOn w:val="CoverProgramNameChar"/>
    <w:link w:val="CoverClassification"/>
    <w:qFormat/>
    <w:rsid w:val="003b0a39"/>
    <w:rPr>
      <w:rFonts w:ascii="Arial Narrow" w:hAnsi="Arial Narrow" w:eastAsia="Times New Roman" w:cs="Times New Roman"/>
      <w:b/>
      <w:color w:themeColor="text1" w:val="000000"/>
      <w:sz w:val="32"/>
      <w:szCs w:val="20"/>
    </w:rPr>
  </w:style>
  <w:style w:type="character" w:styleId="Caracteresdenotafinal">
    <w:name w:val="Caracteres de nota final"/>
    <w:qFormat/>
    <w:rsid w:val="003b0a39"/>
    <w:rPr>
      <w:vertAlign w:val="superscript"/>
    </w:rPr>
  </w:style>
  <w:style w:type="character" w:styleId="EndnoteReference">
    <w:name w:val="Endnote Reference"/>
    <w:rPr>
      <w:vertAlign w:val="superscript"/>
    </w:rPr>
  </w:style>
  <w:style w:type="character" w:styleId="TextonotaalfinalCar" w:customStyle="1">
    <w:name w:val="Texto nota al final Car"/>
    <w:basedOn w:val="DefaultParagraphFont"/>
    <w:qFormat/>
    <w:rsid w:val="003b0a39"/>
    <w:rPr>
      <w:rFonts w:ascii="Arial" w:hAnsi="Arial" w:eastAsia="Times New Roman" w:cs="Times New Roman"/>
      <w:sz w:val="20"/>
      <w:szCs w:val="20"/>
    </w:rPr>
  </w:style>
  <w:style w:type="character" w:styleId="FollowedHyperlink">
    <w:name w:val="FollowedHyperlink"/>
    <w:basedOn w:val="DefaultParagraphFont"/>
    <w:uiPriority w:val="99"/>
    <w:rsid w:val="003b0a39"/>
    <w:rPr>
      <w:color w:themeColor="followedHyperlink" w:val="800080"/>
      <w:u w:val="single"/>
    </w:rPr>
  </w:style>
  <w:style w:type="character" w:styleId="FooterRightChar" w:customStyle="1">
    <w:name w:val="Footer Right Char"/>
    <w:basedOn w:val="DefaultParagraphFont"/>
    <w:link w:val="FooterRight"/>
    <w:qFormat/>
    <w:rsid w:val="003b0a39"/>
    <w:rPr>
      <w:rFonts w:ascii="Arial" w:hAnsi="Arial" w:eastAsia="Times New Roman" w:cs="Times New Roman"/>
      <w:sz w:val="18"/>
      <w:szCs w:val="20"/>
    </w:rPr>
  </w:style>
  <w:style w:type="character" w:styleId="Caracteresdenotaalpie">
    <w:name w:val="Caracteres de nota al pie"/>
    <w:qFormat/>
    <w:rsid w:val="003b0a39"/>
    <w:rPr>
      <w:vertAlign w:val="superscript"/>
    </w:rPr>
  </w:style>
  <w:style w:type="character" w:styleId="FootnoteReference">
    <w:name w:val="Footnote Reference"/>
    <w:rPr>
      <w:vertAlign w:val="superscript"/>
    </w:rPr>
  </w:style>
  <w:style w:type="character" w:styleId="TextonotapieCar" w:customStyle="1">
    <w:name w:val="Texto nota pie Car"/>
    <w:basedOn w:val="DefaultParagraphFont"/>
    <w:qFormat/>
    <w:rsid w:val="003b0a39"/>
    <w:rPr>
      <w:rFonts w:ascii="Arial" w:hAnsi="Arial" w:eastAsia="Times New Roman" w:cs="Times New Roman"/>
      <w:sz w:val="18"/>
      <w:szCs w:val="20"/>
    </w:rPr>
  </w:style>
  <w:style w:type="character" w:styleId="HeaderRightBoldChar" w:customStyle="1">
    <w:name w:val="Header Right Bold Char"/>
    <w:basedOn w:val="HeaderRightChar"/>
    <w:link w:val="HeaderRightBold"/>
    <w:qFormat/>
    <w:rsid w:val="003b0a39"/>
    <w:rPr>
      <w:rFonts w:ascii="Arial Narrow" w:hAnsi="Arial Narrow" w:eastAsia="Times New Roman" w:cs="Times New Roman"/>
      <w:b/>
      <w:color w:themeColor="text1" w:val="000000"/>
      <w:sz w:val="18"/>
      <w:szCs w:val="24"/>
    </w:rPr>
  </w:style>
  <w:style w:type="character" w:styleId="InstructionalTextUnderlineChar" w:customStyle="1">
    <w:name w:val="Instructional Text Underline Char"/>
    <w:basedOn w:val="InstructionalTextChar"/>
    <w:link w:val="InstructionalTextUnderline"/>
    <w:qFormat/>
    <w:rsid w:val="003b0a39"/>
    <w:rPr>
      <w:rFonts w:ascii="Arial" w:hAnsi="Arial" w:eastAsia="Times New Roman" w:cs="Times New Roman"/>
      <w:i/>
      <w:iCs/>
      <w:color w:val="0000FF"/>
      <w:sz w:val="24"/>
      <w:szCs w:val="20"/>
      <w:u w:val="single"/>
      <w:lang w:eastAsia="ar-SA"/>
    </w:rPr>
  </w:style>
  <w:style w:type="character" w:styleId="TableText10BoldChar" w:customStyle="1">
    <w:name w:val="Table Text 10 Bold Char"/>
    <w:basedOn w:val="TableText10Char"/>
    <w:link w:val="TableText10Bold"/>
    <w:uiPriority w:val="99"/>
    <w:qFormat/>
    <w:locked/>
    <w:rsid w:val="003b0a39"/>
    <w:rPr>
      <w:rFonts w:ascii="Arial" w:hAnsi="Arial" w:eastAsia="Times New Roman" w:cs="Times New Roman"/>
      <w:b/>
      <w:sz w:val="20"/>
      <w:szCs w:val="20"/>
    </w:rPr>
  </w:style>
  <w:style w:type="character" w:styleId="TableText10BulletChar" w:customStyle="1">
    <w:name w:val="Table Text 10 Bullet Char"/>
    <w:basedOn w:val="DefaultParagraphFont"/>
    <w:link w:val="TableText10Bullet"/>
    <w:uiPriority w:val="99"/>
    <w:qFormat/>
    <w:locked/>
    <w:rsid w:val="003b0a39"/>
    <w:rPr>
      <w:rFonts w:ascii="Arial" w:hAnsi="Arial" w:eastAsia="Times New Roman" w:cs="Times New Roman"/>
      <w:sz w:val="20"/>
      <w:szCs w:val="20"/>
    </w:rPr>
  </w:style>
  <w:style w:type="character" w:styleId="TableText10CenterChar" w:customStyle="1">
    <w:name w:val="Table Text 10 Center Char"/>
    <w:basedOn w:val="TableText10Char"/>
    <w:link w:val="TableText10Center"/>
    <w:uiPriority w:val="99"/>
    <w:qFormat/>
    <w:locked/>
    <w:rsid w:val="003b0a39"/>
    <w:rPr>
      <w:rFonts w:ascii="Arial" w:hAnsi="Arial" w:eastAsia="Times New Roman" w:cs="Times New Roman"/>
      <w:sz w:val="20"/>
      <w:szCs w:val="20"/>
    </w:rPr>
  </w:style>
  <w:style w:type="character" w:styleId="TableText10GlossaryChar" w:customStyle="1">
    <w:name w:val="Table Text 10 Glossary Char"/>
    <w:basedOn w:val="TableText10Char"/>
    <w:link w:val="TableText10Glossary"/>
    <w:qFormat/>
    <w:rsid w:val="003b0a39"/>
    <w:rPr>
      <w:rFonts w:ascii="Arial" w:hAnsi="Arial" w:eastAsia="Times New Roman" w:cs="Times New Roman"/>
      <w:sz w:val="20"/>
      <w:szCs w:val="20"/>
    </w:rPr>
  </w:style>
  <w:style w:type="character" w:styleId="TableText10HeaderLeftChar" w:customStyle="1">
    <w:name w:val="Table Text 10 Header Left Char"/>
    <w:basedOn w:val="DefaultParagraphFont"/>
    <w:link w:val="TableText10HeaderLeft"/>
    <w:uiPriority w:val="99"/>
    <w:qFormat/>
    <w:rsid w:val="003b0a39"/>
    <w:rPr>
      <w:rFonts w:ascii="Arial" w:hAnsi="Arial" w:eastAsia="Times New Roman" w:cs="Times New Roman"/>
      <w:b/>
      <w:sz w:val="20"/>
      <w:szCs w:val="20"/>
    </w:rPr>
  </w:style>
  <w:style w:type="character" w:styleId="TableText10IndentChar" w:customStyle="1">
    <w:name w:val="Table Text 10 Indent Char"/>
    <w:basedOn w:val="TableText10Char"/>
    <w:link w:val="TableText10Indent"/>
    <w:uiPriority w:val="99"/>
    <w:qFormat/>
    <w:locked/>
    <w:rsid w:val="003b0a39"/>
    <w:rPr>
      <w:rFonts w:ascii="Arial" w:hAnsi="Arial" w:eastAsia="Times New Roman" w:cs="Times New Roman"/>
      <w:sz w:val="20"/>
      <w:szCs w:val="20"/>
    </w:rPr>
  </w:style>
  <w:style w:type="character" w:styleId="TableText10NoSpaceChar" w:customStyle="1">
    <w:name w:val="Table Text 10 No Space Char"/>
    <w:basedOn w:val="DefaultParagraphFont"/>
    <w:link w:val="TableText10NoSpace"/>
    <w:uiPriority w:val="99"/>
    <w:qFormat/>
    <w:locked/>
    <w:rsid w:val="003b0a39"/>
    <w:rPr>
      <w:rFonts w:ascii="Arial" w:hAnsi="Arial" w:eastAsia="Times New Roman" w:cs="Times New Roman"/>
      <w:sz w:val="20"/>
      <w:szCs w:val="24"/>
    </w:rPr>
  </w:style>
  <w:style w:type="character" w:styleId="TableText10NumberChar" w:customStyle="1">
    <w:name w:val="Table Text 10 Number Char"/>
    <w:basedOn w:val="DefaultParagraphFont"/>
    <w:link w:val="TableText10Number"/>
    <w:uiPriority w:val="99"/>
    <w:qFormat/>
    <w:locked/>
    <w:rsid w:val="003b0a39"/>
    <w:rPr>
      <w:rFonts w:ascii="Arial" w:hAnsi="Arial" w:eastAsia="Times New Roman" w:cs="Times New Roman"/>
      <w:sz w:val="20"/>
      <w:szCs w:val="24"/>
    </w:rPr>
  </w:style>
  <w:style w:type="character" w:styleId="TableText10NumberStepResultsNotesChar" w:customStyle="1">
    <w:name w:val="Table Text 10 Number Step Results/Notes Char"/>
    <w:basedOn w:val="DefaultParagraphFont"/>
    <w:link w:val="TableText10NumberStepResultsNotes"/>
    <w:uiPriority w:val="99"/>
    <w:qFormat/>
    <w:locked/>
    <w:rsid w:val="003b0a39"/>
    <w:rPr>
      <w:rFonts w:ascii="Arial" w:hAnsi="Arial" w:eastAsia="Times New Roman" w:cs="Times New Roman"/>
      <w:sz w:val="20"/>
      <w:szCs w:val="20"/>
    </w:rPr>
  </w:style>
  <w:style w:type="character" w:styleId="TableText10RightChar" w:customStyle="1">
    <w:name w:val="Table Text 10 Right Char"/>
    <w:basedOn w:val="TableText10Char"/>
    <w:link w:val="TableText10Right"/>
    <w:uiPriority w:val="99"/>
    <w:qFormat/>
    <w:locked/>
    <w:rsid w:val="003b0a39"/>
    <w:rPr>
      <w:rFonts w:ascii="Arial" w:hAnsi="Arial" w:eastAsia="Times New Roman" w:cs="Times New Roman"/>
      <w:sz w:val="20"/>
      <w:szCs w:val="20"/>
    </w:rPr>
  </w:style>
  <w:style w:type="character" w:styleId="TableText8Char" w:customStyle="1">
    <w:name w:val="Table Text 8 Char"/>
    <w:basedOn w:val="DefaultParagraphFont"/>
    <w:link w:val="TableText8"/>
    <w:uiPriority w:val="99"/>
    <w:qFormat/>
    <w:locked/>
    <w:rsid w:val="003b0a39"/>
    <w:rPr>
      <w:rFonts w:ascii="Arial" w:hAnsi="Arial" w:eastAsia="Times New Roman" w:cs="Times New Roman"/>
      <w:sz w:val="16"/>
      <w:szCs w:val="24"/>
    </w:rPr>
  </w:style>
  <w:style w:type="character" w:styleId="TableText8BoldChar" w:customStyle="1">
    <w:name w:val="Table Text 8 Bold Char"/>
    <w:basedOn w:val="DefaultParagraphFont"/>
    <w:link w:val="TableText8Bold"/>
    <w:uiPriority w:val="99"/>
    <w:qFormat/>
    <w:locked/>
    <w:rsid w:val="003b0a39"/>
    <w:rPr>
      <w:rFonts w:ascii="Arial" w:hAnsi="Arial" w:eastAsia="Times New Roman" w:cs="Times New Roman"/>
      <w:b/>
      <w:sz w:val="16"/>
      <w:szCs w:val="24"/>
    </w:rPr>
  </w:style>
  <w:style w:type="character" w:styleId="TableText8BulletChar" w:customStyle="1">
    <w:name w:val="Table Text 8 Bullet Char"/>
    <w:basedOn w:val="DefaultParagraphFont"/>
    <w:link w:val="TableText8Bullet"/>
    <w:uiPriority w:val="99"/>
    <w:qFormat/>
    <w:locked/>
    <w:rsid w:val="003b0a39"/>
    <w:rPr>
      <w:rFonts w:ascii="Arial" w:hAnsi="Arial" w:eastAsia="Times New Roman" w:cs="Times New Roman"/>
      <w:sz w:val="16"/>
      <w:szCs w:val="24"/>
    </w:rPr>
  </w:style>
  <w:style w:type="character" w:styleId="TableText8GlossaryChar" w:customStyle="1">
    <w:name w:val="Table Text 8 Glossary Char"/>
    <w:basedOn w:val="TableText10Char"/>
    <w:link w:val="TableText8Glossary"/>
    <w:qFormat/>
    <w:rsid w:val="003b0a39"/>
    <w:rPr>
      <w:rFonts w:ascii="Arial" w:hAnsi="Arial" w:eastAsia="Times New Roman" w:cs="Times New Roman"/>
      <w:sz w:val="16"/>
      <w:szCs w:val="24"/>
    </w:rPr>
  </w:style>
  <w:style w:type="character" w:styleId="TableText8ItalicChar" w:customStyle="1">
    <w:name w:val="Table Text 8 Italic Char"/>
    <w:basedOn w:val="TableText8Char"/>
    <w:link w:val="TableText8Italic"/>
    <w:uiPriority w:val="99"/>
    <w:qFormat/>
    <w:locked/>
    <w:rsid w:val="003b0a39"/>
    <w:rPr>
      <w:rFonts w:ascii="Arial" w:hAnsi="Arial" w:eastAsia="Times New Roman" w:cs="Times New Roman"/>
      <w:i/>
      <w:sz w:val="16"/>
      <w:szCs w:val="24"/>
    </w:rPr>
  </w:style>
  <w:style w:type="character" w:styleId="TableText8NumberChar" w:customStyle="1">
    <w:name w:val="Table Text 8 Number Char"/>
    <w:basedOn w:val="DefaultParagraphFont"/>
    <w:link w:val="TableText8Number"/>
    <w:uiPriority w:val="99"/>
    <w:qFormat/>
    <w:locked/>
    <w:rsid w:val="003b0a39"/>
    <w:rPr>
      <w:rFonts w:ascii="Arial" w:hAnsi="Arial" w:eastAsia="Times New Roman" w:cs="Times New Roman"/>
      <w:sz w:val="16"/>
      <w:szCs w:val="24"/>
    </w:rPr>
  </w:style>
  <w:style w:type="character" w:styleId="notranslate" w:customStyle="1">
    <w:name w:val="notranslate"/>
    <w:basedOn w:val="DefaultParagraphFont"/>
    <w:qFormat/>
    <w:rsid w:val="0080742b"/>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oindependienteCar"/>
    <w:uiPriority w:val="99"/>
    <w:rsid w:val="00672331"/>
    <w:pPr/>
    <w:rPr/>
  </w:style>
  <w:style w:type="paragraph" w:styleId="List">
    <w:name w:val="List"/>
    <w:basedOn w:val="BodyText"/>
    <w:pPr/>
    <w:rPr>
      <w:rFonts w:cs="Noto Sans Devanagari"/>
    </w:rPr>
  </w:style>
  <w:style w:type="paragraph" w:styleId="Caption">
    <w:name w:val="Caption"/>
    <w:basedOn w:val="Normal"/>
    <w:next w:val="Normal"/>
    <w:link w:val="DescripcinCar"/>
    <w:uiPriority w:val="35"/>
    <w:qFormat/>
    <w:rsid w:val="003b0a39"/>
    <w:pPr>
      <w:keepNext w:val="true"/>
      <w:spacing w:before="120" w:after="60"/>
    </w:pPr>
    <w:rPr>
      <w:rFonts w:ascii="Arial Narrow" w:hAnsi="Arial Narrow"/>
      <w:b/>
      <w:bCs/>
      <w:sz w:val="20"/>
    </w:rPr>
  </w:style>
  <w:style w:type="paragraph" w:styleId="ndice">
    <w:name w:val="Índice"/>
    <w:basedOn w:val="Normal"/>
    <w:qFormat/>
    <w:pPr>
      <w:suppressLineNumbers/>
    </w:pPr>
    <w:rPr>
      <w:rFonts w:cs="Noto Sans Devanagari"/>
    </w:rPr>
  </w:style>
  <w:style w:type="paragraph" w:styleId="InstructionalTextNumber" w:customStyle="1">
    <w:name w:val="Instructional Text Number"/>
    <w:basedOn w:val="Normal"/>
    <w:qFormat/>
    <w:rsid w:val="003b0a39"/>
    <w:pPr>
      <w:numPr>
        <w:ilvl w:val="0"/>
        <w:numId w:val="20"/>
      </w:numPr>
      <w:spacing w:before="80" w:after="240"/>
    </w:pPr>
    <w:rPr>
      <w:rFonts w:cs="Arial"/>
      <w:i/>
      <w:color w:val="0000FF"/>
      <w:sz w:val="24"/>
      <w:szCs w:val="24"/>
    </w:rPr>
  </w:style>
  <w:style w:type="paragraph" w:styleId="BodyText10ItalicBorders" w:customStyle="1">
    <w:name w:val="Body Text 10 Italic Borders"/>
    <w:basedOn w:val="Footer"/>
    <w:qFormat/>
    <w:rsid w:val="003b0a39"/>
    <w:pPr>
      <w:pBdr>
        <w:top w:val="nil"/>
        <w:bottom w:val="single" w:sz="4" w:space="4" w:color="000000"/>
      </w:pBdr>
      <w:spacing w:before="120" w:after="120"/>
    </w:pPr>
    <w:rPr>
      <w:rFonts w:ascii="Arial" w:hAnsi="Arial" w:cs="Arial"/>
      <w:i/>
      <w:sz w:val="20"/>
    </w:rPr>
  </w:style>
  <w:style w:type="paragraph" w:styleId="Cabeceraypie">
    <w:name w:val="Cabecera y pie"/>
    <w:basedOn w:val="Normal"/>
    <w:qFormat/>
    <w:pPr/>
    <w:rPr/>
  </w:style>
  <w:style w:type="paragraph" w:styleId="Footer">
    <w:name w:val="Footer"/>
    <w:link w:val="PiedepginaCar"/>
    <w:rsid w:val="003b0a39"/>
    <w:pPr>
      <w:widowControl/>
      <w:pBdr>
        <w:top w:val="single" w:sz="4" w:space="1" w:color="000000"/>
      </w:pBdr>
      <w:tabs>
        <w:tab w:val="clear" w:pos="720"/>
        <w:tab w:val="center" w:pos="4680" w:leader="none"/>
        <w:tab w:val="right" w:pos="9360" w:leader="none"/>
      </w:tabs>
      <w:suppressAutoHyphens w:val="true"/>
      <w:bidi w:val="0"/>
      <w:spacing w:lineRule="auto" w:line="240" w:before="60" w:after="60"/>
      <w:jc w:val="left"/>
    </w:pPr>
    <w:rPr>
      <w:rFonts w:ascii="Arial Narrow" w:hAnsi="Arial Narrow" w:eastAsia="Times New Roman" w:cs="Times New Roman"/>
      <w:color w:val="auto"/>
      <w:kern w:val="0"/>
      <w:sz w:val="18"/>
      <w:szCs w:val="20"/>
      <w:lang w:val="en-US" w:eastAsia="en-US" w:bidi="ar-SA"/>
    </w:rPr>
  </w:style>
  <w:style w:type="paragraph" w:styleId="BackMatterHeading" w:customStyle="1">
    <w:name w:val="Back Matter Heading"/>
    <w:next w:val="Normal"/>
    <w:autoRedefine/>
    <w:qFormat/>
    <w:rsid w:val="00372c6a"/>
    <w:pPr>
      <w:keepNext w:val="true"/>
      <w:pageBreakBefore/>
      <w:widowControl/>
      <w:suppressAutoHyphens w:val="true"/>
      <w:bidi w:val="0"/>
      <w:spacing w:lineRule="auto" w:line="240" w:before="0" w:after="360"/>
      <w:ind w:left="360"/>
      <w:jc w:val="center"/>
    </w:pPr>
    <w:rPr>
      <w:rFonts w:ascii="Arial Narrow" w:hAnsi="Arial Narrow" w:eastAsia="Times New Roman" w:cs="Times New Roman"/>
      <w:b/>
      <w:color w:themeColor="text1" w:val="000000"/>
      <w:kern w:val="0"/>
      <w:sz w:val="36"/>
      <w:szCs w:val="20"/>
      <w:lang w:val="en-US" w:eastAsia="en-US" w:bidi="ar-SA"/>
    </w:rPr>
  </w:style>
  <w:style w:type="paragraph" w:styleId="Figura" w:customStyle="1">
    <w:name w:val="Figura"/>
    <w:next w:val="Normal"/>
    <w:qFormat/>
    <w:rsid w:val="00602e66"/>
    <w:pPr>
      <w:keepNext w:val="true"/>
      <w:keepLines/>
      <w:widowControl/>
      <w:suppressAutoHyphens w:val="true"/>
      <w:bidi w:val="0"/>
      <w:spacing w:lineRule="auto" w:line="240" w:before="120" w:after="0"/>
      <w:jc w:val="left"/>
    </w:pPr>
    <w:rPr>
      <w:rFonts w:ascii="Arial" w:hAnsi="Arial" w:eastAsia="Times New Roman" w:cs="Times New Roman"/>
      <w:color w:val="auto"/>
      <w:kern w:val="0"/>
      <w:sz w:val="24"/>
      <w:szCs w:val="20"/>
      <w:lang w:val="en-US" w:eastAsia="en-US" w:bidi="ar-SA"/>
    </w:rPr>
  </w:style>
  <w:style w:type="paragraph" w:styleId="FrontMatterHeader" w:customStyle="1">
    <w:name w:val="Front Matter Header"/>
    <w:next w:val="Normal"/>
    <w:autoRedefine/>
    <w:qFormat/>
    <w:rsid w:val="003b0a39"/>
    <w:pPr>
      <w:keepNext w:val="true"/>
      <w:widowControl/>
      <w:suppressAutoHyphens w:val="true"/>
      <w:bidi w:val="0"/>
      <w:spacing w:lineRule="auto" w:line="240" w:before="0" w:after="360"/>
      <w:jc w:val="center"/>
      <w:outlineLvl w:val="0"/>
    </w:pPr>
    <w:rPr>
      <w:rFonts w:ascii="Arial Narrow" w:hAnsi="Arial Narrow" w:eastAsia="Times New Roman" w:cs="Times New Roman"/>
      <w:b/>
      <w:color w:val="auto"/>
      <w:kern w:val="0"/>
      <w:sz w:val="36"/>
      <w:szCs w:val="20"/>
      <w:lang w:val="en-US" w:eastAsia="en-US" w:bidi="ar-SA"/>
    </w:rPr>
  </w:style>
  <w:style w:type="paragraph" w:styleId="Header">
    <w:name w:val="Header"/>
    <w:basedOn w:val="Normal"/>
    <w:link w:val="EncabezadoCar"/>
    <w:unhideWhenUsed/>
    <w:rsid w:val="003b0a39"/>
    <w:pPr>
      <w:pBdr>
        <w:bottom w:val="single" w:sz="4" w:space="1" w:color="000000"/>
      </w:pBdr>
      <w:tabs>
        <w:tab w:val="clear" w:pos="720"/>
        <w:tab w:val="right" w:pos="9360" w:leader="none"/>
      </w:tabs>
      <w:spacing w:before="120" w:after="0"/>
    </w:pPr>
    <w:rPr>
      <w:rFonts w:ascii="Arial Narrow" w:hAnsi="Arial Narrow"/>
      <w:sz w:val="18"/>
    </w:rPr>
  </w:style>
  <w:style w:type="paragraph" w:styleId="InstructionalText" w:customStyle="1">
    <w:name w:val="Instructional Text"/>
    <w:basedOn w:val="BodyText"/>
    <w:next w:val="BodyText"/>
    <w:link w:val="InstructionalTextChar"/>
    <w:qFormat/>
    <w:rsid w:val="003b0a39"/>
    <w:pPr/>
    <w:rPr>
      <w:i/>
      <w:color w:val="0000FF"/>
      <w:sz w:val="24"/>
      <w:lang w:eastAsia="ar-SA"/>
    </w:rPr>
  </w:style>
  <w:style w:type="paragraph" w:styleId="TOC1">
    <w:name w:val="TOC 1"/>
    <w:next w:val="Normal"/>
    <w:autoRedefine/>
    <w:uiPriority w:val="39"/>
    <w:rsid w:val="003b0a39"/>
    <w:pPr>
      <w:widowControl/>
      <w:tabs>
        <w:tab w:val="clear" w:pos="720"/>
        <w:tab w:val="left" w:pos="360" w:leader="none"/>
        <w:tab w:val="right" w:pos="9360" w:leader="dot"/>
      </w:tabs>
      <w:suppressAutoHyphens w:val="true"/>
      <w:bidi w:val="0"/>
      <w:spacing w:lineRule="auto" w:line="240" w:before="200" w:after="120"/>
      <w:ind w:hanging="360" w:left="360"/>
      <w:jc w:val="left"/>
    </w:pPr>
    <w:rPr>
      <w:rFonts w:ascii="Arial" w:hAnsi="Arial" w:eastAsia="Times New Roman" w:cs="Times New Roman"/>
      <w:b/>
      <w:color w:val="auto"/>
      <w:kern w:val="0"/>
      <w:sz w:val="24"/>
      <w:szCs w:val="20"/>
      <w:lang w:val="en-US" w:eastAsia="en-US" w:bidi="ar-SA"/>
    </w:rPr>
  </w:style>
  <w:style w:type="paragraph" w:styleId="TOC2">
    <w:name w:val="TOC 2"/>
    <w:next w:val="Normal"/>
    <w:autoRedefine/>
    <w:uiPriority w:val="39"/>
    <w:rsid w:val="003b0a39"/>
    <w:pPr>
      <w:widowControl/>
      <w:tabs>
        <w:tab w:val="clear" w:pos="720"/>
        <w:tab w:val="left" w:pos="1080" w:leader="none"/>
        <w:tab w:val="right" w:pos="9360" w:leader="dot"/>
      </w:tabs>
      <w:suppressAutoHyphens w:val="true"/>
      <w:bidi w:val="0"/>
      <w:spacing w:lineRule="auto" w:line="240" w:before="0" w:after="0"/>
      <w:ind w:hanging="720" w:left="965"/>
      <w:jc w:val="left"/>
    </w:pPr>
    <w:rPr>
      <w:rFonts w:ascii="Arial" w:hAnsi="Arial" w:eastAsia="Times New Roman" w:cs="Times New Roman"/>
      <w:color w:val="auto"/>
      <w:kern w:val="0"/>
      <w:sz w:val="24"/>
      <w:szCs w:val="20"/>
      <w:lang w:val="en-US" w:eastAsia="en-US" w:bidi="ar-SA"/>
    </w:rPr>
  </w:style>
  <w:style w:type="paragraph" w:styleId="TOC3">
    <w:name w:val="TOC 3"/>
    <w:next w:val="Normal"/>
    <w:autoRedefine/>
    <w:uiPriority w:val="39"/>
    <w:rsid w:val="003b0a39"/>
    <w:pPr>
      <w:widowControl/>
      <w:tabs>
        <w:tab w:val="clear" w:pos="720"/>
        <w:tab w:val="left" w:pos="1980" w:leader="none"/>
        <w:tab w:val="right" w:pos="9360" w:leader="dot"/>
      </w:tabs>
      <w:suppressAutoHyphens w:val="true"/>
      <w:bidi w:val="0"/>
      <w:spacing w:lineRule="auto" w:line="240" w:before="0" w:after="0"/>
      <w:ind w:hanging="907" w:left="1382"/>
      <w:jc w:val="left"/>
    </w:pPr>
    <w:rPr>
      <w:rFonts w:ascii="Arial" w:hAnsi="Arial" w:eastAsia="Times New Roman" w:cs="Times New Roman"/>
      <w:color w:val="auto"/>
      <w:kern w:val="0"/>
      <w:sz w:val="24"/>
      <w:szCs w:val="20"/>
      <w:lang w:val="en-US" w:eastAsia="en-US" w:bidi="ar-SA"/>
    </w:rPr>
  </w:style>
  <w:style w:type="paragraph" w:styleId="TableofFigures">
    <w:name w:val="Table of Figures"/>
    <w:basedOn w:val="TOC1"/>
    <w:next w:val="Normal"/>
    <w:autoRedefine/>
    <w:uiPriority w:val="99"/>
    <w:rsid w:val="003b0a39"/>
    <w:pPr/>
    <w:rPr>
      <w:b w:val="false"/>
    </w:rPr>
  </w:style>
  <w:style w:type="paragraph" w:styleId="BodyTextBold" w:customStyle="1">
    <w:name w:val="Body Text Bold"/>
    <w:basedOn w:val="BodyText"/>
    <w:next w:val="BodyText"/>
    <w:link w:val="BodyTextBoldChar"/>
    <w:uiPriority w:val="99"/>
    <w:qFormat/>
    <w:rsid w:val="003b0a39"/>
    <w:pPr/>
    <w:rPr>
      <w:b/>
      <w:bCs/>
    </w:rPr>
  </w:style>
  <w:style w:type="paragraph" w:styleId="CoverProjectName" w:customStyle="1">
    <w:name w:val="Cover Project Name"/>
    <w:basedOn w:val="Normal"/>
    <w:qFormat/>
    <w:rsid w:val="003b0a39"/>
    <w:pPr>
      <w:pBdr>
        <w:bottom w:val="single" w:sz="4" w:space="1" w:color="000000"/>
      </w:pBdr>
      <w:spacing w:before="2000" w:after="240"/>
      <w:jc w:val="right"/>
    </w:pPr>
    <w:rPr>
      <w:rFonts w:ascii="Arial Narrow" w:hAnsi="Arial Narrow"/>
      <w:b/>
      <w:bCs/>
      <w:color w:val="0070C0"/>
      <w:sz w:val="48"/>
    </w:rPr>
  </w:style>
  <w:style w:type="paragraph" w:styleId="CoverText" w:customStyle="1">
    <w:name w:val="Cover Text"/>
    <w:basedOn w:val="Normal"/>
    <w:link w:val="CoverTextChar"/>
    <w:qFormat/>
    <w:rsid w:val="003b0a39"/>
    <w:pPr>
      <w:jc w:val="right"/>
    </w:pPr>
    <w:rPr>
      <w:rFonts w:ascii="Arial Narrow" w:hAnsi="Arial Narrow"/>
      <w:b/>
      <w:bCs/>
      <w:sz w:val="32"/>
    </w:rPr>
  </w:style>
  <w:style w:type="paragraph" w:styleId="HeaderRight" w:customStyle="1">
    <w:name w:val="Header Right"/>
    <w:link w:val="HeaderRightChar"/>
    <w:uiPriority w:val="99"/>
    <w:qFormat/>
    <w:rsid w:val="003b0a39"/>
    <w:pPr>
      <w:widowControl/>
      <w:suppressAutoHyphens w:val="true"/>
      <w:bidi w:val="0"/>
      <w:spacing w:lineRule="auto" w:line="240" w:before="120" w:after="0"/>
      <w:jc w:val="right"/>
    </w:pPr>
    <w:rPr>
      <w:rFonts w:ascii="Arial Narrow" w:hAnsi="Arial Narrow" w:eastAsia="Times New Roman" w:cs="Times New Roman"/>
      <w:color w:themeColor="text1" w:val="000000"/>
      <w:kern w:val="0"/>
      <w:sz w:val="18"/>
      <w:szCs w:val="24"/>
      <w:lang w:val="en-US" w:eastAsia="en-US" w:bidi="ar-SA"/>
    </w:rPr>
  </w:style>
  <w:style w:type="paragraph" w:styleId="InstructionalTextBullet" w:customStyle="1">
    <w:name w:val="Instructional Text Bullet"/>
    <w:basedOn w:val="BodyTextBullet"/>
    <w:qFormat/>
    <w:rsid w:val="003b0a39"/>
    <w:pPr>
      <w:numPr>
        <w:ilvl w:val="0"/>
        <w:numId w:val="18"/>
      </w:numPr>
      <w:spacing w:before="0" w:after="60"/>
    </w:pPr>
    <w:rPr>
      <w:i/>
      <w:color w:val="0000FF"/>
      <w:sz w:val="24"/>
      <w:szCs w:val="24"/>
    </w:rPr>
  </w:style>
  <w:style w:type="paragraph" w:styleId="ParagraphSpacer10" w:customStyle="1">
    <w:name w:val="Paragraph Spacer 10"/>
    <w:next w:val="BodyText"/>
    <w:uiPriority w:val="99"/>
    <w:qFormat/>
    <w:rsid w:val="003b0a39"/>
    <w:pPr>
      <w:widowControl/>
      <w:suppressAutoHyphens w:val="true"/>
      <w:bidi w:val="0"/>
      <w:spacing w:lineRule="auto" w:line="240" w:before="0" w:after="0"/>
      <w:jc w:val="left"/>
    </w:pPr>
    <w:rPr>
      <w:rFonts w:ascii="Arial" w:hAnsi="Arial" w:eastAsia="Times New Roman" w:cs="Times New Roman"/>
      <w:color w:val="auto"/>
      <w:kern w:val="0"/>
      <w:sz w:val="20"/>
      <w:szCs w:val="24"/>
      <w:lang w:val="en-US" w:eastAsia="en-US" w:bidi="ar-SA"/>
    </w:rPr>
  </w:style>
  <w:style w:type="paragraph" w:styleId="SignatureText" w:customStyle="1">
    <w:name w:val="Signature Text"/>
    <w:basedOn w:val="Normal"/>
    <w:link w:val="SignatureTextChar"/>
    <w:qFormat/>
    <w:rsid w:val="003b0a39"/>
    <w:pPr>
      <w:pBdr>
        <w:top w:val="dashed" w:sz="4" w:space="1" w:color="000000"/>
      </w:pBdr>
      <w:spacing w:before="480" w:after="0"/>
    </w:pPr>
    <w:rPr>
      <w:sz w:val="20"/>
    </w:rPr>
  </w:style>
  <w:style w:type="paragraph" w:styleId="TableText10" w:customStyle="1">
    <w:name w:val="Table Text 10"/>
    <w:basedOn w:val="Normal"/>
    <w:link w:val="TableText10Char"/>
    <w:qFormat/>
    <w:rsid w:val="003b0a39"/>
    <w:pPr>
      <w:spacing w:before="20" w:after="120"/>
    </w:pPr>
    <w:rPr>
      <w:sz w:val="20"/>
    </w:rPr>
  </w:style>
  <w:style w:type="paragraph" w:styleId="TableText10HeaderCenter" w:customStyle="1">
    <w:name w:val="Table Text 10 Header Center"/>
    <w:basedOn w:val="Normal"/>
    <w:link w:val="TableText10HeaderCenterChar"/>
    <w:uiPriority w:val="99"/>
    <w:qFormat/>
    <w:rsid w:val="003b0a39"/>
    <w:pPr>
      <w:keepNext w:val="true"/>
      <w:spacing w:before="0" w:after="120"/>
      <w:jc w:val="center"/>
    </w:pPr>
    <w:rPr>
      <w:b/>
      <w:color w:themeColor="background1" w:val="FFFFFF"/>
      <w:sz w:val="20"/>
      <w:szCs w:val="24"/>
    </w:rPr>
  </w:style>
  <w:style w:type="paragraph" w:styleId="TableText10Italic" w:customStyle="1">
    <w:name w:val="Table Text 10 Italic"/>
    <w:basedOn w:val="TableText10"/>
    <w:link w:val="TableText10ItalicChar"/>
    <w:uiPriority w:val="99"/>
    <w:qFormat/>
    <w:rsid w:val="003b0a39"/>
    <w:pPr/>
    <w:rPr>
      <w:i/>
      <w:iCs/>
    </w:rPr>
  </w:style>
  <w:style w:type="paragraph" w:styleId="CoverTextDate" w:customStyle="1">
    <w:name w:val="Cover Text Date"/>
    <w:basedOn w:val="CoverText"/>
    <w:link w:val="CoverTextDateChar"/>
    <w:qFormat/>
    <w:rsid w:val="003b0a39"/>
    <w:pPr>
      <w:spacing w:before="120" w:after="4100"/>
    </w:pPr>
    <w:rPr/>
  </w:style>
  <w:style w:type="paragraph" w:styleId="BalloonText">
    <w:name w:val="Balloon Text"/>
    <w:basedOn w:val="Normal"/>
    <w:link w:val="TextodegloboCar"/>
    <w:uiPriority w:val="99"/>
    <w:semiHidden/>
    <w:unhideWhenUsed/>
    <w:qFormat/>
    <w:rsid w:val="003b0a39"/>
    <w:pPr>
      <w:spacing w:before="0" w:after="0"/>
    </w:pPr>
    <w:rPr>
      <w:rFonts w:ascii="Tahoma" w:hAnsi="Tahoma" w:cs="Tahoma"/>
      <w:sz w:val="16"/>
      <w:szCs w:val="16"/>
    </w:rPr>
  </w:style>
  <w:style w:type="paragraph" w:styleId="Appendix" w:customStyle="1">
    <w:name w:val="Appendix"/>
    <w:next w:val="BodyText"/>
    <w:uiPriority w:val="99"/>
    <w:qFormat/>
    <w:rsid w:val="003b0a39"/>
    <w:pPr>
      <w:keepNext w:val="true"/>
      <w:pageBreakBefore/>
      <w:widowControl/>
      <w:tabs>
        <w:tab w:val="clear" w:pos="720"/>
        <w:tab w:val="left" w:pos="1800" w:leader="none"/>
      </w:tabs>
      <w:suppressAutoHyphens w:val="true"/>
      <w:bidi w:val="0"/>
      <w:spacing w:lineRule="auto" w:line="240" w:before="120" w:after="240"/>
      <w:jc w:val="left"/>
      <w:outlineLvl w:val="0"/>
    </w:pPr>
    <w:rPr>
      <w:rFonts w:ascii="Arial Narrow" w:hAnsi="Arial Narrow" w:eastAsia="Times New Roman" w:cs="Times New Roman"/>
      <w:b/>
      <w:color w:val="003366"/>
      <w:kern w:val="2"/>
      <w:sz w:val="32"/>
      <w:szCs w:val="24"/>
      <w:lang w:val="en-US" w:eastAsia="en-US" w:bidi="ar-SA"/>
    </w:rPr>
  </w:style>
  <w:style w:type="paragraph" w:styleId="AppendixA" w:customStyle="1">
    <w:name w:val="Appendix A"/>
    <w:next w:val="BodyText"/>
    <w:uiPriority w:val="99"/>
    <w:qFormat/>
    <w:rsid w:val="003b0a39"/>
    <w:pPr>
      <w:keepNext w:val="true"/>
      <w:widowControl/>
      <w:numPr>
        <w:ilvl w:val="0"/>
        <w:numId w:val="2"/>
      </w:numPr>
      <w:tabs>
        <w:tab w:val="clear" w:pos="720"/>
        <w:tab w:val="left" w:pos="864" w:leader="none"/>
      </w:tabs>
      <w:suppressAutoHyphens w:val="true"/>
      <w:bidi w:val="0"/>
      <w:spacing w:lineRule="auto" w:line="240" w:before="240" w:after="120"/>
      <w:jc w:val="left"/>
    </w:pPr>
    <w:rPr>
      <w:rFonts w:ascii="Arial Narrow" w:hAnsi="Arial Narrow" w:eastAsia="Times New Roman" w:cs="Arial"/>
      <w:b/>
      <w:bCs/>
      <w:iCs/>
      <w:color w:val="003366"/>
      <w:kern w:val="0"/>
      <w:sz w:val="28"/>
      <w:szCs w:val="28"/>
      <w:lang w:val="en-US" w:eastAsia="en-US" w:bidi="ar-SA"/>
    </w:rPr>
  </w:style>
  <w:style w:type="paragraph" w:styleId="AppendixB" w:customStyle="1">
    <w:name w:val="Appendix B"/>
    <w:next w:val="BodyText"/>
    <w:uiPriority w:val="99"/>
    <w:qFormat/>
    <w:rsid w:val="003b0a39"/>
    <w:pPr>
      <w:keepNext w:val="true"/>
      <w:widowControl/>
      <w:numPr>
        <w:ilvl w:val="0"/>
        <w:numId w:val="3"/>
      </w:numPr>
      <w:suppressAutoHyphens w:val="true"/>
      <w:bidi w:val="0"/>
      <w:spacing w:lineRule="auto" w:line="240" w:before="240" w:after="120"/>
      <w:jc w:val="left"/>
    </w:pPr>
    <w:rPr>
      <w:rFonts w:ascii="Arial Narrow" w:hAnsi="Arial Narrow" w:eastAsia="Times New Roman" w:cs="Arial"/>
      <w:b/>
      <w:bCs/>
      <w:iCs/>
      <w:color w:val="003366"/>
      <w:kern w:val="0"/>
      <w:sz w:val="28"/>
      <w:szCs w:val="28"/>
      <w:lang w:val="en-US" w:eastAsia="en-US" w:bidi="ar-SA"/>
    </w:rPr>
  </w:style>
  <w:style w:type="paragraph" w:styleId="AppendixC" w:customStyle="1">
    <w:name w:val="Appendix C"/>
    <w:next w:val="BodyText"/>
    <w:uiPriority w:val="99"/>
    <w:qFormat/>
    <w:rsid w:val="00372c6a"/>
    <w:pPr>
      <w:keepNext w:val="true"/>
      <w:widowControl/>
      <w:numPr>
        <w:ilvl w:val="0"/>
        <w:numId w:val="4"/>
      </w:numPr>
      <w:tabs>
        <w:tab w:val="clear" w:pos="720"/>
        <w:tab w:val="left" w:pos="864" w:leader="none"/>
      </w:tabs>
      <w:suppressAutoHyphens w:val="true"/>
      <w:bidi w:val="0"/>
      <w:spacing w:lineRule="auto" w:line="240" w:before="240" w:after="120"/>
      <w:ind w:left="360"/>
      <w:jc w:val="left"/>
    </w:pPr>
    <w:rPr>
      <w:rFonts w:ascii="Arial Narrow" w:hAnsi="Arial Narrow" w:eastAsia="Times New Roman" w:cs="Arial"/>
      <w:b/>
      <w:bCs/>
      <w:iCs/>
      <w:color w:val="003366"/>
      <w:kern w:val="0"/>
      <w:sz w:val="28"/>
      <w:szCs w:val="28"/>
      <w:lang w:val="en-US" w:eastAsia="en-US" w:bidi="ar-SA"/>
    </w:rPr>
  </w:style>
  <w:style w:type="paragraph" w:styleId="AppendixD" w:customStyle="1">
    <w:name w:val="Appendix D"/>
    <w:next w:val="BodyText"/>
    <w:uiPriority w:val="99"/>
    <w:qFormat/>
    <w:rsid w:val="003b0a39"/>
    <w:pPr>
      <w:keepNext w:val="true"/>
      <w:widowControl/>
      <w:numPr>
        <w:ilvl w:val="0"/>
        <w:numId w:val="5"/>
      </w:numPr>
      <w:suppressAutoHyphens w:val="true"/>
      <w:bidi w:val="0"/>
      <w:spacing w:lineRule="auto" w:line="240" w:before="240" w:after="120"/>
      <w:jc w:val="left"/>
    </w:pPr>
    <w:rPr>
      <w:rFonts w:ascii="Arial Narrow" w:hAnsi="Arial Narrow" w:eastAsia="Times New Roman" w:cs="Arial"/>
      <w:b/>
      <w:bCs/>
      <w:iCs/>
      <w:color w:val="003366"/>
      <w:kern w:val="0"/>
      <w:sz w:val="28"/>
      <w:szCs w:val="28"/>
      <w:lang w:val="en-US" w:eastAsia="en-US" w:bidi="ar-SA"/>
    </w:rPr>
  </w:style>
  <w:style w:type="paragraph" w:styleId="AppendixE" w:customStyle="1">
    <w:name w:val="Appendix E"/>
    <w:next w:val="BodyText"/>
    <w:uiPriority w:val="99"/>
    <w:qFormat/>
    <w:rsid w:val="003b0a39"/>
    <w:pPr>
      <w:keepNext w:val="true"/>
      <w:widowControl/>
      <w:numPr>
        <w:ilvl w:val="0"/>
        <w:numId w:val="6"/>
      </w:numPr>
      <w:tabs>
        <w:tab w:val="clear" w:pos="720"/>
        <w:tab w:val="left" w:pos="864" w:leader="none"/>
      </w:tabs>
      <w:suppressAutoHyphens w:val="true"/>
      <w:bidi w:val="0"/>
      <w:spacing w:lineRule="auto" w:line="240" w:before="240" w:after="120"/>
      <w:jc w:val="left"/>
    </w:pPr>
    <w:rPr>
      <w:rFonts w:ascii="Arial Narrow" w:hAnsi="Arial Narrow" w:eastAsia="Times New Roman" w:cs="Times New Roman"/>
      <w:b/>
      <w:bCs/>
      <w:iCs/>
      <w:color w:val="003366"/>
      <w:kern w:val="0"/>
      <w:sz w:val="28"/>
      <w:szCs w:val="28"/>
      <w:lang w:val="en-US" w:eastAsia="ar-SA" w:bidi="ar-SA"/>
    </w:rPr>
  </w:style>
  <w:style w:type="paragraph" w:styleId="AppendixF" w:customStyle="1">
    <w:name w:val="Appendix F"/>
    <w:next w:val="BodyText"/>
    <w:uiPriority w:val="99"/>
    <w:qFormat/>
    <w:rsid w:val="00372c6a"/>
    <w:pPr>
      <w:keepNext w:val="true"/>
      <w:widowControl/>
      <w:numPr>
        <w:ilvl w:val="0"/>
        <w:numId w:val="7"/>
      </w:numPr>
      <w:tabs>
        <w:tab w:val="clear" w:pos="720"/>
        <w:tab w:val="left" w:pos="1440" w:leader="none"/>
      </w:tabs>
      <w:suppressAutoHyphens w:val="true"/>
      <w:bidi w:val="0"/>
      <w:spacing w:lineRule="auto" w:line="240" w:before="240" w:after="120"/>
      <w:jc w:val="left"/>
    </w:pPr>
    <w:rPr>
      <w:rFonts w:ascii="Arial Narrow" w:hAnsi="Arial Narrow" w:eastAsia="Times New Roman" w:cs="Times New Roman"/>
      <w:b/>
      <w:bCs/>
      <w:iCs/>
      <w:color w:val="1F497D"/>
      <w:kern w:val="0"/>
      <w:sz w:val="28"/>
      <w:szCs w:val="28"/>
      <w:lang w:val="en-US" w:eastAsia="ar-SA" w:bidi="ar-SA"/>
    </w:rPr>
  </w:style>
  <w:style w:type="paragraph" w:styleId="AppendixG" w:customStyle="1">
    <w:name w:val="Appendix G"/>
    <w:next w:val="BodyText"/>
    <w:uiPriority w:val="99"/>
    <w:qFormat/>
    <w:rsid w:val="003b0a39"/>
    <w:pPr>
      <w:keepNext w:val="true"/>
      <w:widowControl/>
      <w:numPr>
        <w:ilvl w:val="0"/>
        <w:numId w:val="8"/>
      </w:numPr>
      <w:tabs>
        <w:tab w:val="clear" w:pos="720"/>
        <w:tab w:val="left" w:pos="864" w:leader="none"/>
      </w:tabs>
      <w:suppressAutoHyphens w:val="true"/>
      <w:bidi w:val="0"/>
      <w:spacing w:lineRule="auto" w:line="240" w:before="240" w:after="120"/>
      <w:jc w:val="left"/>
    </w:pPr>
    <w:rPr>
      <w:rFonts w:ascii="Arial Narrow" w:hAnsi="Arial Narrow" w:eastAsia="Times New Roman" w:cs="Times New Roman"/>
      <w:b/>
      <w:bCs/>
      <w:iCs/>
      <w:color w:val="003366"/>
      <w:kern w:val="0"/>
      <w:sz w:val="28"/>
      <w:szCs w:val="28"/>
      <w:lang w:val="en-US" w:eastAsia="ar-SA" w:bidi="ar-SA"/>
    </w:rPr>
  </w:style>
  <w:style w:type="paragraph" w:styleId="AppendixH" w:customStyle="1">
    <w:name w:val="Appendix H"/>
    <w:next w:val="BodyText"/>
    <w:uiPriority w:val="99"/>
    <w:qFormat/>
    <w:rsid w:val="003b0a39"/>
    <w:pPr>
      <w:keepNext w:val="true"/>
      <w:widowControl/>
      <w:numPr>
        <w:ilvl w:val="0"/>
        <w:numId w:val="9"/>
      </w:numPr>
      <w:tabs>
        <w:tab w:val="clear" w:pos="720"/>
        <w:tab w:val="left" w:pos="864" w:leader="none"/>
      </w:tabs>
      <w:suppressAutoHyphens w:val="true"/>
      <w:bidi w:val="0"/>
      <w:spacing w:lineRule="auto" w:line="240" w:before="240" w:after="120"/>
      <w:jc w:val="left"/>
    </w:pPr>
    <w:rPr>
      <w:rFonts w:ascii="Arial Narrow" w:hAnsi="Arial Narrow" w:eastAsia="Times New Roman" w:cs="Arial"/>
      <w:b/>
      <w:bCs/>
      <w:iCs/>
      <w:color w:val="003366"/>
      <w:kern w:val="0"/>
      <w:sz w:val="28"/>
      <w:szCs w:val="28"/>
      <w:lang w:val="en-US" w:eastAsia="ar-SA" w:bidi="ar-SA"/>
    </w:rPr>
  </w:style>
  <w:style w:type="paragraph" w:styleId="AppendixI" w:customStyle="1">
    <w:name w:val="Appendix I"/>
    <w:next w:val="BodyText"/>
    <w:uiPriority w:val="99"/>
    <w:qFormat/>
    <w:rsid w:val="003b0a39"/>
    <w:pPr>
      <w:keepNext w:val="true"/>
      <w:widowControl/>
      <w:numPr>
        <w:ilvl w:val="0"/>
        <w:numId w:val="10"/>
      </w:numPr>
      <w:tabs>
        <w:tab w:val="clear" w:pos="720"/>
        <w:tab w:val="left" w:pos="864" w:leader="none"/>
      </w:tabs>
      <w:suppressAutoHyphens w:val="true"/>
      <w:bidi w:val="0"/>
      <w:spacing w:lineRule="auto" w:line="240" w:before="240" w:after="120"/>
      <w:jc w:val="left"/>
    </w:pPr>
    <w:rPr>
      <w:rFonts w:ascii="Arial Narrow" w:hAnsi="Arial Narrow" w:eastAsia="Times New Roman" w:cs="Times New Roman"/>
      <w:b/>
      <w:bCs/>
      <w:iCs/>
      <w:color w:val="003366"/>
      <w:kern w:val="0"/>
      <w:sz w:val="28"/>
      <w:szCs w:val="28"/>
      <w:lang w:val="en-US" w:eastAsia="ar-SA" w:bidi="ar-SA"/>
    </w:rPr>
  </w:style>
  <w:style w:type="paragraph" w:styleId="BodyText10" w:customStyle="1">
    <w:name w:val="Body Text 10"/>
    <w:link w:val="BodyText10Char"/>
    <w:uiPriority w:val="99"/>
    <w:qFormat/>
    <w:rsid w:val="003b0a39"/>
    <w:pPr>
      <w:widowControl/>
      <w:suppressAutoHyphens w:val="true"/>
      <w:bidi w:val="0"/>
      <w:spacing w:lineRule="auto" w:line="240" w:before="0" w:after="120"/>
      <w:jc w:val="left"/>
    </w:pPr>
    <w:rPr>
      <w:rFonts w:ascii="Arial" w:hAnsi="Arial" w:eastAsia="Times New Roman" w:cs="Times New Roman"/>
      <w:color w:val="auto"/>
      <w:kern w:val="0"/>
      <w:sz w:val="20"/>
      <w:szCs w:val="24"/>
      <w:lang w:val="en-US" w:eastAsia="en-US" w:bidi="ar-SA"/>
    </w:rPr>
  </w:style>
  <w:style w:type="paragraph" w:styleId="BodyText10Bold" w:customStyle="1">
    <w:name w:val="Body Text 10 Bold"/>
    <w:basedOn w:val="BodyText10"/>
    <w:next w:val="BodyText10"/>
    <w:link w:val="BodyText10BoldCharChar"/>
    <w:uiPriority w:val="99"/>
    <w:qFormat/>
    <w:rsid w:val="003b0a39"/>
    <w:pPr/>
    <w:rPr>
      <w:b/>
      <w:bCs/>
    </w:rPr>
  </w:style>
  <w:style w:type="paragraph" w:styleId="BodyText10BoldCenter" w:customStyle="1">
    <w:name w:val="Body Text 10 Bold Center"/>
    <w:basedOn w:val="BodyText10"/>
    <w:next w:val="BodyText10"/>
    <w:link w:val="BodyText10BoldCenterChar"/>
    <w:uiPriority w:val="99"/>
    <w:qFormat/>
    <w:rsid w:val="003b0a39"/>
    <w:pPr>
      <w:jc w:val="center"/>
    </w:pPr>
    <w:rPr>
      <w:b/>
      <w:bCs/>
      <w:sz w:val="22"/>
    </w:rPr>
  </w:style>
  <w:style w:type="paragraph" w:styleId="BodyText10Bullet" w:customStyle="1">
    <w:name w:val="Body Text 10 Bullet"/>
    <w:basedOn w:val="BodyText10"/>
    <w:link w:val="BodyText10BulletChar"/>
    <w:uiPriority w:val="99"/>
    <w:qFormat/>
    <w:rsid w:val="003b0a39"/>
    <w:pPr>
      <w:numPr>
        <w:ilvl w:val="0"/>
        <w:numId w:val="11"/>
      </w:numPr>
    </w:pPr>
    <w:rPr/>
  </w:style>
  <w:style w:type="paragraph" w:styleId="BodyText10Caps" w:customStyle="1">
    <w:name w:val="Body Text 10 Caps"/>
    <w:basedOn w:val="BodyText10"/>
    <w:link w:val="BodyText10CapsChar"/>
    <w:qFormat/>
    <w:rsid w:val="003b0a39"/>
    <w:pPr/>
    <w:rPr>
      <w:caps/>
    </w:rPr>
  </w:style>
  <w:style w:type="paragraph" w:styleId="BodyText10Center" w:customStyle="1">
    <w:name w:val="Body Text 10 Center"/>
    <w:basedOn w:val="BodyText10"/>
    <w:next w:val="BodyText10"/>
    <w:link w:val="BodyText10CenterChar"/>
    <w:uiPriority w:val="99"/>
    <w:qFormat/>
    <w:rsid w:val="003b0a39"/>
    <w:pPr>
      <w:jc w:val="center"/>
    </w:pPr>
    <w:rPr/>
  </w:style>
  <w:style w:type="paragraph" w:styleId="BodyText10Glossary" w:customStyle="1">
    <w:name w:val="Body Text 10 Glossary"/>
    <w:basedOn w:val="BodyText10"/>
    <w:next w:val="BodyText10"/>
    <w:link w:val="BodyText10GlossaryChar"/>
    <w:qFormat/>
    <w:rsid w:val="003b0a39"/>
    <w:pPr/>
    <w:rPr/>
  </w:style>
  <w:style w:type="paragraph" w:styleId="BodyText10Italic" w:customStyle="1">
    <w:name w:val="Body Text 10 Italic"/>
    <w:basedOn w:val="BodyText10"/>
    <w:next w:val="BodyText10"/>
    <w:link w:val="BodyText10ItalicChar"/>
    <w:qFormat/>
    <w:rsid w:val="003b0a39"/>
    <w:pPr/>
    <w:rPr>
      <w:i/>
    </w:rPr>
  </w:style>
  <w:style w:type="paragraph" w:styleId="BodyText10Number" w:customStyle="1">
    <w:name w:val="Body Text 10 Number"/>
    <w:basedOn w:val="BodyText10"/>
    <w:link w:val="BodyText10NumberCharChar"/>
    <w:uiPriority w:val="99"/>
    <w:qFormat/>
    <w:rsid w:val="00de5592"/>
    <w:pPr>
      <w:numPr>
        <w:ilvl w:val="0"/>
        <w:numId w:val="12"/>
      </w:numPr>
    </w:pPr>
    <w:rPr/>
  </w:style>
  <w:style w:type="paragraph" w:styleId="BodyText10Underline" w:customStyle="1">
    <w:name w:val="Body Text 10 Underline"/>
    <w:basedOn w:val="BodyText10"/>
    <w:next w:val="BodyText10"/>
    <w:link w:val="BodyText10UnderlineChar"/>
    <w:uiPriority w:val="99"/>
    <w:qFormat/>
    <w:rsid w:val="003b0a39"/>
    <w:pPr/>
    <w:rPr>
      <w:u w:val="single"/>
    </w:rPr>
  </w:style>
  <w:style w:type="paragraph" w:styleId="BodyTextBullet" w:customStyle="1">
    <w:name w:val="Body Text Bullet"/>
    <w:basedOn w:val="BodyText"/>
    <w:link w:val="BodyTextBulletChar"/>
    <w:uiPriority w:val="99"/>
    <w:qFormat/>
    <w:rsid w:val="003b0a39"/>
    <w:pPr>
      <w:numPr>
        <w:ilvl w:val="0"/>
        <w:numId w:val="13"/>
      </w:numPr>
      <w:spacing w:before="0" w:after="0"/>
    </w:pPr>
    <w:rPr/>
  </w:style>
  <w:style w:type="paragraph" w:styleId="BodyTextBulletLevel2" w:customStyle="1">
    <w:name w:val="Body Text Bullet Level 2"/>
    <w:basedOn w:val="BodyTextBullet"/>
    <w:link w:val="BodyTextBulletLevel2Char"/>
    <w:uiPriority w:val="99"/>
    <w:qFormat/>
    <w:rsid w:val="003b0a39"/>
    <w:pPr>
      <w:numPr>
        <w:ilvl w:val="0"/>
        <w:numId w:val="14"/>
      </w:numPr>
    </w:pPr>
    <w:rPr>
      <w:lang w:eastAsia="ar-SA"/>
    </w:rPr>
  </w:style>
  <w:style w:type="paragraph" w:styleId="BODYTEXTCAPS" w:customStyle="1">
    <w:name w:val="BODY TEXT CAPS"/>
    <w:basedOn w:val="BodyText"/>
    <w:link w:val="BODYTEXTCAPSChar"/>
    <w:uiPriority w:val="99"/>
    <w:qFormat/>
    <w:rsid w:val="003b0a39"/>
    <w:pPr/>
    <w:rPr>
      <w:caps/>
    </w:rPr>
  </w:style>
  <w:style w:type="paragraph" w:styleId="BodyTextCenter" w:customStyle="1">
    <w:name w:val="Body Text Center"/>
    <w:basedOn w:val="BodyText"/>
    <w:link w:val="BodyTextCenterChar"/>
    <w:uiPriority w:val="99"/>
    <w:qFormat/>
    <w:rsid w:val="004b7e95"/>
    <w:pPr>
      <w:jc w:val="center"/>
    </w:pPr>
    <w:rPr/>
  </w:style>
  <w:style w:type="paragraph" w:styleId="BodyTextCenterNoSpace" w:customStyle="1">
    <w:name w:val="Body Text Center No Space"/>
    <w:basedOn w:val="BodyText"/>
    <w:link w:val="BodyTextCenterNoSpaceChar"/>
    <w:uiPriority w:val="99"/>
    <w:qFormat/>
    <w:rsid w:val="004b7e95"/>
    <w:pPr>
      <w:spacing w:before="0" w:after="0"/>
      <w:jc w:val="center"/>
    </w:pPr>
    <w:rPr>
      <w:bCs/>
    </w:rPr>
  </w:style>
  <w:style w:type="paragraph" w:styleId="BodyTextGlossary" w:customStyle="1">
    <w:name w:val="Body Text Glossary"/>
    <w:basedOn w:val="BodyText"/>
    <w:next w:val="BodyText"/>
    <w:link w:val="BodyTextGlossaryChar"/>
    <w:qFormat/>
    <w:rsid w:val="003b0a39"/>
    <w:pPr/>
    <w:rPr/>
  </w:style>
  <w:style w:type="paragraph" w:styleId="BodyTextIndent">
    <w:name w:val="Body Text Indent"/>
    <w:basedOn w:val="Normal"/>
    <w:link w:val="SangradetextonormalCar"/>
    <w:unhideWhenUsed/>
    <w:rsid w:val="003b0a39"/>
    <w:pPr>
      <w:ind w:left="360"/>
    </w:pPr>
    <w:rPr/>
  </w:style>
  <w:style w:type="paragraph" w:styleId="BodyTextItalic" w:customStyle="1">
    <w:name w:val="Body Text Italic"/>
    <w:basedOn w:val="BodyText"/>
    <w:next w:val="BodyText"/>
    <w:link w:val="BodyTextItalicChar"/>
    <w:uiPriority w:val="99"/>
    <w:qFormat/>
    <w:rsid w:val="003b0a39"/>
    <w:pPr/>
    <w:rPr>
      <w:i/>
    </w:rPr>
  </w:style>
  <w:style w:type="paragraph" w:styleId="BodyTextNoSpace" w:customStyle="1">
    <w:name w:val="Body Text No Space"/>
    <w:basedOn w:val="BodyTextCenterNoSpace"/>
    <w:link w:val="BodyTextNoSpaceChar"/>
    <w:qFormat/>
    <w:rsid w:val="00672331"/>
    <w:pPr>
      <w:jc w:val="left"/>
    </w:pPr>
    <w:rPr/>
  </w:style>
  <w:style w:type="paragraph" w:styleId="BodyTextNumber" w:customStyle="1">
    <w:name w:val="Body Text Number"/>
    <w:link w:val="BodyTextNumberChar"/>
    <w:uiPriority w:val="99"/>
    <w:qFormat/>
    <w:rsid w:val="003b0a39"/>
    <w:pPr>
      <w:widowControl/>
      <w:numPr>
        <w:ilvl w:val="0"/>
        <w:numId w:val="15"/>
      </w:numPr>
      <w:suppressAutoHyphens w:val="true"/>
      <w:bidi w:val="0"/>
      <w:spacing w:lineRule="auto" w:line="240" w:before="0" w:after="0"/>
      <w:jc w:val="left"/>
    </w:pPr>
    <w:rPr>
      <w:rFonts w:ascii="Arial" w:hAnsi="Arial" w:eastAsia="Times New Roman" w:cs="Times New Roman"/>
      <w:color w:val="auto"/>
      <w:kern w:val="0"/>
      <w:sz w:val="22"/>
      <w:szCs w:val="24"/>
      <w:lang w:val="en-US" w:eastAsia="en-US" w:bidi="ar-SA"/>
    </w:rPr>
  </w:style>
  <w:style w:type="paragraph" w:styleId="BodyTextNumberLetterLevel2" w:customStyle="1">
    <w:name w:val="Body Text Number Letter Level 2"/>
    <w:basedOn w:val="BodyTextNumber"/>
    <w:link w:val="BodyTextNumberLetterLevel2Char"/>
    <w:uiPriority w:val="99"/>
    <w:qFormat/>
    <w:rsid w:val="003b0a39"/>
    <w:pPr>
      <w:numPr>
        <w:ilvl w:val="0"/>
        <w:numId w:val="16"/>
      </w:numPr>
    </w:pPr>
    <w:rPr/>
  </w:style>
  <w:style w:type="paragraph" w:styleId="BodyTextNumberStepResultsNotes" w:customStyle="1">
    <w:name w:val="Body Text Number Step Results/Notes"/>
    <w:basedOn w:val="Normal"/>
    <w:next w:val="BodyTextNumber"/>
    <w:link w:val="BodyTextNumberStepResultsNotesChar"/>
    <w:uiPriority w:val="99"/>
    <w:qFormat/>
    <w:rsid w:val="003b0a39"/>
    <w:pPr>
      <w:ind w:left="720"/>
    </w:pPr>
    <w:rPr/>
  </w:style>
  <w:style w:type="paragraph" w:styleId="BodyTextNumberLetterLevel2StepResultsNotes" w:customStyle="1">
    <w:name w:val="Body Text Number Letter Level 2 Step Results/Notes"/>
    <w:basedOn w:val="BodyTextNumberStepResultsNotes"/>
    <w:link w:val="BodyTextNumberLetterLevel2StepResultsNotesChar"/>
    <w:qFormat/>
    <w:rsid w:val="003b0a39"/>
    <w:pPr>
      <w:ind w:left="1008"/>
    </w:pPr>
    <w:rPr/>
  </w:style>
  <w:style w:type="paragraph" w:styleId="BodyTextNumberStepResultsNotesBullet" w:customStyle="1">
    <w:name w:val="Body Text Number Step Results/Notes Bullet"/>
    <w:basedOn w:val="BodyTextNumberStepResultsNotes"/>
    <w:link w:val="BodyTextNumberStepResultsNotesBulletChar"/>
    <w:qFormat/>
    <w:rsid w:val="003b0a39"/>
    <w:pPr>
      <w:numPr>
        <w:ilvl w:val="0"/>
        <w:numId w:val="17"/>
      </w:numPr>
    </w:pPr>
    <w:rPr/>
  </w:style>
  <w:style w:type="paragraph" w:styleId="BodyTextRight" w:customStyle="1">
    <w:name w:val="Body Text Right"/>
    <w:basedOn w:val="BodyText"/>
    <w:link w:val="BodyTextRightChar"/>
    <w:qFormat/>
    <w:rsid w:val="003b0a39"/>
    <w:pPr>
      <w:jc w:val="right"/>
    </w:pPr>
    <w:rPr>
      <w:szCs w:val="24"/>
    </w:rPr>
  </w:style>
  <w:style w:type="paragraph" w:styleId="BodyTextUnderline" w:customStyle="1">
    <w:name w:val="Body Text Underline"/>
    <w:basedOn w:val="BodyText"/>
    <w:next w:val="BodyText"/>
    <w:link w:val="BodyTextUnderlineChar"/>
    <w:uiPriority w:val="99"/>
    <w:qFormat/>
    <w:rsid w:val="003b0a39"/>
    <w:pPr/>
    <w:rPr>
      <w:u w:val="single"/>
    </w:rPr>
  </w:style>
  <w:style w:type="paragraph" w:styleId="AnnotationText">
    <w:name w:val="Annotation Text"/>
    <w:basedOn w:val="Normal"/>
    <w:link w:val="TextocomentarioCar"/>
    <w:uiPriority w:val="99"/>
    <w:rsid w:val="003b0a39"/>
    <w:pPr/>
    <w:rPr>
      <w:sz w:val="20"/>
    </w:rPr>
  </w:style>
  <w:style w:type="paragraph" w:styleId="annotationsubject">
    <w:name w:val="annotation subject"/>
    <w:basedOn w:val="AnnotationText"/>
    <w:next w:val="AnnotationText"/>
    <w:link w:val="AsuntodelcomentarioCar"/>
    <w:qFormat/>
    <w:rsid w:val="003b0a39"/>
    <w:pPr/>
    <w:rPr>
      <w:b/>
      <w:bCs/>
    </w:rPr>
  </w:style>
  <w:style w:type="paragraph" w:styleId="CoverProgramName" w:customStyle="1">
    <w:name w:val="Cover Program Name"/>
    <w:link w:val="CoverProgramNameChar"/>
    <w:qFormat/>
    <w:rsid w:val="003b0a39"/>
    <w:pPr>
      <w:widowControl/>
      <w:suppressAutoHyphens w:val="true"/>
      <w:bidi w:val="0"/>
      <w:spacing w:lineRule="auto" w:line="240" w:before="400" w:after="0"/>
      <w:jc w:val="right"/>
    </w:pPr>
    <w:rPr>
      <w:rFonts w:ascii="Arial Narrow" w:hAnsi="Arial Narrow" w:eastAsia="Times New Roman" w:cs="Times New Roman"/>
      <w:b/>
      <w:color w:themeColor="text1" w:val="000000"/>
      <w:kern w:val="0"/>
      <w:sz w:val="40"/>
      <w:szCs w:val="20"/>
      <w:lang w:val="en-US" w:eastAsia="en-US" w:bidi="ar-SA"/>
    </w:rPr>
  </w:style>
  <w:style w:type="paragraph" w:styleId="CoverClassification" w:customStyle="1">
    <w:name w:val="Cover Classification"/>
    <w:basedOn w:val="CoverProgramName"/>
    <w:link w:val="CoverClassificationChar"/>
    <w:qFormat/>
    <w:rsid w:val="003b0a39"/>
    <w:pPr>
      <w:spacing w:before="0" w:after="0"/>
    </w:pPr>
    <w:rPr>
      <w:sz w:val="32"/>
    </w:rPr>
  </w:style>
  <w:style w:type="paragraph" w:styleId="CoverDocumentName" w:customStyle="1">
    <w:name w:val="Cover Document Name"/>
    <w:basedOn w:val="Normal"/>
    <w:qFormat/>
    <w:rsid w:val="003b0a39"/>
    <w:pPr>
      <w:pBdr>
        <w:bottom w:val="single" w:sz="4" w:space="1" w:color="000000"/>
      </w:pBdr>
      <w:spacing w:before="100" w:after="0"/>
      <w:jc w:val="right"/>
    </w:pPr>
    <w:rPr>
      <w:rFonts w:ascii="Arial Narrow" w:hAnsi="Arial Narrow"/>
      <w:b/>
      <w:bCs/>
      <w:sz w:val="48"/>
    </w:rPr>
  </w:style>
  <w:style w:type="paragraph" w:styleId="EndnoteText">
    <w:name w:val="Endnote Text"/>
    <w:basedOn w:val="Normal"/>
    <w:link w:val="TextonotaalfinalCar"/>
    <w:rsid w:val="003b0a39"/>
    <w:pPr/>
    <w:rPr>
      <w:sz w:val="20"/>
    </w:rPr>
  </w:style>
  <w:style w:type="paragraph" w:styleId="FigureCaption" w:customStyle="1">
    <w:name w:val="Figure Caption"/>
    <w:basedOn w:val="Caption"/>
    <w:next w:val="BodyText"/>
    <w:uiPriority w:val="99"/>
    <w:qFormat/>
    <w:rsid w:val="003b0a39"/>
    <w:pPr>
      <w:keepNext w:val="false"/>
      <w:spacing w:before="0" w:after="300"/>
    </w:pPr>
    <w:rPr>
      <w:rFonts w:eastAsia="Batang"/>
      <w:szCs w:val="24"/>
    </w:rPr>
  </w:style>
  <w:style w:type="paragraph" w:styleId="FooterCenter" w:customStyle="1">
    <w:name w:val="Footer Center"/>
    <w:basedOn w:val="Footer"/>
    <w:qFormat/>
    <w:rsid w:val="003b0a39"/>
    <w:pPr>
      <w:tabs>
        <w:tab w:val="clear" w:pos="4680"/>
        <w:tab w:val="clear" w:pos="9360"/>
        <w:tab w:val="center" w:pos="4320" w:leader="none"/>
        <w:tab w:val="right" w:pos="8640" w:leader="none"/>
      </w:tabs>
      <w:jc w:val="center"/>
    </w:pPr>
    <w:rPr>
      <w:rFonts w:ascii="Arial" w:hAnsi="Arial"/>
    </w:rPr>
  </w:style>
  <w:style w:type="paragraph" w:styleId="FooterRight" w:customStyle="1">
    <w:name w:val="Footer Right"/>
    <w:basedOn w:val="Footer"/>
    <w:link w:val="FooterRightChar"/>
    <w:qFormat/>
    <w:rsid w:val="003b0a39"/>
    <w:pPr>
      <w:tabs>
        <w:tab w:val="clear" w:pos="4680"/>
        <w:tab w:val="clear" w:pos="9360"/>
        <w:tab w:val="center" w:pos="4320" w:leader="none"/>
        <w:tab w:val="right" w:pos="8640" w:leader="none"/>
      </w:tabs>
      <w:jc w:val="right"/>
    </w:pPr>
    <w:rPr>
      <w:rFonts w:ascii="Arial" w:hAnsi="Arial"/>
    </w:rPr>
  </w:style>
  <w:style w:type="paragraph" w:styleId="FootnoteText">
    <w:name w:val="Footnote Text"/>
    <w:link w:val="TextonotapieCar"/>
    <w:rsid w:val="003b0a39"/>
    <w:pPr>
      <w:widowControl/>
      <w:suppressAutoHyphens w:val="true"/>
      <w:bidi w:val="0"/>
      <w:spacing w:lineRule="auto" w:line="240" w:before="40" w:after="40"/>
      <w:ind w:hanging="360" w:left="360"/>
      <w:jc w:val="left"/>
    </w:pPr>
    <w:rPr>
      <w:rFonts w:ascii="Arial" w:hAnsi="Arial" w:eastAsia="Times New Roman" w:cs="Times New Roman"/>
      <w:color w:val="auto"/>
      <w:kern w:val="0"/>
      <w:sz w:val="18"/>
      <w:szCs w:val="20"/>
      <w:lang w:val="en-US" w:eastAsia="en-US" w:bidi="ar-SA"/>
    </w:rPr>
  </w:style>
  <w:style w:type="paragraph" w:styleId="HeaderRightBold" w:customStyle="1">
    <w:name w:val="Header Right Bold"/>
    <w:basedOn w:val="HeaderRight"/>
    <w:link w:val="HeaderRightBoldChar"/>
    <w:qFormat/>
    <w:rsid w:val="003b0a39"/>
    <w:pPr/>
    <w:rPr>
      <w:b/>
    </w:rPr>
  </w:style>
  <w:style w:type="paragraph" w:styleId="Instruction" w:customStyle="1">
    <w:name w:val="Instruction"/>
    <w:basedOn w:val="Normal"/>
    <w:qFormat/>
    <w:rsid w:val="003b0a39"/>
    <w:pPr/>
    <w:rPr>
      <w:rFonts w:ascii="Times New Roman" w:hAnsi="Times New Roman"/>
      <w:i/>
      <w:color w:val="0000FF"/>
      <w:sz w:val="24"/>
    </w:rPr>
  </w:style>
  <w:style w:type="paragraph" w:styleId="InstructionalTextBulletLevel2" w:customStyle="1">
    <w:name w:val="Instructional Text Bullet Level 2"/>
    <w:basedOn w:val="InstructionalTextBullet"/>
    <w:qFormat/>
    <w:rsid w:val="000e4337"/>
    <w:pPr>
      <w:numPr>
        <w:ilvl w:val="0"/>
        <w:numId w:val="19"/>
      </w:numPr>
      <w:ind w:left="1080"/>
    </w:pPr>
    <w:rPr/>
  </w:style>
  <w:style w:type="paragraph" w:styleId="InstructionalTextUnderline" w:customStyle="1">
    <w:name w:val="Instructional Text Underline"/>
    <w:basedOn w:val="InstructionalText"/>
    <w:link w:val="InstructionalTextUnderlineChar"/>
    <w:qFormat/>
    <w:rsid w:val="003b0a39"/>
    <w:pPr/>
    <w:rPr>
      <w:iCs/>
      <w:u w:val="single"/>
    </w:rPr>
  </w:style>
  <w:style w:type="paragraph" w:styleId="ParagraphSpacer6" w:customStyle="1">
    <w:name w:val="Paragraph Spacer 6"/>
    <w:uiPriority w:val="99"/>
    <w:qFormat/>
    <w:rsid w:val="003b0a39"/>
    <w:pPr>
      <w:widowControl/>
      <w:suppressAutoHyphens w:val="true"/>
      <w:bidi w:val="0"/>
      <w:spacing w:lineRule="auto" w:line="240" w:before="0" w:after="0"/>
      <w:jc w:val="left"/>
    </w:pPr>
    <w:rPr>
      <w:rFonts w:ascii="Arial" w:hAnsi="Arial" w:eastAsia="Times New Roman" w:cs="Times New Roman"/>
      <w:color w:val="auto"/>
      <w:kern w:val="0"/>
      <w:sz w:val="12"/>
      <w:szCs w:val="24"/>
      <w:lang w:val="en-US" w:eastAsia="en-US" w:bidi="ar-SA"/>
    </w:rPr>
  </w:style>
  <w:style w:type="paragraph" w:styleId="SystemTitleinsideLines" w:customStyle="1">
    <w:name w:val="System Title inside Lines"/>
    <w:next w:val="BodyText10Center"/>
    <w:uiPriority w:val="99"/>
    <w:qFormat/>
    <w:rsid w:val="003b0a39"/>
    <w:pPr>
      <w:widowControl/>
      <w:pBdr>
        <w:top w:val="single" w:sz="18" w:space="1" w:color="000000"/>
        <w:bottom w:val="single" w:sz="18" w:space="1" w:color="000000"/>
      </w:pBdr>
      <w:suppressAutoHyphens w:val="true"/>
      <w:bidi w:val="0"/>
      <w:spacing w:lineRule="auto" w:line="240" w:before="0" w:after="120"/>
      <w:jc w:val="center"/>
    </w:pPr>
    <w:rPr>
      <w:rFonts w:ascii="Arial" w:hAnsi="Arial" w:eastAsia="Times New Roman" w:cs="Times New Roman"/>
      <w:b/>
      <w:bCs/>
      <w:color w:val="auto"/>
      <w:kern w:val="0"/>
      <w:sz w:val="40"/>
      <w:szCs w:val="20"/>
      <w:lang w:val="en-US" w:eastAsia="en-US" w:bidi="ar-SA"/>
    </w:rPr>
  </w:style>
  <w:style w:type="paragraph" w:styleId="TableText10Bold" w:customStyle="1">
    <w:name w:val="Table Text 10 Bold"/>
    <w:basedOn w:val="TableText10"/>
    <w:next w:val="TableText10"/>
    <w:link w:val="TableText10BoldChar"/>
    <w:uiPriority w:val="99"/>
    <w:qFormat/>
    <w:rsid w:val="003b0a39"/>
    <w:pPr/>
    <w:rPr>
      <w:b/>
    </w:rPr>
  </w:style>
  <w:style w:type="paragraph" w:styleId="TableText10Bullet" w:customStyle="1">
    <w:name w:val="Table Text 10 Bullet"/>
    <w:basedOn w:val="TableText10"/>
    <w:link w:val="TableText10BulletChar"/>
    <w:uiPriority w:val="99"/>
    <w:qFormat/>
    <w:rsid w:val="003b0a39"/>
    <w:pPr>
      <w:numPr>
        <w:ilvl w:val="0"/>
        <w:numId w:val="21"/>
      </w:numPr>
    </w:pPr>
    <w:rPr/>
  </w:style>
  <w:style w:type="paragraph" w:styleId="TableText10Center" w:customStyle="1">
    <w:name w:val="Table Text 10 Center"/>
    <w:basedOn w:val="TableText10"/>
    <w:link w:val="TableText10CenterChar"/>
    <w:uiPriority w:val="99"/>
    <w:qFormat/>
    <w:rsid w:val="003b0a39"/>
    <w:pPr>
      <w:jc w:val="center"/>
    </w:pPr>
    <w:rPr/>
  </w:style>
  <w:style w:type="paragraph" w:styleId="TableText10Glossary" w:customStyle="1">
    <w:name w:val="Table Text 10 Glossary"/>
    <w:basedOn w:val="TableText10"/>
    <w:next w:val="TableText10"/>
    <w:link w:val="TableText10GlossaryChar"/>
    <w:qFormat/>
    <w:rsid w:val="003b0a39"/>
    <w:pPr/>
    <w:rPr/>
  </w:style>
  <w:style w:type="paragraph" w:styleId="TableText10HeaderLeft" w:customStyle="1">
    <w:name w:val="Table Text 10 Header Left"/>
    <w:basedOn w:val="Normal"/>
    <w:link w:val="TableText10HeaderLeftChar"/>
    <w:uiPriority w:val="99"/>
    <w:qFormat/>
    <w:rsid w:val="003b0a39"/>
    <w:pPr>
      <w:keepNext w:val="true"/>
    </w:pPr>
    <w:rPr>
      <w:b/>
      <w:sz w:val="20"/>
    </w:rPr>
  </w:style>
  <w:style w:type="paragraph" w:styleId="TableText10Indent" w:customStyle="1">
    <w:name w:val="Table Text 10 Indent"/>
    <w:basedOn w:val="TableText10"/>
    <w:link w:val="TableText10IndentChar"/>
    <w:uiPriority w:val="99"/>
    <w:qFormat/>
    <w:rsid w:val="003b0a39"/>
    <w:pPr>
      <w:ind w:left="144"/>
    </w:pPr>
    <w:rPr/>
  </w:style>
  <w:style w:type="paragraph" w:styleId="TableText10NoSpace" w:customStyle="1">
    <w:name w:val="Table Text 10 No Space"/>
    <w:link w:val="TableText10NoSpaceChar"/>
    <w:uiPriority w:val="99"/>
    <w:qFormat/>
    <w:rsid w:val="003b0a39"/>
    <w:pPr>
      <w:widowControl/>
      <w:suppressAutoHyphens w:val="true"/>
      <w:bidi w:val="0"/>
      <w:spacing w:lineRule="auto" w:line="240" w:before="0" w:after="0"/>
      <w:jc w:val="left"/>
    </w:pPr>
    <w:rPr>
      <w:rFonts w:ascii="Arial" w:hAnsi="Arial" w:eastAsia="Times New Roman" w:cs="Times New Roman"/>
      <w:color w:val="auto"/>
      <w:kern w:val="0"/>
      <w:sz w:val="20"/>
      <w:szCs w:val="24"/>
      <w:lang w:val="en-US" w:eastAsia="en-US" w:bidi="ar-SA"/>
    </w:rPr>
  </w:style>
  <w:style w:type="paragraph" w:styleId="TableText10Number" w:customStyle="1">
    <w:name w:val="Table Text 10 Number"/>
    <w:basedOn w:val="TableText10"/>
    <w:link w:val="TableText10NumberChar"/>
    <w:uiPriority w:val="99"/>
    <w:qFormat/>
    <w:rsid w:val="003b0a39"/>
    <w:pPr>
      <w:numPr>
        <w:ilvl w:val="0"/>
        <w:numId w:val="22"/>
      </w:numPr>
      <w:tabs>
        <w:tab w:val="clear" w:pos="720"/>
        <w:tab w:val="left" w:pos="432" w:leader="none"/>
      </w:tabs>
    </w:pPr>
    <w:rPr>
      <w:szCs w:val="24"/>
    </w:rPr>
  </w:style>
  <w:style w:type="paragraph" w:styleId="TableText10NumberLetter" w:customStyle="1">
    <w:name w:val="Table Text 10 Number Letter"/>
    <w:basedOn w:val="TableText10Number"/>
    <w:qFormat/>
    <w:rsid w:val="003b0a39"/>
    <w:pPr>
      <w:keepNext w:val="true"/>
      <w:numPr>
        <w:ilvl w:val="0"/>
        <w:numId w:val="23"/>
      </w:numPr>
    </w:pPr>
    <w:rPr>
      <w:lang w:eastAsia="ar-SA"/>
    </w:rPr>
  </w:style>
  <w:style w:type="paragraph" w:styleId="TableText10NumberStepResultsNotes" w:customStyle="1">
    <w:name w:val="Table Text 10 Number Step Results/Notes"/>
    <w:basedOn w:val="TableText10"/>
    <w:next w:val="Normal"/>
    <w:link w:val="TableText10NumberStepResultsNotesChar"/>
    <w:uiPriority w:val="99"/>
    <w:qFormat/>
    <w:rsid w:val="003b0a39"/>
    <w:pPr>
      <w:ind w:left="432"/>
    </w:pPr>
    <w:rPr/>
  </w:style>
  <w:style w:type="paragraph" w:styleId="TableText10Right" w:customStyle="1">
    <w:name w:val="Table Text 10 Right"/>
    <w:basedOn w:val="TableText10"/>
    <w:link w:val="TableText10RightChar"/>
    <w:uiPriority w:val="99"/>
    <w:qFormat/>
    <w:rsid w:val="003b0a39"/>
    <w:pPr>
      <w:jc w:val="right"/>
    </w:pPr>
    <w:rPr/>
  </w:style>
  <w:style w:type="paragraph" w:styleId="TableText8" w:customStyle="1">
    <w:name w:val="Table Text 8"/>
    <w:link w:val="TableText8Char"/>
    <w:uiPriority w:val="99"/>
    <w:qFormat/>
    <w:rsid w:val="003b0a39"/>
    <w:pPr>
      <w:widowControl/>
      <w:suppressAutoHyphens w:val="true"/>
      <w:bidi w:val="0"/>
      <w:spacing w:lineRule="auto" w:line="240" w:before="0" w:after="0"/>
      <w:jc w:val="left"/>
    </w:pPr>
    <w:rPr>
      <w:rFonts w:ascii="Arial" w:hAnsi="Arial" w:eastAsia="Times New Roman" w:cs="Times New Roman"/>
      <w:color w:val="auto"/>
      <w:kern w:val="0"/>
      <w:sz w:val="16"/>
      <w:szCs w:val="24"/>
      <w:lang w:val="en-US" w:eastAsia="en-US" w:bidi="ar-SA"/>
    </w:rPr>
  </w:style>
  <w:style w:type="paragraph" w:styleId="TableText8Bold" w:customStyle="1">
    <w:name w:val="Table Text 8 Bold"/>
    <w:basedOn w:val="TableText8"/>
    <w:next w:val="TableText8"/>
    <w:link w:val="TableText8BoldChar"/>
    <w:uiPriority w:val="99"/>
    <w:qFormat/>
    <w:rsid w:val="003b0a39"/>
    <w:pPr/>
    <w:rPr>
      <w:b/>
    </w:rPr>
  </w:style>
  <w:style w:type="paragraph" w:styleId="TableText8Bullet" w:customStyle="1">
    <w:name w:val="Table Text 8 Bullet"/>
    <w:basedOn w:val="TableText8"/>
    <w:link w:val="TableText8BulletChar"/>
    <w:uiPriority w:val="99"/>
    <w:qFormat/>
    <w:rsid w:val="003b0a39"/>
    <w:pPr>
      <w:numPr>
        <w:ilvl w:val="0"/>
        <w:numId w:val="24"/>
      </w:numPr>
    </w:pPr>
    <w:rPr/>
  </w:style>
  <w:style w:type="paragraph" w:styleId="TableText8Glossary" w:customStyle="1">
    <w:name w:val="Table Text 8 Glossary"/>
    <w:basedOn w:val="TableText8"/>
    <w:next w:val="TableText8"/>
    <w:link w:val="TableText8GlossaryChar"/>
    <w:qFormat/>
    <w:rsid w:val="003b0a39"/>
    <w:pPr/>
    <w:rPr/>
  </w:style>
  <w:style w:type="paragraph" w:styleId="TableText8Italic" w:customStyle="1">
    <w:name w:val="Table Text 8 Italic"/>
    <w:basedOn w:val="TableText8"/>
    <w:next w:val="TableText8"/>
    <w:link w:val="TableText8ItalicChar"/>
    <w:uiPriority w:val="99"/>
    <w:qFormat/>
    <w:rsid w:val="003b0a39"/>
    <w:pPr/>
    <w:rPr>
      <w:i/>
    </w:rPr>
  </w:style>
  <w:style w:type="paragraph" w:styleId="TableText8Number" w:customStyle="1">
    <w:name w:val="Table Text 8 Number"/>
    <w:basedOn w:val="TableText8"/>
    <w:link w:val="TableText8NumberChar"/>
    <w:uiPriority w:val="99"/>
    <w:qFormat/>
    <w:rsid w:val="003b0a39"/>
    <w:pPr>
      <w:numPr>
        <w:ilvl w:val="0"/>
        <w:numId w:val="25"/>
      </w:numPr>
    </w:pPr>
    <w:rPr/>
  </w:style>
  <w:style w:type="paragraph" w:styleId="TitleMedium" w:customStyle="1">
    <w:name w:val="Title Medium"/>
    <w:next w:val="BodyText"/>
    <w:uiPriority w:val="99"/>
    <w:qFormat/>
    <w:rsid w:val="003b0a39"/>
    <w:pPr>
      <w:keepNext w:val="true"/>
      <w:widowControl/>
      <w:suppressAutoHyphens w:val="true"/>
      <w:bidi w:val="0"/>
      <w:spacing w:lineRule="auto" w:line="240" w:before="240" w:after="120"/>
      <w:jc w:val="center"/>
    </w:pPr>
    <w:rPr>
      <w:rFonts w:ascii="Arial Narrow" w:hAnsi="Arial Narrow" w:eastAsia="Times New Roman" w:cs="Arial"/>
      <w:b/>
      <w:bCs/>
      <w:color w:val="auto"/>
      <w:kern w:val="0"/>
      <w:sz w:val="40"/>
      <w:szCs w:val="24"/>
      <w:lang w:val="en-US" w:eastAsia="en-US" w:bidi="ar-SA"/>
    </w:rPr>
  </w:style>
  <w:style w:type="paragraph" w:styleId="TitleSmall" w:customStyle="1">
    <w:name w:val="Title Small"/>
    <w:basedOn w:val="Normal"/>
    <w:next w:val="BodyText"/>
    <w:uiPriority w:val="99"/>
    <w:qFormat/>
    <w:rsid w:val="003b0a39"/>
    <w:pPr>
      <w:keepNext w:val="true"/>
      <w:spacing w:before="0" w:after="360"/>
      <w:jc w:val="center"/>
    </w:pPr>
    <w:rPr>
      <w:rFonts w:ascii="Arial Narrow" w:hAnsi="Arial Narrow" w:cs="Arial"/>
      <w:b/>
      <w:bCs/>
      <w:sz w:val="36"/>
    </w:rPr>
  </w:style>
  <w:style w:type="paragraph" w:styleId="TOC4">
    <w:name w:val="TOC 4"/>
    <w:next w:val="Normal"/>
    <w:uiPriority w:val="39"/>
    <w:rsid w:val="003b0a39"/>
    <w:pPr>
      <w:widowControl/>
      <w:suppressAutoHyphens w:val="true"/>
      <w:bidi w:val="0"/>
      <w:spacing w:lineRule="auto" w:line="240" w:before="0" w:after="0"/>
      <w:ind w:left="778"/>
      <w:jc w:val="left"/>
    </w:pPr>
    <w:rPr>
      <w:rFonts w:ascii="Arial" w:hAnsi="Arial" w:eastAsia="Times New Roman" w:cs="Times New Roman"/>
      <w:color w:val="auto"/>
      <w:kern w:val="0"/>
      <w:sz w:val="24"/>
      <w:szCs w:val="20"/>
      <w:lang w:val="en-US" w:eastAsia="en-US" w:bidi="ar-SA"/>
    </w:rPr>
  </w:style>
  <w:style w:type="paragraph" w:styleId="TOC5">
    <w:name w:val="TOC 5"/>
    <w:next w:val="Normal"/>
    <w:uiPriority w:val="39"/>
    <w:rsid w:val="003b0a39"/>
    <w:pPr>
      <w:widowControl/>
      <w:suppressAutoHyphens w:val="true"/>
      <w:bidi w:val="0"/>
      <w:spacing w:lineRule="auto" w:line="240" w:before="0" w:after="0"/>
      <w:ind w:left="1080"/>
      <w:jc w:val="left"/>
    </w:pPr>
    <w:rPr>
      <w:rFonts w:ascii="Arial" w:hAnsi="Arial" w:eastAsia="Times New Roman" w:cs="Times New Roman"/>
      <w:color w:val="auto"/>
      <w:kern w:val="0"/>
      <w:sz w:val="24"/>
      <w:szCs w:val="20"/>
      <w:lang w:val="en-US" w:eastAsia="en-US" w:bidi="ar-SA"/>
    </w:rPr>
  </w:style>
  <w:style w:type="paragraph" w:styleId="TOC6">
    <w:name w:val="TOC 6"/>
    <w:next w:val="Normal"/>
    <w:rsid w:val="003b0a39"/>
    <w:pPr>
      <w:widowControl/>
      <w:suppressAutoHyphens w:val="true"/>
      <w:bidi w:val="0"/>
      <w:spacing w:lineRule="auto" w:line="240" w:before="0" w:after="0"/>
      <w:ind w:left="1200"/>
      <w:jc w:val="left"/>
    </w:pPr>
    <w:rPr>
      <w:rFonts w:ascii="Arial" w:hAnsi="Arial" w:eastAsia="Times New Roman" w:cs="Times New Roman"/>
      <w:color w:val="auto"/>
      <w:kern w:val="0"/>
      <w:sz w:val="24"/>
      <w:szCs w:val="20"/>
      <w:lang w:val="en-US" w:eastAsia="en-US" w:bidi="ar-SA"/>
    </w:rPr>
  </w:style>
  <w:style w:type="paragraph" w:styleId="TOC7">
    <w:name w:val="TOC 7"/>
    <w:next w:val="Normal"/>
    <w:rsid w:val="003b0a39"/>
    <w:pPr>
      <w:widowControl/>
      <w:suppressAutoHyphens w:val="true"/>
      <w:bidi w:val="0"/>
      <w:spacing w:lineRule="auto" w:line="240" w:before="0" w:after="0"/>
      <w:ind w:left="1440"/>
      <w:jc w:val="left"/>
    </w:pPr>
    <w:rPr>
      <w:rFonts w:ascii="Arial" w:hAnsi="Arial" w:eastAsia="Times New Roman" w:cs="Times New Roman"/>
      <w:color w:val="auto"/>
      <w:kern w:val="0"/>
      <w:sz w:val="24"/>
      <w:szCs w:val="20"/>
      <w:lang w:val="en-US" w:eastAsia="en-US" w:bidi="ar-SA"/>
    </w:rPr>
  </w:style>
  <w:style w:type="paragraph" w:styleId="TOC8">
    <w:name w:val="TOC 8"/>
    <w:next w:val="Normal"/>
    <w:rsid w:val="003b0a39"/>
    <w:pPr>
      <w:widowControl/>
      <w:suppressAutoHyphens w:val="true"/>
      <w:bidi w:val="0"/>
      <w:spacing w:lineRule="auto" w:line="240" w:before="0" w:after="0"/>
      <w:ind w:left="1680"/>
      <w:jc w:val="left"/>
    </w:pPr>
    <w:rPr>
      <w:rFonts w:ascii="Arial" w:hAnsi="Arial" w:eastAsia="Times New Roman" w:cs="Times New Roman"/>
      <w:color w:val="auto"/>
      <w:kern w:val="0"/>
      <w:sz w:val="24"/>
      <w:szCs w:val="20"/>
      <w:lang w:val="en-US" w:eastAsia="en-US" w:bidi="ar-SA"/>
    </w:rPr>
  </w:style>
  <w:style w:type="paragraph" w:styleId="TOC9">
    <w:name w:val="TOC 9"/>
    <w:next w:val="Normal"/>
    <w:rsid w:val="003b0a39"/>
    <w:pPr>
      <w:widowControl/>
      <w:suppressAutoHyphens w:val="true"/>
      <w:bidi w:val="0"/>
      <w:spacing w:lineRule="auto" w:line="240" w:before="0" w:after="0"/>
      <w:ind w:left="1920"/>
      <w:jc w:val="left"/>
    </w:pPr>
    <w:rPr>
      <w:rFonts w:ascii="Arial" w:hAnsi="Arial" w:eastAsia="Times New Roman" w:cs="Times New Roman"/>
      <w:color w:val="auto"/>
      <w:kern w:val="0"/>
      <w:sz w:val="24"/>
      <w:szCs w:val="20"/>
      <w:lang w:val="en-US" w:eastAsia="en-US" w:bidi="ar-SA"/>
    </w:rPr>
  </w:style>
  <w:style w:type="paragraph" w:styleId="IndexHeading">
    <w:name w:val="Index Heading"/>
    <w:basedOn w:val="Ttulo"/>
    <w:pPr/>
    <w:rPr/>
  </w:style>
  <w:style w:type="paragraph" w:styleId="TOCHeading">
    <w:name w:val="TOC Heading"/>
    <w:basedOn w:val="Heading1"/>
    <w:next w:val="Normal"/>
    <w:uiPriority w:val="39"/>
    <w:unhideWhenUsed/>
    <w:qFormat/>
    <w:rsid w:val="003b0a39"/>
    <w:pPr>
      <w:keepLines/>
      <w:numPr>
        <w:ilvl w:val="0"/>
        <w:numId w:val="0"/>
      </w:numPr>
      <w:tabs>
        <w:tab w:val="clear" w:pos="540"/>
      </w:tabs>
      <w:outlineLvl w:val="9"/>
    </w:pPr>
    <w:rPr>
      <w:bCs/>
      <w:color w:themeColor="accent1" w:themeShade="bf" w:val="365F91"/>
      <w:kern w:val="0"/>
      <w:sz w:val="28"/>
      <w:szCs w:val="28"/>
    </w:rPr>
  </w:style>
  <w:style w:type="paragraph" w:styleId="msonormal" w:customStyle="1">
    <w:name w:val="msonormal"/>
    <w:basedOn w:val="Normal"/>
    <w:qFormat/>
    <w:rsid w:val="0080742b"/>
    <w:pPr>
      <w:spacing w:beforeAutospacing="1" w:afterAutospacing="1"/>
    </w:pPr>
    <w:rPr>
      <w:rFonts w:ascii="Times New Roman" w:hAnsi="Times New Roman"/>
      <w:sz w:val="24"/>
      <w:szCs w:val="24"/>
      <w:lang w:val="es-AR" w:eastAsia="es-AR"/>
    </w:rPr>
  </w:style>
  <w:style w:type="paragraph" w:styleId="NormalWeb">
    <w:name w:val="Normal (Web)"/>
    <w:basedOn w:val="Normal"/>
    <w:uiPriority w:val="99"/>
    <w:unhideWhenUsed/>
    <w:qFormat/>
    <w:rsid w:val="0080742b"/>
    <w:pPr>
      <w:spacing w:beforeAutospacing="1" w:afterAutospacing="1"/>
    </w:pPr>
    <w:rPr>
      <w:rFonts w:ascii="Times New Roman" w:hAnsi="Times New Roman"/>
      <w:sz w:val="24"/>
      <w:szCs w:val="24"/>
      <w:lang w:val="es-AR" w:eastAsia="es-AR"/>
    </w:rPr>
  </w:style>
  <w:style w:type="paragraph" w:styleId="ListParagraph">
    <w:name w:val="List Paragraph"/>
    <w:basedOn w:val="Normal"/>
    <w:uiPriority w:val="34"/>
    <w:qFormat/>
    <w:rsid w:val="00d42a71"/>
    <w:pPr>
      <w:spacing w:before="120" w:after="120"/>
      <w:ind w:left="720"/>
      <w:contextualSpacing/>
    </w:pPr>
    <w:rPr/>
  </w:style>
  <w:style w:type="paragraph" w:styleId="Revision">
    <w:name w:val="Revision"/>
    <w:uiPriority w:val="99"/>
    <w:semiHidden/>
    <w:qFormat/>
    <w:rsid w:val="00bf22fd"/>
    <w:pPr>
      <w:widowControl/>
      <w:suppressAutoHyphens w:val="true"/>
      <w:bidi w:val="0"/>
      <w:spacing w:lineRule="auto" w:line="240" w:before="0" w:after="0"/>
      <w:jc w:val="left"/>
    </w:pPr>
    <w:rPr>
      <w:rFonts w:ascii="Arial" w:hAnsi="Arial" w:eastAsia="Times New Roman" w:cs="Times New Roman"/>
      <w:color w:val="auto"/>
      <w:kern w:val="0"/>
      <w:sz w:val="22"/>
      <w:szCs w:val="20"/>
      <w:lang w:val="en-US" w:eastAsia="en-US" w:bidi="ar-SA"/>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rsid w:val="003b0a39"/>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552AC7-5751-4CB1-A1CC-CB78246DC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Application>LibreOffice/24.2.7.2$Linux_X86_64 LibreOffice_project/420$Build-2</Application>
  <AppVersion>15.0000</AppVersion>
  <Pages>15</Pages>
  <Words>3914</Words>
  <Characters>21527</Characters>
  <CharactersWithSpaces>25391</CharactersWithSpaces>
  <Paragraphs>50</Paragraphs>
  <Company>CMS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2026-04-14T00:42:00Z</dcterms:created>
  <dc:creator>CMS</dc:creator>
  <dc:description/>
  <cp:keywords>CMS XLC Database Design Document DDD Template</cp:keywords>
  <dc:language>es-AR</dc:language>
  <cp:lastModifiedBy/>
  <dcterms:modified xsi:type="dcterms:W3CDTF">2026-04-14T17:10:17Z</dcterms:modified>
  <cp:revision>6</cp:revision>
  <dc:subject>DDD Template</dc:subject>
  <dc:title>Database Design Document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_AdHocReviewCycleID">
    <vt:i4>1366608037</vt:i4>
  </property>
  <property fmtid="{D5CDD505-2E9C-101B-9397-08002B2CF9AE}" pid="4" name="_AuthorEmail">
    <vt:lpwstr>Rick.Buske@cms.hhs.gov</vt:lpwstr>
  </property>
  <property fmtid="{D5CDD505-2E9C-101B-9397-08002B2CF9AE}" pid="5" name="_AuthorEmailDisplayName">
    <vt:lpwstr>Buske, Rick E. (CMS/OEI)</vt:lpwstr>
  </property>
  <property fmtid="{D5CDD505-2E9C-101B-9397-08002B2CF9AE}" pid="6" name="_EmailSubject">
    <vt:lpwstr>My Percussion Still Doesn't Work</vt:lpwstr>
  </property>
  <property fmtid="{D5CDD505-2E9C-101B-9397-08002B2CF9AE}" pid="7" name="_NewReviewCycle">
    <vt:lpwstr/>
  </property>
  <property fmtid="{D5CDD505-2E9C-101B-9397-08002B2CF9AE}" pid="8" name="_PreviousAdHocReviewCycleID">
    <vt:i4>577404526</vt:i4>
  </property>
  <property fmtid="{D5CDD505-2E9C-101B-9397-08002B2CF9AE}" pid="9" name="_ReviewingToolsShownOnce">
    <vt:lpwstr/>
  </property>
</Properties>
</file>