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0A889" w14:textId="77777777" w:rsidR="0080742B" w:rsidRPr="00E27366" w:rsidRDefault="0080742B" w:rsidP="0080742B">
      <w:pPr>
        <w:pStyle w:val="NormalWeb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E27366">
        <w:rPr>
          <w:rFonts w:ascii="Arial" w:hAnsi="Arial" w:cs="Arial"/>
          <w:color w:val="000000"/>
          <w:sz w:val="20"/>
          <w:szCs w:val="20"/>
          <w:lang w:val="en-US"/>
        </w:rPr>
        <w:t> </w:t>
      </w:r>
    </w:p>
    <w:p w14:paraId="394E608B" w14:textId="7895BADE" w:rsidR="0080742B" w:rsidRPr="00861D75" w:rsidRDefault="0080742B" w:rsidP="0080742B">
      <w:pPr>
        <w:pStyle w:val="NormalWeb"/>
        <w:spacing w:before="120" w:beforeAutospacing="0" w:after="0" w:afterAutospacing="0"/>
        <w:rPr>
          <w:color w:val="000000"/>
          <w:sz w:val="27"/>
          <w:szCs w:val="27"/>
        </w:rPr>
      </w:pPr>
      <w:r w:rsidRPr="00861D75">
        <w:rPr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550C521C" wp14:editId="642B9F93">
                <wp:extent cx="5943600" cy="866775"/>
                <wp:effectExtent l="0" t="0" r="0" b="0"/>
                <wp:docPr id="1" name="Rectángulo 1" descr="El logotipo de CMS se encuentra a la izquierda del siguiente texto: Centros para servicios de Medicare y Medicaid Ciclo de vida eXpedited de CMS (XLC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6B5D0" id="Rectángulo 1" o:spid="_x0000_s1026" alt="El logotipo de CMS se encuentra a la izquierda del siguiente texto: Centros para servicios de Medicare y Medicaid Ciclo de vida eXpedited de CMS (XLC)" style="width:468pt;height: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EDA86FF" w14:textId="70E66EA1" w:rsidR="0080742B" w:rsidRPr="00861D75" w:rsidRDefault="00D42A71" w:rsidP="0080742B">
      <w:pPr>
        <w:pStyle w:val="NormalWeb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notranslate"/>
          <w:rFonts w:eastAsiaTheme="majorEastAsia"/>
          <w:b/>
          <w:bCs/>
          <w:color w:val="0070C0"/>
          <w:sz w:val="48"/>
          <w:szCs w:val="48"/>
        </w:rPr>
        <w:t>Sistema de Gestión de Internación Hospitalaria / SGIH</w:t>
      </w:r>
    </w:p>
    <w:p w14:paraId="70799796" w14:textId="2C2B7179" w:rsidR="0080742B" w:rsidRPr="00861D75" w:rsidRDefault="0080742B">
      <w:pPr>
        <w:pStyle w:val="Ttulo1"/>
        <w:spacing w:before="0"/>
        <w:rPr>
          <w:color w:val="000000"/>
          <w:szCs w:val="48"/>
          <w:lang w:val="es-AR"/>
        </w:rPr>
      </w:pPr>
      <w:r w:rsidRPr="00861D75">
        <w:rPr>
          <w:b w:val="0"/>
          <w:bCs/>
          <w:color w:val="000000"/>
          <w:sz w:val="14"/>
          <w:szCs w:val="14"/>
          <w:lang w:val="es-AR"/>
        </w:rPr>
        <w:t>                   </w:t>
      </w:r>
      <w:r w:rsidRPr="00861D75">
        <w:rPr>
          <w:rStyle w:val="notranslate"/>
          <w:color w:val="000000"/>
          <w:lang w:val="es-AR"/>
        </w:rPr>
        <w:t>Documento de diseño de base de datos</w:t>
      </w:r>
    </w:p>
    <w:p w14:paraId="03B9431E" w14:textId="492C9A0A" w:rsidR="0080742B" w:rsidRPr="00861D75" w:rsidRDefault="0080742B" w:rsidP="0080742B">
      <w:pPr>
        <w:pStyle w:val="NormalWeb"/>
        <w:spacing w:before="120" w:beforeAutospacing="0" w:after="120" w:afterAutospacing="0"/>
        <w:jc w:val="right"/>
        <w:rPr>
          <w:color w:val="000000"/>
          <w:sz w:val="27"/>
          <w:szCs w:val="27"/>
        </w:rPr>
      </w:pPr>
      <w:r w:rsidRPr="00861D75">
        <w:rPr>
          <w:rStyle w:val="notranslate"/>
          <w:rFonts w:eastAsiaTheme="majorEastAsia"/>
          <w:b/>
          <w:bCs/>
          <w:color w:val="000000"/>
        </w:rPr>
        <w:t xml:space="preserve">Versión </w:t>
      </w:r>
      <w:r w:rsidR="00D42A71">
        <w:rPr>
          <w:rStyle w:val="notranslate"/>
          <w:rFonts w:eastAsiaTheme="majorEastAsia"/>
          <w:b/>
          <w:bCs/>
          <w:color w:val="000000"/>
        </w:rPr>
        <w:t>1</w:t>
      </w:r>
    </w:p>
    <w:p w14:paraId="75507F7B" w14:textId="6DA2EE4D" w:rsidR="0080742B" w:rsidRPr="00861D75" w:rsidRDefault="0080742B" w:rsidP="0080742B">
      <w:pPr>
        <w:pStyle w:val="NormalWeb"/>
        <w:spacing w:before="120" w:beforeAutospacing="0" w:after="4100" w:afterAutospacing="0"/>
        <w:jc w:val="right"/>
        <w:rPr>
          <w:color w:val="000000"/>
          <w:sz w:val="27"/>
          <w:szCs w:val="27"/>
        </w:rPr>
      </w:pPr>
      <w:r w:rsidRPr="00861D75">
        <w:rPr>
          <w:rStyle w:val="notranslate"/>
          <w:rFonts w:eastAsiaTheme="majorEastAsia"/>
          <w:b/>
          <w:bCs/>
          <w:color w:val="000000"/>
        </w:rPr>
        <w:t xml:space="preserve"> </w:t>
      </w:r>
      <w:r w:rsidR="00D42A71">
        <w:rPr>
          <w:rStyle w:val="notranslate"/>
          <w:rFonts w:eastAsiaTheme="majorEastAsia"/>
          <w:b/>
          <w:bCs/>
          <w:color w:val="000000"/>
        </w:rPr>
        <w:t>04 / 14 / 2026</w:t>
      </w:r>
    </w:p>
    <w:p w14:paraId="12DF4F74" w14:textId="77777777" w:rsidR="0080742B" w:rsidRPr="00861D75" w:rsidRDefault="0080742B" w:rsidP="0080742B">
      <w:pPr>
        <w:pStyle w:val="NormalWeb"/>
        <w:spacing w:before="120" w:beforeAutospacing="0" w:after="120" w:afterAutospacing="0"/>
        <w:rPr>
          <w:color w:val="000000"/>
          <w:sz w:val="27"/>
          <w:szCs w:val="27"/>
        </w:rPr>
      </w:pPr>
      <w:r w:rsidRPr="00861D75">
        <w:rPr>
          <w:color w:val="000000"/>
          <w:sz w:val="27"/>
          <w:szCs w:val="27"/>
        </w:rPr>
        <w:br w:type="textWrapping" w:clear="all"/>
      </w:r>
    </w:p>
    <w:p w14:paraId="0A42369F" w14:textId="77777777" w:rsidR="0080742B" w:rsidRPr="00861D75" w:rsidRDefault="0080742B">
      <w:pPr>
        <w:spacing w:before="0" w:after="200" w:line="276" w:lineRule="auto"/>
        <w:rPr>
          <w:rStyle w:val="notranslate"/>
          <w:rFonts w:ascii="Times New Roman" w:eastAsiaTheme="majorEastAsia" w:hAnsi="Times New Roman"/>
          <w:b/>
          <w:bCs/>
          <w:color w:val="000000"/>
          <w:sz w:val="36"/>
          <w:szCs w:val="36"/>
          <w:lang w:val="es-AR" w:eastAsia="es-AR"/>
        </w:rPr>
      </w:pPr>
      <w:r w:rsidRPr="00861D75">
        <w:rPr>
          <w:rStyle w:val="notranslate"/>
          <w:rFonts w:eastAsiaTheme="majorEastAsia"/>
          <w:b/>
          <w:bCs/>
          <w:color w:val="000000"/>
          <w:sz w:val="36"/>
          <w:szCs w:val="36"/>
          <w:lang w:val="es-AR"/>
        </w:rPr>
        <w:br w:type="page"/>
      </w:r>
    </w:p>
    <w:p w14:paraId="1BF7DD26" w14:textId="7C70B0F9" w:rsidR="0080742B" w:rsidRPr="00861D75" w:rsidRDefault="0080742B" w:rsidP="0080742B">
      <w:pPr>
        <w:pStyle w:val="NormalWeb"/>
        <w:spacing w:before="0" w:beforeAutospacing="0" w:after="360" w:afterAutospacing="0"/>
        <w:jc w:val="center"/>
        <w:rPr>
          <w:color w:val="000000"/>
          <w:sz w:val="27"/>
          <w:szCs w:val="27"/>
        </w:rPr>
      </w:pPr>
      <w:r w:rsidRPr="00861D75">
        <w:rPr>
          <w:rStyle w:val="notranslate"/>
          <w:rFonts w:eastAsiaTheme="majorEastAsia"/>
          <w:b/>
          <w:bCs/>
          <w:color w:val="000000"/>
          <w:sz w:val="36"/>
          <w:szCs w:val="36"/>
        </w:rPr>
        <w:lastRenderedPageBreak/>
        <w:t>Tabla de contenido</w:t>
      </w:r>
    </w:p>
    <w:p w14:paraId="0EEBC3A3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8" w:anchor="_Toc432497654" w:history="1">
        <w:r w:rsidR="0080742B" w:rsidRPr="00861D75">
          <w:rPr>
            <w:rStyle w:val="Hipervnculo"/>
            <w:rFonts w:eastAsiaTheme="majorEastAsia" w:cs="Arial"/>
            <w:b/>
            <w:bCs/>
          </w:rPr>
          <w:t>1.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9" w:anchor="_Toc432497654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10" w:anchor="_Toc432497654" w:history="1">
        <w:r w:rsidR="0080742B" w:rsidRPr="00861D75">
          <w:rPr>
            <w:rStyle w:val="Hipervnculo"/>
            <w:rFonts w:eastAsiaTheme="majorEastAsia" w:cs="Arial"/>
            <w:b/>
            <w:bCs/>
          </w:rPr>
          <w:t>Introducción</w:t>
        </w:r>
      </w:hyperlink>
    </w:p>
    <w:p w14:paraId="05BD0CF9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11" w:anchor="_Toc432497655" w:history="1">
        <w:r w:rsidR="0080742B" w:rsidRPr="00861D75">
          <w:rPr>
            <w:rStyle w:val="Hipervnculo"/>
            <w:rFonts w:eastAsiaTheme="majorEastAsia" w:cs="Arial"/>
            <w:b/>
            <w:bCs/>
          </w:rPr>
          <w:t>2.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12" w:anchor="_Toc432497655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13" w:anchor="_Toc432497655" w:history="1">
        <w:r w:rsidR="0080742B" w:rsidRPr="00861D75">
          <w:rPr>
            <w:rStyle w:val="Hipervnculo"/>
            <w:rFonts w:eastAsiaTheme="majorEastAsia" w:cs="Arial"/>
            <w:b/>
            <w:bCs/>
          </w:rPr>
          <w:t>Visión de conjunto</w:t>
        </w:r>
      </w:hyperlink>
    </w:p>
    <w:p w14:paraId="40A76E3F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14" w:anchor="_Toc432497656" w:history="1">
        <w:r w:rsidR="0080742B" w:rsidRPr="00861D75">
          <w:rPr>
            <w:rStyle w:val="Hipervnculo"/>
            <w:rFonts w:eastAsiaTheme="majorEastAsia" w:cs="Arial"/>
            <w:b/>
            <w:bCs/>
          </w:rPr>
          <w:t>3.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15" w:anchor="_Toc432497656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16" w:anchor="_Toc432497656" w:history="1">
        <w:r w:rsidR="0080742B" w:rsidRPr="00861D75">
          <w:rPr>
            <w:rStyle w:val="Hipervnculo"/>
            <w:rFonts w:eastAsiaTheme="majorEastAsia" w:cs="Arial"/>
            <w:b/>
            <w:bCs/>
          </w:rPr>
          <w:t>Suposiciones / Restricciones / Riesgos</w:t>
        </w:r>
      </w:hyperlink>
    </w:p>
    <w:p w14:paraId="723D2CCB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17" w:anchor="_Toc432497657" w:history="1">
        <w:r w:rsidR="0080742B" w:rsidRPr="00861D75">
          <w:rPr>
            <w:rStyle w:val="Hipervnculo"/>
            <w:rFonts w:eastAsiaTheme="majorEastAsia" w:cs="Arial"/>
          </w:rPr>
          <w:t>3.1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18" w:anchor="_Toc432497657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19" w:anchor="_Toc432497657" w:history="1">
        <w:r w:rsidR="0080742B" w:rsidRPr="00861D75">
          <w:rPr>
            <w:rStyle w:val="Hipervnculo"/>
            <w:rFonts w:eastAsiaTheme="majorEastAsia" w:cs="Arial"/>
          </w:rPr>
          <w:t>Suposiciones</w:t>
        </w:r>
      </w:hyperlink>
    </w:p>
    <w:p w14:paraId="2FEC53A5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20" w:anchor="_Toc432497658" w:history="1">
        <w:r w:rsidR="0080742B" w:rsidRPr="00861D75">
          <w:rPr>
            <w:rStyle w:val="Hipervnculo"/>
            <w:rFonts w:eastAsiaTheme="majorEastAsia" w:cs="Arial"/>
          </w:rPr>
          <w:t>3.2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21" w:anchor="_Toc432497658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22" w:anchor="_Toc432497658" w:history="1">
        <w:r w:rsidR="0080742B" w:rsidRPr="00861D75">
          <w:rPr>
            <w:rStyle w:val="Hipervnculo"/>
            <w:rFonts w:eastAsiaTheme="majorEastAsia" w:cs="Arial"/>
          </w:rPr>
          <w:t>Restricciones</w:t>
        </w:r>
      </w:hyperlink>
    </w:p>
    <w:p w14:paraId="1851AA00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23" w:anchor="_Toc432497659" w:history="1">
        <w:r w:rsidR="0080742B" w:rsidRPr="00861D75">
          <w:rPr>
            <w:rStyle w:val="Hipervnculo"/>
            <w:rFonts w:eastAsiaTheme="majorEastAsia" w:cs="Arial"/>
          </w:rPr>
          <w:t>3.3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24" w:anchor="_Toc432497659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25" w:anchor="_Toc432497659" w:history="1">
        <w:r w:rsidR="0080742B" w:rsidRPr="00861D75">
          <w:rPr>
            <w:rStyle w:val="Hipervnculo"/>
            <w:rFonts w:eastAsiaTheme="majorEastAsia" w:cs="Arial"/>
          </w:rPr>
          <w:t>Riesgos</w:t>
        </w:r>
      </w:hyperlink>
    </w:p>
    <w:p w14:paraId="0FF3794D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26" w:anchor="_Toc432497660" w:history="1">
        <w:r w:rsidR="0080742B" w:rsidRPr="00861D75">
          <w:rPr>
            <w:rStyle w:val="Hipervnculo"/>
            <w:rFonts w:eastAsiaTheme="majorEastAsia" w:cs="Arial"/>
            <w:b/>
            <w:bCs/>
          </w:rPr>
          <w:t>4.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27" w:anchor="_Toc432497660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28" w:anchor="_Toc432497660" w:history="1">
        <w:r w:rsidR="0080742B" w:rsidRPr="00861D75">
          <w:rPr>
            <w:rStyle w:val="Hipervnculo"/>
            <w:rFonts w:eastAsiaTheme="majorEastAsia" w:cs="Arial"/>
            <w:b/>
            <w:bCs/>
          </w:rPr>
          <w:t>Decisiones de diseño</w:t>
        </w:r>
      </w:hyperlink>
    </w:p>
    <w:p w14:paraId="0A813466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29" w:anchor="_Toc432497661" w:history="1">
        <w:r w:rsidR="0080742B" w:rsidRPr="00861D75">
          <w:rPr>
            <w:rStyle w:val="Hipervnculo"/>
            <w:rFonts w:eastAsiaTheme="majorEastAsia" w:cs="Arial"/>
          </w:rPr>
          <w:t>4.1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30" w:anchor="_Toc432497661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31" w:anchor="_Toc432497661" w:history="1">
        <w:r w:rsidR="0080742B" w:rsidRPr="00861D75">
          <w:rPr>
            <w:rStyle w:val="Hipervnculo"/>
            <w:rFonts w:eastAsiaTheme="majorEastAsia" w:cs="Arial"/>
          </w:rPr>
          <w:t>Factores clave que influyen en el diseño</w:t>
        </w:r>
      </w:hyperlink>
    </w:p>
    <w:p w14:paraId="19C3F417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32" w:anchor="_Toc432497662" w:history="1">
        <w:r w:rsidR="0080742B" w:rsidRPr="00861D75">
          <w:rPr>
            <w:rStyle w:val="Hipervnculo"/>
            <w:rFonts w:eastAsiaTheme="majorEastAsia" w:cs="Arial"/>
          </w:rPr>
          <w:t>4.2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33" w:anchor="_Toc432497662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34" w:anchor="_Toc432497662" w:history="1">
        <w:r w:rsidR="0080742B" w:rsidRPr="00861D75">
          <w:rPr>
            <w:rStyle w:val="Hipervnculo"/>
            <w:rFonts w:eastAsiaTheme="majorEastAsia" w:cs="Arial"/>
          </w:rPr>
          <w:t>Decisiones de diseño funcional</w:t>
        </w:r>
      </w:hyperlink>
    </w:p>
    <w:p w14:paraId="0D77D154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35" w:anchor="_Toc432497663" w:history="1">
        <w:r w:rsidR="0080742B" w:rsidRPr="00861D75">
          <w:rPr>
            <w:rStyle w:val="Hipervnculo"/>
            <w:rFonts w:eastAsiaTheme="majorEastAsia" w:cs="Arial"/>
          </w:rPr>
          <w:t>4.3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36" w:anchor="_Toc432497663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37" w:anchor="_Toc432497663" w:history="1">
        <w:r w:rsidR="0080742B" w:rsidRPr="00861D75">
          <w:rPr>
            <w:rStyle w:val="Hipervnculo"/>
            <w:rFonts w:eastAsiaTheme="majorEastAsia" w:cs="Arial"/>
          </w:rPr>
          <w:t>Decisiones del sistema de gestión de bases de datos</w:t>
        </w:r>
      </w:hyperlink>
    </w:p>
    <w:p w14:paraId="48A6351E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38" w:anchor="_Toc432497664" w:history="1">
        <w:r w:rsidR="0080742B" w:rsidRPr="00861D75">
          <w:rPr>
            <w:rStyle w:val="Hipervnculo"/>
            <w:rFonts w:eastAsiaTheme="majorEastAsia" w:cs="Arial"/>
          </w:rPr>
          <w:t>4.4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39" w:anchor="_Toc432497664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40" w:anchor="_Toc432497664" w:history="1">
        <w:r w:rsidR="0080742B" w:rsidRPr="00861D75">
          <w:rPr>
            <w:rStyle w:val="Hipervnculo"/>
            <w:rFonts w:eastAsiaTheme="majorEastAsia" w:cs="Arial"/>
          </w:rPr>
          <w:t>Decisiones de diseño de seguridad y privacidad</w:t>
        </w:r>
      </w:hyperlink>
    </w:p>
    <w:p w14:paraId="2B50A32E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41" w:anchor="_Toc432497665" w:history="1">
        <w:r w:rsidR="0080742B" w:rsidRPr="00861D75">
          <w:rPr>
            <w:rStyle w:val="Hipervnculo"/>
            <w:rFonts w:eastAsiaTheme="majorEastAsia" w:cs="Arial"/>
          </w:rPr>
          <w:t>4.5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42" w:anchor="_Toc432497665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43" w:anchor="_Toc432497665" w:history="1">
        <w:r w:rsidR="0080742B" w:rsidRPr="00861D75">
          <w:rPr>
            <w:rStyle w:val="Hipervnculo"/>
            <w:rFonts w:eastAsiaTheme="majorEastAsia" w:cs="Arial"/>
          </w:rPr>
          <w:t>Decisiones de diseño de rendimiento y mantenimiento</w:t>
        </w:r>
      </w:hyperlink>
    </w:p>
    <w:p w14:paraId="4F90E909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44" w:anchor="_Toc432497666" w:history="1">
        <w:r w:rsidR="0080742B" w:rsidRPr="00861D75">
          <w:rPr>
            <w:rStyle w:val="Hipervnculo"/>
            <w:rFonts w:eastAsiaTheme="majorEastAsia" w:cs="Arial"/>
            <w:b/>
            <w:bCs/>
          </w:rPr>
          <w:t>5.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45" w:anchor="_Toc432497666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46" w:anchor="_Toc432497666" w:history="1">
        <w:r w:rsidR="0080742B" w:rsidRPr="00861D75">
          <w:rPr>
            <w:rStyle w:val="Hipervnculo"/>
            <w:rFonts w:eastAsiaTheme="majorEastAsia" w:cs="Arial"/>
            <w:b/>
            <w:bCs/>
          </w:rPr>
          <w:t>Diseño de base de datos detallado</w:t>
        </w:r>
      </w:hyperlink>
    </w:p>
    <w:p w14:paraId="0548E97F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47" w:anchor="_Toc432497667" w:history="1">
        <w:r w:rsidR="0080742B" w:rsidRPr="00861D75">
          <w:rPr>
            <w:rStyle w:val="Hipervnculo"/>
            <w:rFonts w:eastAsiaTheme="majorEastAsia" w:cs="Arial"/>
          </w:rPr>
          <w:t>5.1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48" w:anchor="_Toc432497667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49" w:anchor="_Toc432497667" w:history="1">
        <w:r w:rsidR="0080742B" w:rsidRPr="00861D75">
          <w:rPr>
            <w:rStyle w:val="Hipervnculo"/>
            <w:rFonts w:eastAsiaTheme="majorEastAsia" w:cs="Arial"/>
          </w:rPr>
          <w:t>Objetos de software de datos y estructuras de datos resultantes</w:t>
        </w:r>
      </w:hyperlink>
    </w:p>
    <w:p w14:paraId="59325DD7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50" w:anchor="_Toc432497668" w:history="1">
        <w:r w:rsidR="0080742B" w:rsidRPr="00861D75">
          <w:rPr>
            <w:rStyle w:val="Hipervnculo"/>
            <w:rFonts w:eastAsiaTheme="majorEastAsia" w:cs="Arial"/>
          </w:rPr>
          <w:t>5.2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51" w:anchor="_Toc432497668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52" w:anchor="_Toc432497668" w:history="1">
        <w:r w:rsidR="0080742B" w:rsidRPr="00861D75">
          <w:rPr>
            <w:rStyle w:val="Hipervnculo"/>
            <w:rFonts w:eastAsiaTheme="majorEastAsia" w:cs="Arial"/>
          </w:rPr>
          <w:t>Archivos de sistema de administración de bases</w:t>
        </w:r>
      </w:hyperlink>
    </w:p>
    <w:p w14:paraId="7C46DD7D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53" w:anchor="_Toc432497669" w:history="1">
        <w:r w:rsidR="0080742B" w:rsidRPr="00861D75">
          <w:rPr>
            <w:rStyle w:val="Hipervnculo"/>
            <w:rFonts w:eastAsiaTheme="majorEastAsia" w:cs="Arial"/>
            <w:b/>
            <w:bCs/>
          </w:rPr>
          <w:t>6.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54" w:anchor="_Toc432497669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55" w:anchor="_Toc432497669" w:history="1">
        <w:r w:rsidR="0080742B" w:rsidRPr="00861D75">
          <w:rPr>
            <w:rStyle w:val="Hipervnculo"/>
            <w:rFonts w:eastAsiaTheme="majorEastAsia" w:cs="Arial"/>
            <w:b/>
            <w:bCs/>
          </w:rPr>
          <w:t>Administración y monitoreo de bases de datos</w:t>
        </w:r>
      </w:hyperlink>
    </w:p>
    <w:p w14:paraId="45AC0330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56" w:anchor="_Toc432497670" w:history="1">
        <w:r w:rsidR="0080742B" w:rsidRPr="00861D75">
          <w:rPr>
            <w:rStyle w:val="Hipervnculo"/>
            <w:rFonts w:eastAsiaTheme="majorEastAsia" w:cs="Arial"/>
          </w:rPr>
          <w:t>6.1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57" w:anchor="_Toc432497670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58" w:anchor="_Toc432497670" w:history="1">
        <w:r w:rsidR="0080742B" w:rsidRPr="00861D75">
          <w:rPr>
            <w:rStyle w:val="Hipervnculo"/>
            <w:rFonts w:eastAsiaTheme="majorEastAsia" w:cs="Arial"/>
          </w:rPr>
          <w:t>Funciones y responsabilidades</w:t>
        </w:r>
      </w:hyperlink>
    </w:p>
    <w:p w14:paraId="73032F29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59" w:anchor="_Toc432497671" w:history="1">
        <w:r w:rsidR="0080742B" w:rsidRPr="00861D75">
          <w:rPr>
            <w:rStyle w:val="Hipervnculo"/>
            <w:rFonts w:eastAsiaTheme="majorEastAsia" w:cs="Arial"/>
          </w:rPr>
          <w:t>6.2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60" w:anchor="_Toc432497671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61" w:anchor="_Toc432497671" w:history="1">
        <w:r w:rsidR="0080742B" w:rsidRPr="00861D75">
          <w:rPr>
            <w:rStyle w:val="Hipervnculo"/>
            <w:rFonts w:eastAsiaTheme="majorEastAsia" w:cs="Arial"/>
          </w:rPr>
          <w:t>Información del sistema</w:t>
        </w:r>
      </w:hyperlink>
    </w:p>
    <w:p w14:paraId="5C353938" w14:textId="77777777" w:rsidR="0080742B" w:rsidRPr="00861D75" w:rsidRDefault="00000000" w:rsidP="0080742B">
      <w:pPr>
        <w:pStyle w:val="NormalWeb"/>
        <w:spacing w:before="0" w:beforeAutospacing="0" w:after="0" w:afterAutospacing="0"/>
        <w:ind w:left="475" w:hanging="907"/>
        <w:rPr>
          <w:color w:val="000000"/>
          <w:sz w:val="27"/>
          <w:szCs w:val="27"/>
        </w:rPr>
      </w:pPr>
      <w:hyperlink r:id="rId62" w:anchor="_Toc432497672" w:history="1">
        <w:r w:rsidR="0080742B" w:rsidRPr="00861D75">
          <w:rPr>
            <w:rStyle w:val="Hipervnculo"/>
            <w:rFonts w:eastAsiaTheme="majorEastAsia" w:cs="Arial"/>
          </w:rPr>
          <w:t>6.2.1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63" w:anchor="_Toc432497672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64" w:anchor="_Toc432497672" w:history="1">
        <w:r w:rsidR="0080742B" w:rsidRPr="00861D75">
          <w:rPr>
            <w:rStyle w:val="Hipervnculo"/>
            <w:rFonts w:eastAsiaTheme="majorEastAsia" w:cs="Arial"/>
          </w:rPr>
          <w:t>Configuración del sistema de gestión de bases</w:t>
        </w:r>
      </w:hyperlink>
    </w:p>
    <w:p w14:paraId="00E106F8" w14:textId="77777777" w:rsidR="0080742B" w:rsidRPr="00861D75" w:rsidRDefault="00000000" w:rsidP="0080742B">
      <w:pPr>
        <w:pStyle w:val="NormalWeb"/>
        <w:spacing w:before="0" w:beforeAutospacing="0" w:after="0" w:afterAutospacing="0"/>
        <w:ind w:left="475" w:hanging="907"/>
        <w:rPr>
          <w:color w:val="000000"/>
          <w:sz w:val="27"/>
          <w:szCs w:val="27"/>
        </w:rPr>
      </w:pPr>
      <w:hyperlink r:id="rId65" w:anchor="_Toc432497673" w:history="1">
        <w:r w:rsidR="0080742B" w:rsidRPr="00861D75">
          <w:rPr>
            <w:rStyle w:val="Hipervnculo"/>
            <w:rFonts w:eastAsiaTheme="majorEastAsia" w:cs="Arial"/>
          </w:rPr>
          <w:t>6.2.2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66" w:anchor="_Toc432497673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67" w:anchor="_Toc432497673" w:history="1">
        <w:r w:rsidR="0080742B" w:rsidRPr="00861D75">
          <w:rPr>
            <w:rStyle w:val="Hipervnculo"/>
            <w:rFonts w:eastAsiaTheme="majorEastAsia" w:cs="Arial"/>
          </w:rPr>
          <w:t>Software de Soporte de Bases</w:t>
        </w:r>
      </w:hyperlink>
    </w:p>
    <w:p w14:paraId="53D5019A" w14:textId="77777777" w:rsidR="0080742B" w:rsidRPr="00861D75" w:rsidRDefault="00000000" w:rsidP="0080742B">
      <w:pPr>
        <w:pStyle w:val="NormalWeb"/>
        <w:spacing w:before="0" w:beforeAutospacing="0" w:after="0" w:afterAutospacing="0"/>
        <w:ind w:left="475" w:hanging="907"/>
        <w:rPr>
          <w:color w:val="000000"/>
          <w:sz w:val="27"/>
          <w:szCs w:val="27"/>
        </w:rPr>
      </w:pPr>
      <w:hyperlink r:id="rId68" w:anchor="_Toc432497674" w:history="1">
        <w:r w:rsidR="0080742B" w:rsidRPr="00861D75">
          <w:rPr>
            <w:rStyle w:val="Hipervnculo"/>
            <w:rFonts w:eastAsiaTheme="majorEastAsia" w:cs="Arial"/>
          </w:rPr>
          <w:t>6.2.3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69" w:anchor="_Toc432497674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70" w:anchor="_Toc432497674" w:history="1">
        <w:r w:rsidR="0080742B" w:rsidRPr="00861D75">
          <w:rPr>
            <w:rStyle w:val="Hipervnculo"/>
            <w:rFonts w:eastAsiaTheme="majorEastAsia" w:cs="Arial"/>
          </w:rPr>
          <w:t>Seguridad y privacidad</w:t>
        </w:r>
      </w:hyperlink>
    </w:p>
    <w:p w14:paraId="2DAB62EA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71" w:anchor="_Toc432497675" w:history="1">
        <w:r w:rsidR="0080742B" w:rsidRPr="00861D75">
          <w:rPr>
            <w:rStyle w:val="Hipervnculo"/>
            <w:rFonts w:eastAsiaTheme="majorEastAsia" w:cs="Arial"/>
          </w:rPr>
          <w:t>6.3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72" w:anchor="_Toc432497675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73" w:anchor="_Toc432497675" w:history="1">
        <w:r w:rsidR="0080742B" w:rsidRPr="00861D75">
          <w:rPr>
            <w:rStyle w:val="Hipervnculo"/>
            <w:rFonts w:eastAsiaTheme="majorEastAsia" w:cs="Arial"/>
          </w:rPr>
          <w:t>Supervisión del rendimiento y eficiencia de la base de datos</w:t>
        </w:r>
      </w:hyperlink>
    </w:p>
    <w:p w14:paraId="22FE7484" w14:textId="77777777" w:rsidR="0080742B" w:rsidRPr="00861D75" w:rsidRDefault="00000000" w:rsidP="0080742B">
      <w:pPr>
        <w:pStyle w:val="NormalWeb"/>
        <w:spacing w:before="0" w:beforeAutospacing="0" w:after="0" w:afterAutospacing="0"/>
        <w:ind w:left="475" w:hanging="907"/>
        <w:rPr>
          <w:color w:val="000000"/>
          <w:sz w:val="27"/>
          <w:szCs w:val="27"/>
        </w:rPr>
      </w:pPr>
      <w:hyperlink r:id="rId74" w:anchor="_Toc432497676" w:history="1">
        <w:r w:rsidR="0080742B" w:rsidRPr="00861D75">
          <w:rPr>
            <w:rStyle w:val="Hipervnculo"/>
            <w:rFonts w:eastAsiaTheme="majorEastAsia" w:cs="Arial"/>
          </w:rPr>
          <w:t>6.3.1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75" w:anchor="_Toc432497676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76" w:anchor="_Toc432497676" w:history="1">
        <w:r w:rsidR="0080742B" w:rsidRPr="00861D75">
          <w:rPr>
            <w:rStyle w:val="Hipervnculo"/>
            <w:rFonts w:eastAsiaTheme="majorEastAsia" w:cs="Arial"/>
          </w:rPr>
          <w:t>Implicaciones operacionales</w:t>
        </w:r>
      </w:hyperlink>
    </w:p>
    <w:p w14:paraId="16C8A6B3" w14:textId="77777777" w:rsidR="0080742B" w:rsidRPr="00861D75" w:rsidRDefault="00000000" w:rsidP="0080742B">
      <w:pPr>
        <w:pStyle w:val="NormalWeb"/>
        <w:spacing w:before="0" w:beforeAutospacing="0" w:after="0" w:afterAutospacing="0"/>
        <w:ind w:left="475" w:hanging="907"/>
        <w:rPr>
          <w:color w:val="000000"/>
          <w:sz w:val="27"/>
          <w:szCs w:val="27"/>
        </w:rPr>
      </w:pPr>
      <w:hyperlink r:id="rId77" w:anchor="_Toc432497677" w:history="1">
        <w:r w:rsidR="0080742B" w:rsidRPr="00861D75">
          <w:rPr>
            <w:rStyle w:val="Hipervnculo"/>
            <w:rFonts w:eastAsiaTheme="majorEastAsia" w:cs="Arial"/>
          </w:rPr>
          <w:t>6.3.2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78" w:anchor="_Toc432497677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79" w:anchor="_Toc432497677" w:history="1">
        <w:r w:rsidR="0080742B" w:rsidRPr="00861D75">
          <w:rPr>
            <w:rStyle w:val="Hipervnculo"/>
            <w:rFonts w:eastAsiaTheme="majorEastAsia" w:cs="Arial"/>
          </w:rPr>
          <w:t>Requisitos de transferencia de datos</w:t>
        </w:r>
      </w:hyperlink>
    </w:p>
    <w:p w14:paraId="2AAFE417" w14:textId="77777777" w:rsidR="0080742B" w:rsidRPr="00861D75" w:rsidRDefault="00000000" w:rsidP="0080742B">
      <w:pPr>
        <w:pStyle w:val="NormalWeb"/>
        <w:spacing w:before="0" w:beforeAutospacing="0" w:after="0" w:afterAutospacing="0"/>
        <w:ind w:left="475" w:hanging="907"/>
        <w:rPr>
          <w:color w:val="000000"/>
          <w:sz w:val="27"/>
          <w:szCs w:val="27"/>
        </w:rPr>
      </w:pPr>
      <w:hyperlink r:id="rId80" w:anchor="_Toc432497678" w:history="1">
        <w:r w:rsidR="0080742B" w:rsidRPr="00861D75">
          <w:rPr>
            <w:rStyle w:val="Hipervnculo"/>
            <w:rFonts w:eastAsiaTheme="majorEastAsia" w:cs="Arial"/>
          </w:rPr>
          <w:t>6.3.3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81" w:anchor="_Toc432497678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82" w:anchor="_Toc432497678" w:history="1">
        <w:r w:rsidR="0080742B" w:rsidRPr="00861D75">
          <w:rPr>
            <w:rStyle w:val="Hipervnculo"/>
            <w:rFonts w:eastAsiaTheme="majorEastAsia" w:cs="Arial"/>
          </w:rPr>
          <w:t>Formatos de datos</w:t>
        </w:r>
      </w:hyperlink>
    </w:p>
    <w:p w14:paraId="38CE0FA3" w14:textId="77777777" w:rsidR="0080742B" w:rsidRPr="00861D75" w:rsidRDefault="00000000" w:rsidP="0080742B">
      <w:pPr>
        <w:pStyle w:val="NormalWeb"/>
        <w:spacing w:before="0" w:beforeAutospacing="0" w:after="0" w:afterAutospacing="0"/>
        <w:ind w:left="245" w:hanging="720"/>
        <w:rPr>
          <w:color w:val="000000"/>
          <w:sz w:val="27"/>
          <w:szCs w:val="27"/>
        </w:rPr>
      </w:pPr>
      <w:hyperlink r:id="rId83" w:anchor="_Toc432497679" w:history="1">
        <w:r w:rsidR="0080742B" w:rsidRPr="00861D75">
          <w:rPr>
            <w:rStyle w:val="Hipervnculo"/>
            <w:rFonts w:eastAsiaTheme="majorEastAsia" w:cs="Arial"/>
          </w:rPr>
          <w:t>6.4</w:t>
        </w:r>
      </w:hyperlink>
      <w:r w:rsidR="0080742B" w:rsidRPr="00861D75">
        <w:rPr>
          <w:color w:val="000000"/>
          <w:sz w:val="27"/>
          <w:szCs w:val="27"/>
        </w:rPr>
        <w:t> </w:t>
      </w:r>
      <w:hyperlink r:id="rId84" w:anchor="_Toc432497679" w:history="1">
        <w:r w:rsidR="0080742B" w:rsidRPr="00861D75">
          <w:rPr>
            <w:rStyle w:val="Hipervnculo"/>
            <w:rFonts w:ascii="Calibri" w:eastAsiaTheme="majorEastAsia" w:hAnsi="Calibri" w:cs="Calibri"/>
            <w:sz w:val="22"/>
            <w:szCs w:val="22"/>
          </w:rPr>
          <w:t>              </w:t>
        </w:r>
      </w:hyperlink>
      <w:hyperlink r:id="rId85" w:anchor="_Toc432497679" w:history="1">
        <w:r w:rsidR="0080742B" w:rsidRPr="00861D75">
          <w:rPr>
            <w:rStyle w:val="Hipervnculo"/>
            <w:rFonts w:eastAsiaTheme="majorEastAsia" w:cs="Arial"/>
          </w:rPr>
          <w:t>Copia de seguridad y recuperación</w:t>
        </w:r>
      </w:hyperlink>
    </w:p>
    <w:p w14:paraId="543AAC6A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86" w:anchor="_Toc432497680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A: Apéndices sugeridos</w:t>
        </w:r>
      </w:hyperlink>
    </w:p>
    <w:p w14:paraId="69F5544B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87" w:anchor="_Toc432497681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B: Registro de cambios</w:t>
        </w:r>
      </w:hyperlink>
    </w:p>
    <w:p w14:paraId="03AFAFC5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88" w:anchor="_Toc432497682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C: Acrónimos</w:t>
        </w:r>
      </w:hyperlink>
    </w:p>
    <w:p w14:paraId="05F6C8F9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89" w:anchor="_Toc432497683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D: Glosario</w:t>
        </w:r>
      </w:hyperlink>
    </w:p>
    <w:p w14:paraId="6788B8F8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0" w:anchor="_Toc432497684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E: Documentos referenciados</w:t>
        </w:r>
      </w:hyperlink>
    </w:p>
    <w:p w14:paraId="032CEAFF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1" w:anchor="_Toc432497685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F: Aprobaciones</w:t>
        </w:r>
      </w:hyperlink>
    </w:p>
    <w:p w14:paraId="6D3FF780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2" w:anchor="_Toc432497686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G: Notas para el autor / Instrucciones de la plantilla</w:t>
        </w:r>
      </w:hyperlink>
    </w:p>
    <w:p w14:paraId="4A06D28D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3" w:anchor="_Toc432497687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H: Historial de revisión de plantilla de XLC</w:t>
        </w:r>
      </w:hyperlink>
    </w:p>
    <w:p w14:paraId="02C84F1B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4" w:anchor="_Toc432497688" w:history="1">
        <w:r w:rsidR="0080742B" w:rsidRPr="00861D75">
          <w:rPr>
            <w:rStyle w:val="Hipervnculo"/>
            <w:rFonts w:eastAsiaTheme="majorEastAsia" w:cs="Arial"/>
            <w:b/>
            <w:bCs/>
          </w:rPr>
          <w:t>Apéndice I: Apéndices adicionales</w:t>
        </w:r>
      </w:hyperlink>
    </w:p>
    <w:p w14:paraId="598F7727" w14:textId="77777777" w:rsidR="0080742B" w:rsidRPr="00861D75" w:rsidRDefault="0080742B" w:rsidP="0080742B">
      <w:pPr>
        <w:pStyle w:val="NormalWeb"/>
        <w:spacing w:before="0" w:beforeAutospacing="0" w:after="360" w:afterAutospacing="0"/>
        <w:jc w:val="center"/>
        <w:rPr>
          <w:color w:val="000000"/>
          <w:sz w:val="27"/>
          <w:szCs w:val="27"/>
        </w:rPr>
      </w:pPr>
      <w:r w:rsidRPr="00861D75">
        <w:rPr>
          <w:rStyle w:val="notranslate"/>
          <w:rFonts w:eastAsiaTheme="majorEastAsia"/>
          <w:b/>
          <w:bCs/>
          <w:color w:val="000000"/>
          <w:sz w:val="36"/>
          <w:szCs w:val="36"/>
        </w:rPr>
        <w:t>Lista de Figuras</w:t>
      </w:r>
    </w:p>
    <w:p w14:paraId="6FDB03C9" w14:textId="77777777" w:rsidR="0080742B" w:rsidRPr="00861D75" w:rsidRDefault="0080742B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r w:rsidRPr="00861D75">
        <w:rPr>
          <w:rStyle w:val="notranslate"/>
          <w:rFonts w:ascii="Arial" w:eastAsiaTheme="majorEastAsia" w:hAnsi="Arial" w:cs="Arial"/>
          <w:color w:val="000000"/>
        </w:rPr>
        <w:t>No se encontraron entradas de la tabla de figuras.</w:t>
      </w:r>
    </w:p>
    <w:p w14:paraId="402D2716" w14:textId="77777777" w:rsidR="0080742B" w:rsidRPr="00861D75" w:rsidRDefault="0080742B" w:rsidP="0080742B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 w:rsidRPr="00861D75">
        <w:rPr>
          <w:rFonts w:ascii="Arial" w:hAnsi="Arial" w:cs="Arial"/>
          <w:color w:val="000000"/>
          <w:sz w:val="20"/>
          <w:szCs w:val="20"/>
        </w:rPr>
        <w:t> </w:t>
      </w:r>
    </w:p>
    <w:p w14:paraId="1F415494" w14:textId="77777777" w:rsidR="0080742B" w:rsidRPr="00861D75" w:rsidRDefault="0080742B" w:rsidP="0080742B">
      <w:pPr>
        <w:pStyle w:val="NormalWeb"/>
        <w:spacing w:before="0" w:beforeAutospacing="0" w:after="360" w:afterAutospacing="0"/>
        <w:jc w:val="center"/>
        <w:rPr>
          <w:color w:val="000000"/>
          <w:sz w:val="27"/>
          <w:szCs w:val="27"/>
        </w:rPr>
      </w:pPr>
      <w:r w:rsidRPr="00861D75">
        <w:rPr>
          <w:rStyle w:val="notranslate"/>
          <w:rFonts w:eastAsiaTheme="majorEastAsia"/>
          <w:b/>
          <w:bCs/>
          <w:color w:val="000000"/>
          <w:sz w:val="36"/>
          <w:szCs w:val="36"/>
        </w:rPr>
        <w:t>Lista de mesas</w:t>
      </w:r>
    </w:p>
    <w:p w14:paraId="28568696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5" w:anchor="_Toc432497689" w:history="1">
        <w:r w:rsidR="0080742B" w:rsidRPr="00861D75">
          <w:rPr>
            <w:rStyle w:val="Hipervnculo"/>
            <w:rFonts w:eastAsiaTheme="majorEastAsia" w:cs="Arial"/>
          </w:rPr>
          <w:t>Tabla 1 - Registro de cambios</w:t>
        </w:r>
      </w:hyperlink>
    </w:p>
    <w:p w14:paraId="1A75F3A6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6" w:anchor="_Toc432497690" w:history="1">
        <w:r w:rsidR="0080742B" w:rsidRPr="00861D75">
          <w:rPr>
            <w:rStyle w:val="Hipervnculo"/>
            <w:rFonts w:eastAsiaTheme="majorEastAsia" w:cs="Arial"/>
          </w:rPr>
          <w:t>Tabla 2 - Acrónimos</w:t>
        </w:r>
      </w:hyperlink>
    </w:p>
    <w:p w14:paraId="3A10E1E6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7" w:anchor="_Toc432497691" w:history="1">
        <w:r w:rsidR="0080742B" w:rsidRPr="00861D75">
          <w:rPr>
            <w:rStyle w:val="Hipervnculo"/>
            <w:rFonts w:eastAsiaTheme="majorEastAsia" w:cs="Arial"/>
          </w:rPr>
          <w:t>Tabla 3 - Glosario</w:t>
        </w:r>
      </w:hyperlink>
    </w:p>
    <w:p w14:paraId="34B7100B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8" w:anchor="_Toc432497692" w:history="1">
        <w:r w:rsidR="0080742B" w:rsidRPr="00861D75">
          <w:rPr>
            <w:rStyle w:val="Hipervnculo"/>
            <w:rFonts w:eastAsiaTheme="majorEastAsia" w:cs="Arial"/>
          </w:rPr>
          <w:t>Tabla 4 - Documentos referenciados</w:t>
        </w:r>
      </w:hyperlink>
    </w:p>
    <w:p w14:paraId="6DEF4784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99" w:anchor="_Toc432497693" w:history="1">
        <w:r w:rsidR="0080742B" w:rsidRPr="00861D75">
          <w:rPr>
            <w:rStyle w:val="Hipervnculo"/>
            <w:rFonts w:eastAsiaTheme="majorEastAsia" w:cs="Arial"/>
          </w:rPr>
          <w:t>Tabla 5 - Aprobaciones</w:t>
        </w:r>
      </w:hyperlink>
    </w:p>
    <w:p w14:paraId="0F9784C6" w14:textId="77777777" w:rsidR="0080742B" w:rsidRPr="00861D75" w:rsidRDefault="00000000" w:rsidP="0080742B">
      <w:pPr>
        <w:pStyle w:val="NormalWeb"/>
        <w:spacing w:before="200" w:beforeAutospacing="0" w:after="120" w:afterAutospacing="0"/>
        <w:ind w:hanging="360"/>
        <w:rPr>
          <w:color w:val="000000"/>
          <w:sz w:val="27"/>
          <w:szCs w:val="27"/>
        </w:rPr>
      </w:pPr>
      <w:hyperlink r:id="rId100" w:anchor="_Toc432497694" w:history="1">
        <w:r w:rsidR="0080742B" w:rsidRPr="00861D75">
          <w:rPr>
            <w:rStyle w:val="Hipervnculo"/>
            <w:rFonts w:eastAsiaTheme="majorEastAsia" w:cs="Arial"/>
          </w:rPr>
          <w:t>Tabla 6 - Historial de revisión de plantilla de XLC</w:t>
        </w:r>
      </w:hyperlink>
    </w:p>
    <w:p w14:paraId="03DF3A5F" w14:textId="28AF2796" w:rsidR="0080742B" w:rsidRPr="00861D75" w:rsidRDefault="0080742B">
      <w:pPr>
        <w:pStyle w:val="Ttulo2"/>
        <w:pBdr>
          <w:bottom w:val="single" w:sz="6" w:space="1" w:color="000000"/>
        </w:pBdr>
        <w:rPr>
          <w:rStyle w:val="notranslate"/>
          <w:color w:val="000000"/>
          <w:lang w:val="es-AR"/>
        </w:rPr>
      </w:pPr>
      <w:r w:rsidRPr="00861D75">
        <w:rPr>
          <w:color w:val="000000"/>
          <w:lang w:val="es-AR"/>
        </w:rPr>
        <w:lastRenderedPageBreak/>
        <w:t> </w:t>
      </w:r>
      <w:r w:rsidRPr="00861D75">
        <w:rPr>
          <w:b w:val="0"/>
          <w:bCs/>
          <w:color w:val="000000"/>
          <w:sz w:val="14"/>
          <w:szCs w:val="14"/>
          <w:lang w:val="es-AR"/>
        </w:rPr>
        <w:t>                </w:t>
      </w:r>
      <w:r w:rsidRPr="00861D75">
        <w:rPr>
          <w:rStyle w:val="notranslate"/>
          <w:color w:val="000000"/>
          <w:lang w:val="es-AR"/>
        </w:rPr>
        <w:t>Introducción</w:t>
      </w:r>
    </w:p>
    <w:p w14:paraId="6944880F" w14:textId="04B5F542" w:rsidR="00861D75" w:rsidRPr="00861D75" w:rsidRDefault="00861D75" w:rsidP="00861D75">
      <w:pPr>
        <w:jc w:val="both"/>
        <w:rPr>
          <w:lang w:val="es-AR"/>
        </w:rPr>
      </w:pPr>
      <w:r w:rsidRPr="00861D75">
        <w:rPr>
          <w:lang w:val="es-AR"/>
        </w:rPr>
        <w:t>Este documento presenta el desarrollo del Diagrama Entidad–Relación (DER) y el modelo relacional para un sistema de gestión de camas y pacientes en un hospital. El objetivo del sistema es organizar la información relacionada con los pacientes, las camas, el personal médico y de enfermería, así como los diagnósticos y tratamientos que se administran.</w:t>
      </w:r>
    </w:p>
    <w:p w14:paraId="6854F974" w14:textId="538E9D19" w:rsidR="00861D75" w:rsidRPr="00861D75" w:rsidRDefault="00861D75" w:rsidP="00861D75">
      <w:pPr>
        <w:jc w:val="both"/>
        <w:rPr>
          <w:lang w:val="es-AR"/>
        </w:rPr>
      </w:pPr>
      <w:r w:rsidRPr="00861D75">
        <w:rPr>
          <w:lang w:val="es-AR"/>
        </w:rPr>
        <w:t>El propósito de este trabajo es modelar correctamente la estructura de datos a partir de la consigna dada, identificando las entidades, sus atributos y las relaciones entre ellas, y luego traduciendo ese modelo a un esquema de base de datos relacional.</w:t>
      </w:r>
    </w:p>
    <w:p w14:paraId="618A6730" w14:textId="3818BC4D" w:rsidR="00861D75" w:rsidRPr="00861D75" w:rsidRDefault="00861D75" w:rsidP="00861D75">
      <w:pPr>
        <w:jc w:val="both"/>
        <w:rPr>
          <w:lang w:val="es-AR"/>
        </w:rPr>
      </w:pPr>
      <w:r w:rsidRPr="00861D75">
        <w:rPr>
          <w:lang w:val="es-AR"/>
        </w:rPr>
        <w:t>El documento está dirigido principalmente a estudiantes y docentes de la materia SGBD, y puede ser útil para comprender el proceso de diseño de una base de datos a partir de un problema real.</w:t>
      </w:r>
    </w:p>
    <w:p w14:paraId="099D1D9D" w14:textId="6EF1892C" w:rsidR="00861D75" w:rsidRPr="00861D75" w:rsidRDefault="00861D75" w:rsidP="00861D75">
      <w:pPr>
        <w:jc w:val="both"/>
        <w:rPr>
          <w:lang w:val="es-AR"/>
        </w:rPr>
      </w:pPr>
      <w:r w:rsidRPr="00861D75">
        <w:rPr>
          <w:lang w:val="es-AR"/>
        </w:rPr>
        <w:t>Es posible que el modelo evolucione si se agregan nuevos requerimientos o se detectan mejoras en el diseño durante el desarrollo del trabajo.</w:t>
      </w:r>
    </w:p>
    <w:p w14:paraId="628E60AF" w14:textId="6B85BD24" w:rsidR="00861D75" w:rsidRPr="00861D75" w:rsidRDefault="00861D75" w:rsidP="00861D75">
      <w:pPr>
        <w:jc w:val="both"/>
        <w:rPr>
          <w:lang w:val="es-AR"/>
        </w:rPr>
      </w:pPr>
      <w:r w:rsidRPr="00861D75">
        <w:rPr>
          <w:lang w:val="es-AR"/>
        </w:rPr>
        <w:t>Por último, se debe tener en cuenta que el sistema maneja información sensible de pacientes, por lo que es importante considerar aspectos básicos de seguridad y privacidad, como el acceso controlado a los datos y su correcta protección.</w:t>
      </w:r>
    </w:p>
    <w:p w14:paraId="131BA69C" w14:textId="14171A10" w:rsidR="0080742B" w:rsidRDefault="0080742B">
      <w:pPr>
        <w:pStyle w:val="Ttulo2"/>
        <w:pBdr>
          <w:bottom w:val="single" w:sz="6" w:space="1" w:color="000000"/>
        </w:pBdr>
        <w:rPr>
          <w:rStyle w:val="notranslate"/>
          <w:color w:val="000000"/>
          <w:lang w:val="es-AR"/>
        </w:rPr>
      </w:pPr>
      <w:r w:rsidRPr="00861D75">
        <w:rPr>
          <w:b w:val="0"/>
          <w:bCs/>
          <w:color w:val="000000"/>
          <w:sz w:val="14"/>
          <w:szCs w:val="14"/>
          <w:lang w:val="es-AR"/>
        </w:rPr>
        <w:lastRenderedPageBreak/>
        <w:t> </w:t>
      </w:r>
      <w:r w:rsidRPr="00861D75">
        <w:rPr>
          <w:rStyle w:val="notranslate"/>
          <w:color w:val="000000"/>
          <w:lang w:val="es-AR"/>
        </w:rPr>
        <w:t>Visión de conjunto</w:t>
      </w:r>
    </w:p>
    <w:p w14:paraId="554F86A4" w14:textId="039640A0" w:rsidR="00D42A71" w:rsidRDefault="00D42A71" w:rsidP="00D42A71">
      <w:pPr>
        <w:tabs>
          <w:tab w:val="left" w:pos="3780"/>
        </w:tabs>
        <w:rPr>
          <w:lang w:val="es-AR"/>
        </w:rPr>
      </w:pPr>
      <w:r>
        <w:rPr>
          <w:lang w:val="es-AR"/>
        </w:rPr>
        <w:t xml:space="preserve">El sistema </w:t>
      </w:r>
      <w:r>
        <w:rPr>
          <w:b/>
          <w:bCs/>
          <w:lang w:val="es-AR"/>
        </w:rPr>
        <w:t xml:space="preserve">SGIH (Sistema de Gestión de Internación Hospitalaria) </w:t>
      </w:r>
      <w:r>
        <w:rPr>
          <w:lang w:val="es-AR"/>
        </w:rPr>
        <w:t xml:space="preserve">tiene como objetivo administrar la información relacionada con la asignación de camas, la internación de pacientes y la gestión de tratamientos dentro de un hospital organizado en pisos. </w:t>
      </w:r>
    </w:p>
    <w:p w14:paraId="3639DD58" w14:textId="6400B2A7" w:rsidR="00D42A71" w:rsidRDefault="00D42A71" w:rsidP="00D42A71">
      <w:pPr>
        <w:tabs>
          <w:tab w:val="left" w:pos="3780"/>
        </w:tabs>
        <w:rPr>
          <w:lang w:val="es-AR"/>
        </w:rPr>
      </w:pPr>
      <w:r>
        <w:rPr>
          <w:lang w:val="es-AR"/>
        </w:rPr>
        <w:t xml:space="preserve">El contexto del sistema se centra en el proceso de internación hospitalaria, donde intervienen distintos actores como pacientes, médicos y enfermeras. Cada paciente es asignado a una cama durante un periodo determinado (ingreso/egreso), y recibe diagnósticos, medicación y tratamientos prescritos por médicos y ejecutados y controlados por el personal de salud. </w:t>
      </w:r>
    </w:p>
    <w:p w14:paraId="09D2A39D" w14:textId="6B9933EB" w:rsidR="00D42A71" w:rsidRDefault="00D42A71" w:rsidP="00D42A71">
      <w:pPr>
        <w:tabs>
          <w:tab w:val="left" w:pos="3780"/>
        </w:tabs>
        <w:rPr>
          <w:lang w:val="es-AR"/>
        </w:rPr>
      </w:pPr>
      <w:r>
        <w:rPr>
          <w:lang w:val="es-AR"/>
        </w:rPr>
        <w:t xml:space="preserve">El diseño de la base de datos se organiza en torno a las principales entidades del dominio: </w:t>
      </w:r>
      <w:r>
        <w:rPr>
          <w:b/>
          <w:bCs/>
          <w:lang w:val="es-AR"/>
        </w:rPr>
        <w:t>paciente, cama, piso, medico, enfermera, diagnostico y tratamiento/medicación</w:t>
      </w:r>
      <w:r>
        <w:rPr>
          <w:lang w:val="es-AR"/>
        </w:rPr>
        <w:t xml:space="preserve">, junto con sus relaciones. </w:t>
      </w:r>
    </w:p>
    <w:p w14:paraId="6F69C0AB" w14:textId="0AC3D65D" w:rsidR="00D42A71" w:rsidRDefault="00D42A71" w:rsidP="00D42A71">
      <w:pPr>
        <w:tabs>
          <w:tab w:val="left" w:pos="3780"/>
        </w:tabs>
        <w:rPr>
          <w:lang w:val="es-AR"/>
        </w:rPr>
      </w:pPr>
      <w:r>
        <w:rPr>
          <w:lang w:val="es-AR"/>
        </w:rPr>
        <w:t xml:space="preserve">En cuanto a dependencia con otros sistemas, esta base de datos puede: </w:t>
      </w:r>
    </w:p>
    <w:p w14:paraId="1603762B" w14:textId="2450A86A" w:rsidR="00D42A71" w:rsidRDefault="00D42A71">
      <w:pPr>
        <w:pStyle w:val="Prrafodelista"/>
        <w:numPr>
          <w:ilvl w:val="0"/>
          <w:numId w:val="32"/>
        </w:numPr>
        <w:tabs>
          <w:tab w:val="left" w:pos="3780"/>
        </w:tabs>
        <w:rPr>
          <w:lang w:val="es-AR"/>
        </w:rPr>
      </w:pPr>
      <w:r>
        <w:rPr>
          <w:lang w:val="es-AR"/>
        </w:rPr>
        <w:t>Sustituir sistemas manuales o registros en papel, comúnmente utilizados para el control de camas y pacientes</w:t>
      </w:r>
    </w:p>
    <w:p w14:paraId="7EB4A116" w14:textId="1E3ED97C" w:rsidR="00D42A71" w:rsidRDefault="00D42A71">
      <w:pPr>
        <w:pStyle w:val="Prrafodelista"/>
        <w:numPr>
          <w:ilvl w:val="0"/>
          <w:numId w:val="32"/>
        </w:numPr>
        <w:tabs>
          <w:tab w:val="left" w:pos="3780"/>
        </w:tabs>
        <w:rPr>
          <w:lang w:val="es-AR"/>
        </w:rPr>
      </w:pPr>
      <w:r>
        <w:rPr>
          <w:lang w:val="es-AR"/>
        </w:rPr>
        <w:t>Interactuar con otros sistemas hospitalarios</w:t>
      </w:r>
    </w:p>
    <w:p w14:paraId="190D7C6F" w14:textId="34F82149" w:rsidR="00D42A71" w:rsidRDefault="00D42A71" w:rsidP="00D42A71">
      <w:pPr>
        <w:tabs>
          <w:tab w:val="left" w:pos="3780"/>
        </w:tabs>
        <w:rPr>
          <w:lang w:val="es-AR"/>
        </w:rPr>
      </w:pPr>
      <w:r>
        <w:rPr>
          <w:lang w:val="es-AR"/>
        </w:rPr>
        <w:t xml:space="preserve">Estas interacciones se darían principalmente mediante el intercambio de información sobre pacientes, diagnósticos y tratamientos, aunque en el diseño se consideran externas y no se modelan en detalle. </w:t>
      </w:r>
    </w:p>
    <w:p w14:paraId="2E21C8DC" w14:textId="3331A4E0" w:rsidR="00D42A71" w:rsidRDefault="00D42A71" w:rsidP="00D42A71">
      <w:pPr>
        <w:tabs>
          <w:tab w:val="left" w:pos="3780"/>
        </w:tabs>
        <w:rPr>
          <w:lang w:val="es-AR"/>
        </w:rPr>
      </w:pPr>
      <w:r>
        <w:rPr>
          <w:lang w:val="es-AR"/>
        </w:rPr>
        <w:t>Respecto a</w:t>
      </w:r>
      <w:r w:rsidR="00731E7D">
        <w:rPr>
          <w:lang w:val="es-AR"/>
        </w:rPr>
        <w:t xml:space="preserve"> interfaces, el sistema podría integrarse con aplicaciones de gestión hospitalaria que permitan: </w:t>
      </w:r>
    </w:p>
    <w:p w14:paraId="128F04D7" w14:textId="5A122486" w:rsidR="00731E7D" w:rsidRDefault="00731E7D">
      <w:pPr>
        <w:pStyle w:val="Prrafodelista"/>
        <w:numPr>
          <w:ilvl w:val="0"/>
          <w:numId w:val="33"/>
        </w:numPr>
        <w:tabs>
          <w:tab w:val="left" w:pos="3780"/>
        </w:tabs>
        <w:rPr>
          <w:lang w:val="es-AR"/>
        </w:rPr>
      </w:pPr>
      <w:r>
        <w:rPr>
          <w:lang w:val="es-AR"/>
        </w:rPr>
        <w:t>Registrar ingresos y egresos de pacientes</w:t>
      </w:r>
    </w:p>
    <w:p w14:paraId="050FFEB4" w14:textId="360EE83B" w:rsidR="00731E7D" w:rsidRDefault="00731E7D">
      <w:pPr>
        <w:pStyle w:val="Prrafodelista"/>
        <w:numPr>
          <w:ilvl w:val="0"/>
          <w:numId w:val="33"/>
        </w:numPr>
        <w:tabs>
          <w:tab w:val="left" w:pos="3780"/>
        </w:tabs>
        <w:rPr>
          <w:lang w:val="es-AR"/>
        </w:rPr>
      </w:pPr>
      <w:r>
        <w:rPr>
          <w:lang w:val="es-AR"/>
        </w:rPr>
        <w:t>Asignar camas disponibles</w:t>
      </w:r>
    </w:p>
    <w:p w14:paraId="74EFEE55" w14:textId="3EC9562E" w:rsidR="00731E7D" w:rsidRDefault="00731E7D">
      <w:pPr>
        <w:pStyle w:val="Prrafodelista"/>
        <w:numPr>
          <w:ilvl w:val="0"/>
          <w:numId w:val="33"/>
        </w:numPr>
        <w:tabs>
          <w:tab w:val="left" w:pos="3780"/>
        </w:tabs>
        <w:rPr>
          <w:lang w:val="es-AR"/>
        </w:rPr>
      </w:pPr>
      <w:r>
        <w:rPr>
          <w:lang w:val="es-AR"/>
        </w:rPr>
        <w:t xml:space="preserve">Registrar prescripciones médicas </w:t>
      </w:r>
    </w:p>
    <w:p w14:paraId="4CFBF7D4" w14:textId="1DC7E29A" w:rsidR="00731E7D" w:rsidRDefault="00731E7D">
      <w:pPr>
        <w:pStyle w:val="Prrafodelista"/>
        <w:numPr>
          <w:ilvl w:val="0"/>
          <w:numId w:val="33"/>
        </w:numPr>
        <w:tabs>
          <w:tab w:val="left" w:pos="3780"/>
        </w:tabs>
        <w:rPr>
          <w:lang w:val="es-AR"/>
        </w:rPr>
      </w:pPr>
      <w:r>
        <w:rPr>
          <w:lang w:val="es-AR"/>
        </w:rPr>
        <w:t xml:space="preserve">Consultar estado de tratamientos. </w:t>
      </w:r>
    </w:p>
    <w:p w14:paraId="184CF594" w14:textId="714F7990" w:rsidR="00731E7D" w:rsidRPr="00731E7D" w:rsidRDefault="00731E7D" w:rsidP="00731E7D">
      <w:pPr>
        <w:tabs>
          <w:tab w:val="left" w:pos="3780"/>
        </w:tabs>
        <w:rPr>
          <w:lang w:val="es-AR"/>
        </w:rPr>
      </w:pPr>
      <w:r>
        <w:rPr>
          <w:lang w:val="es-AR"/>
        </w:rPr>
        <w:t xml:space="preserve">Como antecedente, este proyecto surge de la necesidad de organizar y centralizar la información de internación, mejorando la trazabilidad de los pacientes y optimizando la gestión de recursos hospitalarios como camas y personas. </w:t>
      </w:r>
    </w:p>
    <w:p w14:paraId="16BC79BB" w14:textId="266366F3" w:rsidR="0080742B" w:rsidRPr="00861D75" w:rsidRDefault="0080742B">
      <w:pPr>
        <w:pStyle w:val="Ttulo2"/>
        <w:pBdr>
          <w:bottom w:val="single" w:sz="6" w:space="1" w:color="000000"/>
        </w:pBdr>
        <w:rPr>
          <w:color w:val="000000"/>
          <w:lang w:val="es-AR"/>
        </w:rPr>
      </w:pPr>
      <w:r w:rsidRPr="00861D75">
        <w:rPr>
          <w:rStyle w:val="notranslate"/>
          <w:color w:val="000000"/>
          <w:lang w:val="es-AR"/>
        </w:rPr>
        <w:lastRenderedPageBreak/>
        <w:t>Suposiciones / Restricciones / Riesgos</w:t>
      </w:r>
    </w:p>
    <w:p w14:paraId="5796A98A" w14:textId="33D04549" w:rsidR="0080742B" w:rsidRDefault="0080742B">
      <w:pPr>
        <w:pStyle w:val="Ttulo3"/>
        <w:rPr>
          <w:rStyle w:val="notranslate"/>
          <w:color w:val="000000"/>
          <w:lang w:val="es-AR"/>
        </w:rPr>
      </w:pPr>
      <w:r w:rsidRPr="00861D75">
        <w:rPr>
          <w:rStyle w:val="notranslate"/>
          <w:color w:val="000000"/>
          <w:lang w:val="es-AR"/>
        </w:rPr>
        <w:t>Suposiciones</w:t>
      </w:r>
    </w:p>
    <w:p w14:paraId="57FED79C" w14:textId="5D00B947" w:rsidR="00731E7D" w:rsidRDefault="00731E7D" w:rsidP="00731E7D">
      <w:pPr>
        <w:rPr>
          <w:lang w:val="es-AR"/>
        </w:rPr>
      </w:pPr>
      <w:r>
        <w:rPr>
          <w:lang w:val="es-AR"/>
        </w:rPr>
        <w:t xml:space="preserve">Para el diseño de la base de datos del sistema </w:t>
      </w:r>
      <w:r>
        <w:rPr>
          <w:b/>
          <w:bCs/>
          <w:lang w:val="es-AR"/>
        </w:rPr>
        <w:t xml:space="preserve">SGIH </w:t>
      </w:r>
      <w:r>
        <w:rPr>
          <w:lang w:val="es-AR"/>
        </w:rPr>
        <w:t xml:space="preserve">se consideran las siguientes suposiciones y dependencias: </w:t>
      </w:r>
    </w:p>
    <w:p w14:paraId="7FD0B1F4" w14:textId="477D9006" w:rsid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 xml:space="preserve">El sistema será implementado sobre un sistema de gestión de base de datos relacional, como MySQL, que soporte integridad referencial y manejo de transacciones </w:t>
      </w:r>
    </w:p>
    <w:p w14:paraId="370B211A" w14:textId="21C90D1B" w:rsid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>Se asume que el sistema será utilizado a través de una aplicación informática (interfaz de usuario) por personal autorizado por el hospital, como administrativos, médicos y enfermeras</w:t>
      </w:r>
    </w:p>
    <w:p w14:paraId="390896DB" w14:textId="28E32F9F" w:rsid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>Cada paciente puede estar internado en una sola cama a la vez</w:t>
      </w:r>
    </w:p>
    <w:p w14:paraId="2EA6B00B" w14:textId="7EED2535" w:rsid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 xml:space="preserve">Cada cama pertenece a un único piso y cada piso forma parte del hospital </w:t>
      </w:r>
    </w:p>
    <w:p w14:paraId="6AB95857" w14:textId="09BE861E" w:rsid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>Se considera que tanto médicos como enfermeras están asignados a un piso, y pueden tener a su cargo múltiples pacientes</w:t>
      </w:r>
    </w:p>
    <w:p w14:paraId="0286A807" w14:textId="460C82E7" w:rsid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 xml:space="preserve">Los diagnósticos, tratamientos y medicaciones están asociados a un paciente y son prescritos por un médico, incluyendo información de fecha, hora y estado (pendiente, suministrado o cancelado) </w:t>
      </w:r>
    </w:p>
    <w:p w14:paraId="27A95A28" w14:textId="087CD3BD" w:rsidR="00731E7D" w:rsidRPr="00731E7D" w:rsidRDefault="00731E7D">
      <w:pPr>
        <w:pStyle w:val="Prrafodelista"/>
        <w:numPr>
          <w:ilvl w:val="0"/>
          <w:numId w:val="34"/>
        </w:numPr>
        <w:rPr>
          <w:lang w:val="es-AR"/>
        </w:rPr>
      </w:pPr>
      <w:r>
        <w:rPr>
          <w:lang w:val="es-AR"/>
        </w:rPr>
        <w:t>Se asume que la información es consistente y validada por el personal (no se contemplan errores de carga en el diseño conceptual</w:t>
      </w:r>
    </w:p>
    <w:p w14:paraId="075D1F6D" w14:textId="37D3A7D1" w:rsidR="0080742B" w:rsidRDefault="0080742B">
      <w:pPr>
        <w:pStyle w:val="Ttulo3"/>
        <w:rPr>
          <w:rStyle w:val="notranslate"/>
          <w:color w:val="000000"/>
          <w:lang w:val="es-AR"/>
        </w:rPr>
      </w:pPr>
      <w:r w:rsidRPr="00861D75">
        <w:rPr>
          <w:rStyle w:val="notranslate"/>
          <w:color w:val="000000"/>
          <w:lang w:val="es-AR"/>
        </w:rPr>
        <w:t>Restricciones</w:t>
      </w:r>
    </w:p>
    <w:p w14:paraId="4DD9E0F2" w14:textId="76F5BA4A" w:rsidR="00731E7D" w:rsidRDefault="00731E7D" w:rsidP="00731E7D">
      <w:pPr>
        <w:rPr>
          <w:lang w:val="es-AR"/>
        </w:rPr>
      </w:pPr>
      <w:r>
        <w:rPr>
          <w:lang w:val="es-AR"/>
        </w:rPr>
        <w:t xml:space="preserve">En el diseño de la base de datos del sistema </w:t>
      </w:r>
      <w:r>
        <w:rPr>
          <w:b/>
          <w:bCs/>
          <w:lang w:val="es-AR"/>
        </w:rPr>
        <w:t xml:space="preserve">SGIH </w:t>
      </w:r>
      <w:r>
        <w:rPr>
          <w:lang w:val="es-AR"/>
        </w:rPr>
        <w:t xml:space="preserve">se establecen las siguientes restricciones con el objetivo de garantizar la integridad y coherencia de la información: </w:t>
      </w:r>
    </w:p>
    <w:p w14:paraId="4BF89D9F" w14:textId="73F5F17E" w:rsidR="00731E7D" w:rsidRDefault="00731E7D">
      <w:pPr>
        <w:pStyle w:val="Prrafodelista"/>
        <w:numPr>
          <w:ilvl w:val="0"/>
          <w:numId w:val="35"/>
        </w:numPr>
        <w:rPr>
          <w:b/>
          <w:bCs/>
          <w:lang w:val="es-AR"/>
        </w:rPr>
      </w:pPr>
      <w:r>
        <w:rPr>
          <w:b/>
          <w:bCs/>
          <w:lang w:val="es-AR"/>
        </w:rPr>
        <w:t xml:space="preserve">Restricciones de integridad: </w:t>
      </w:r>
    </w:p>
    <w:p w14:paraId="3D3E555A" w14:textId="3D7C984E" w:rsidR="00731E7D" w:rsidRPr="00731E7D" w:rsidRDefault="00731E7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Cada paciente debe estar identificado de manera única dentro del sistema</w:t>
      </w:r>
    </w:p>
    <w:p w14:paraId="6FEBCCAA" w14:textId="38E3925E" w:rsidR="00731E7D" w:rsidRPr="00731E7D" w:rsidRDefault="00731E7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Cada cama debe tener un identificador único y estar asociada a un único piso</w:t>
      </w:r>
    </w:p>
    <w:p w14:paraId="0D72F5A5" w14:textId="5F11158F" w:rsidR="00731E7D" w:rsidRPr="008D530D" w:rsidRDefault="00731E7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 xml:space="preserve">Cada piso pertenece a un único hospital </w:t>
      </w:r>
    </w:p>
    <w:p w14:paraId="2D74FDC5" w14:textId="77777777" w:rsidR="008D530D" w:rsidRPr="00731E7D" w:rsidRDefault="008D530D" w:rsidP="008D530D">
      <w:pPr>
        <w:pStyle w:val="Prrafodelista"/>
        <w:rPr>
          <w:b/>
          <w:bCs/>
          <w:lang w:val="es-AR"/>
        </w:rPr>
      </w:pPr>
    </w:p>
    <w:p w14:paraId="76630DE2" w14:textId="03FFA3BD" w:rsidR="00731E7D" w:rsidRDefault="008D530D">
      <w:pPr>
        <w:pStyle w:val="Prrafodelista"/>
        <w:numPr>
          <w:ilvl w:val="0"/>
          <w:numId w:val="35"/>
        </w:numPr>
        <w:rPr>
          <w:b/>
          <w:bCs/>
          <w:lang w:val="es-AR"/>
        </w:rPr>
      </w:pPr>
      <w:r>
        <w:rPr>
          <w:b/>
          <w:bCs/>
          <w:lang w:val="es-AR"/>
        </w:rPr>
        <w:t xml:space="preserve">Restricciones de relación: </w:t>
      </w:r>
    </w:p>
    <w:p w14:paraId="01393B31" w14:textId="1E8C08EF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Un paciente puede ocupar solo una cama a la vez</w:t>
      </w:r>
    </w:p>
    <w:p w14:paraId="7D3F83D3" w14:textId="7E853355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Una cama puede estar ocupada por un solo paciente en un mismo momento, pero puede ser usada en distintas internaciones</w:t>
      </w:r>
    </w:p>
    <w:p w14:paraId="1F441886" w14:textId="626FA5E2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Cada paciente debe tener asociada una fecha de ingreso, y opcionalmente una fecha de egreso</w:t>
      </w:r>
    </w:p>
    <w:p w14:paraId="0480EA17" w14:textId="3C047DC0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La fecha de egreso, si existe, debe ser posterior a la fecha de ingreso.</w:t>
      </w:r>
    </w:p>
    <w:p w14:paraId="13590D03" w14:textId="77777777" w:rsidR="008D530D" w:rsidRPr="008D530D" w:rsidRDefault="008D530D" w:rsidP="008D530D">
      <w:pPr>
        <w:pStyle w:val="Prrafodelista"/>
        <w:rPr>
          <w:b/>
          <w:bCs/>
          <w:lang w:val="es-AR"/>
        </w:rPr>
      </w:pPr>
    </w:p>
    <w:p w14:paraId="07F72DFC" w14:textId="5D176EA2" w:rsidR="008D530D" w:rsidRDefault="008D530D">
      <w:pPr>
        <w:pStyle w:val="Prrafodelista"/>
        <w:numPr>
          <w:ilvl w:val="0"/>
          <w:numId w:val="35"/>
        </w:numPr>
        <w:rPr>
          <w:b/>
          <w:bCs/>
          <w:lang w:val="es-AR"/>
        </w:rPr>
      </w:pPr>
      <w:r>
        <w:rPr>
          <w:b/>
          <w:bCs/>
          <w:lang w:val="es-AR"/>
        </w:rPr>
        <w:t xml:space="preserve">Restricciones de personal </w:t>
      </w:r>
    </w:p>
    <w:p w14:paraId="66FC3077" w14:textId="1E0FAEBE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Cada medico y enfermera pertenece a un único piso</w:t>
      </w:r>
    </w:p>
    <w:p w14:paraId="5AAF7FB8" w14:textId="5E96A036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Un medico puede tener a su cargo a varios pacientes</w:t>
      </w:r>
    </w:p>
    <w:p w14:paraId="538D10A2" w14:textId="570F431B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Una enfermera puede atender a varios pacientes</w:t>
      </w:r>
    </w:p>
    <w:p w14:paraId="7F8E4D21" w14:textId="1131E187" w:rsidR="008D530D" w:rsidRDefault="008D530D" w:rsidP="008D530D">
      <w:pPr>
        <w:pStyle w:val="Prrafodelista"/>
        <w:rPr>
          <w:lang w:val="es-AR"/>
        </w:rPr>
      </w:pPr>
    </w:p>
    <w:p w14:paraId="41A5B94E" w14:textId="7C766326" w:rsidR="008D530D" w:rsidRDefault="008D530D">
      <w:pPr>
        <w:pStyle w:val="Prrafodelista"/>
        <w:numPr>
          <w:ilvl w:val="0"/>
          <w:numId w:val="35"/>
        </w:numPr>
        <w:rPr>
          <w:b/>
          <w:bCs/>
          <w:lang w:val="es-AR"/>
        </w:rPr>
      </w:pPr>
      <w:r>
        <w:rPr>
          <w:b/>
          <w:bCs/>
          <w:lang w:val="es-AR"/>
        </w:rPr>
        <w:t>Restricciones sobre diagnósticos y tratamientos</w:t>
      </w:r>
    </w:p>
    <w:p w14:paraId="64C691A1" w14:textId="3947B8A4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Cada paciente debe tener al menos un diagnostico</w:t>
      </w:r>
    </w:p>
    <w:p w14:paraId="0F833FE0" w14:textId="69393266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 xml:space="preserve">Cada tratamiento o medicación: </w:t>
      </w:r>
    </w:p>
    <w:p w14:paraId="524F6B2A" w14:textId="14DE516D" w:rsidR="008D530D" w:rsidRPr="008D530D" w:rsidRDefault="008D530D">
      <w:pPr>
        <w:pStyle w:val="Prrafodelista"/>
        <w:numPr>
          <w:ilvl w:val="0"/>
          <w:numId w:val="36"/>
        </w:numPr>
        <w:rPr>
          <w:b/>
          <w:bCs/>
          <w:lang w:val="es-AR"/>
        </w:rPr>
      </w:pPr>
      <w:r>
        <w:rPr>
          <w:lang w:val="es-AR"/>
        </w:rPr>
        <w:t>debe estar asociado a un paciente</w:t>
      </w:r>
    </w:p>
    <w:p w14:paraId="2FE68057" w14:textId="075BDCB1" w:rsidR="008D530D" w:rsidRPr="008D530D" w:rsidRDefault="008D530D">
      <w:pPr>
        <w:pStyle w:val="Prrafodelista"/>
        <w:numPr>
          <w:ilvl w:val="0"/>
          <w:numId w:val="36"/>
        </w:numPr>
        <w:rPr>
          <w:b/>
          <w:bCs/>
          <w:lang w:val="es-AR"/>
        </w:rPr>
      </w:pPr>
      <w:r>
        <w:rPr>
          <w:lang w:val="es-AR"/>
        </w:rPr>
        <w:t>debe ser prescrito por un medico</w:t>
      </w:r>
    </w:p>
    <w:p w14:paraId="6A2E301D" w14:textId="4EAEB74A" w:rsidR="008D530D" w:rsidRPr="008D530D" w:rsidRDefault="008D530D">
      <w:pPr>
        <w:pStyle w:val="Prrafodelista"/>
        <w:numPr>
          <w:ilvl w:val="0"/>
          <w:numId w:val="36"/>
        </w:numPr>
        <w:rPr>
          <w:b/>
          <w:bCs/>
          <w:lang w:val="es-AR"/>
        </w:rPr>
      </w:pPr>
      <w:r>
        <w:rPr>
          <w:lang w:val="es-AR"/>
        </w:rPr>
        <w:t xml:space="preserve">debe tener fecha y hora de prescripción </w:t>
      </w:r>
    </w:p>
    <w:p w14:paraId="1FBA6BCD" w14:textId="0D2E5539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lastRenderedPageBreak/>
        <w:t>El estado de un tratamiento/medicación debe ser uno de los siguientes valores:</w:t>
      </w:r>
    </w:p>
    <w:p w14:paraId="45882FAB" w14:textId="615E47E4" w:rsidR="008D530D" w:rsidRPr="008D530D" w:rsidRDefault="008D530D">
      <w:pPr>
        <w:pStyle w:val="Prrafodelista"/>
        <w:numPr>
          <w:ilvl w:val="0"/>
          <w:numId w:val="37"/>
        </w:numPr>
        <w:rPr>
          <w:b/>
          <w:bCs/>
          <w:lang w:val="es-AR"/>
        </w:rPr>
      </w:pPr>
      <w:r>
        <w:rPr>
          <w:lang w:val="es-AR"/>
        </w:rPr>
        <w:t>Pendiente</w:t>
      </w:r>
    </w:p>
    <w:p w14:paraId="52BD6876" w14:textId="69CEECF2" w:rsidR="008D530D" w:rsidRPr="008D530D" w:rsidRDefault="008D530D">
      <w:pPr>
        <w:pStyle w:val="Prrafodelista"/>
        <w:numPr>
          <w:ilvl w:val="0"/>
          <w:numId w:val="37"/>
        </w:numPr>
        <w:rPr>
          <w:b/>
          <w:bCs/>
          <w:lang w:val="es-AR"/>
        </w:rPr>
      </w:pPr>
      <w:r>
        <w:rPr>
          <w:lang w:val="es-AR"/>
        </w:rPr>
        <w:t>Suministrado</w:t>
      </w:r>
    </w:p>
    <w:p w14:paraId="7A744DB6" w14:textId="13458B7C" w:rsidR="008D530D" w:rsidRPr="008D530D" w:rsidRDefault="008D530D">
      <w:pPr>
        <w:pStyle w:val="Prrafodelista"/>
        <w:numPr>
          <w:ilvl w:val="0"/>
          <w:numId w:val="37"/>
        </w:numPr>
        <w:rPr>
          <w:b/>
          <w:bCs/>
          <w:lang w:val="es-AR"/>
        </w:rPr>
      </w:pPr>
      <w:r>
        <w:rPr>
          <w:lang w:val="es-AR"/>
        </w:rPr>
        <w:t xml:space="preserve">Cancelado </w:t>
      </w:r>
    </w:p>
    <w:p w14:paraId="4D4F5877" w14:textId="06A96EEB" w:rsid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 xml:space="preserve">La fecha y hora de suministro solo puede existir si el estado es </w:t>
      </w:r>
      <w:r>
        <w:rPr>
          <w:b/>
          <w:bCs/>
          <w:lang w:val="es-AR"/>
        </w:rPr>
        <w:t>suministrado</w:t>
      </w:r>
    </w:p>
    <w:p w14:paraId="2D10ECC3" w14:textId="77777777" w:rsidR="008D530D" w:rsidRPr="008D530D" w:rsidRDefault="008D530D" w:rsidP="008D530D">
      <w:pPr>
        <w:pStyle w:val="Prrafodelista"/>
        <w:rPr>
          <w:b/>
          <w:bCs/>
          <w:lang w:val="es-AR"/>
        </w:rPr>
      </w:pPr>
    </w:p>
    <w:p w14:paraId="52460179" w14:textId="244362CE" w:rsidR="008D530D" w:rsidRDefault="008D530D">
      <w:pPr>
        <w:pStyle w:val="Prrafodelista"/>
        <w:numPr>
          <w:ilvl w:val="0"/>
          <w:numId w:val="35"/>
        </w:numPr>
        <w:rPr>
          <w:b/>
          <w:bCs/>
          <w:lang w:val="es-AR"/>
        </w:rPr>
      </w:pPr>
      <w:r>
        <w:rPr>
          <w:b/>
          <w:bCs/>
          <w:lang w:val="es-AR"/>
        </w:rPr>
        <w:t>Restricciones temporales</w:t>
      </w:r>
    </w:p>
    <w:p w14:paraId="48323D8C" w14:textId="4EA176CB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 xml:space="preserve">Un paciente no puede tener dos internaciones simultaneas </w:t>
      </w:r>
    </w:p>
    <w:p w14:paraId="2357174D" w14:textId="2A189718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 xml:space="preserve">Una cama no puede estar asignada a mas de un paciente en el mismo intervalo de tiempo </w:t>
      </w:r>
    </w:p>
    <w:p w14:paraId="0C6948C4" w14:textId="77777777" w:rsidR="008D530D" w:rsidRPr="008D530D" w:rsidRDefault="008D530D" w:rsidP="008D530D">
      <w:pPr>
        <w:pStyle w:val="Prrafodelista"/>
        <w:rPr>
          <w:b/>
          <w:bCs/>
          <w:lang w:val="es-AR"/>
        </w:rPr>
      </w:pPr>
    </w:p>
    <w:p w14:paraId="2BD76F89" w14:textId="583F6950" w:rsidR="008D530D" w:rsidRDefault="008D530D">
      <w:pPr>
        <w:pStyle w:val="Prrafodelista"/>
        <w:numPr>
          <w:ilvl w:val="0"/>
          <w:numId w:val="35"/>
        </w:numPr>
        <w:rPr>
          <w:b/>
          <w:bCs/>
          <w:lang w:val="es-AR"/>
        </w:rPr>
      </w:pPr>
      <w:r>
        <w:rPr>
          <w:b/>
          <w:bCs/>
          <w:lang w:val="es-AR"/>
        </w:rPr>
        <w:t>Restricciones de dominio</w:t>
      </w:r>
    </w:p>
    <w:p w14:paraId="13B80FD6" w14:textId="308FAC77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>Los atributos de un estado (por ejemplo, estado de medicación) deben tomar valores dentro de un conjunto definido</w:t>
      </w:r>
    </w:p>
    <w:p w14:paraId="12D828AD" w14:textId="2ABE64C5" w:rsidR="008D530D" w:rsidRPr="008D530D" w:rsidRDefault="008D530D">
      <w:pPr>
        <w:pStyle w:val="Prrafodelista"/>
        <w:numPr>
          <w:ilvl w:val="0"/>
          <w:numId w:val="32"/>
        </w:numPr>
        <w:rPr>
          <w:b/>
          <w:bCs/>
          <w:lang w:val="es-AR"/>
        </w:rPr>
      </w:pPr>
      <w:r>
        <w:rPr>
          <w:lang w:val="es-AR"/>
        </w:rPr>
        <w:t xml:space="preserve">Las fechas y horas deben almacenarse en formas validas y consistentes </w:t>
      </w:r>
    </w:p>
    <w:p w14:paraId="2F879689" w14:textId="660B7522" w:rsidR="0080742B" w:rsidRPr="00861D75" w:rsidRDefault="0080742B">
      <w:pPr>
        <w:pStyle w:val="Ttulo2"/>
        <w:pBdr>
          <w:bottom w:val="single" w:sz="6" w:space="1" w:color="000000"/>
        </w:pBdr>
        <w:rPr>
          <w:color w:val="000000"/>
          <w:lang w:val="es-AR"/>
        </w:rPr>
      </w:pPr>
      <w:r w:rsidRPr="00861D75">
        <w:rPr>
          <w:rStyle w:val="notranslate"/>
          <w:color w:val="000000"/>
          <w:lang w:val="es-AR"/>
        </w:rPr>
        <w:lastRenderedPageBreak/>
        <w:t>Decisiones de diseño</w:t>
      </w:r>
    </w:p>
    <w:p w14:paraId="3F2AFD5D" w14:textId="798A03F1" w:rsidR="0080742B" w:rsidRDefault="0080742B">
      <w:pPr>
        <w:pStyle w:val="Ttulo3"/>
        <w:rPr>
          <w:rStyle w:val="notranslate"/>
          <w:color w:val="000000"/>
          <w:lang w:val="es-AR"/>
        </w:rPr>
      </w:pPr>
      <w:r w:rsidRPr="00861D75">
        <w:rPr>
          <w:rStyle w:val="notranslate"/>
          <w:color w:val="000000"/>
          <w:lang w:val="es-AR"/>
        </w:rPr>
        <w:t>Factores clave que influyen en el diseño</w:t>
      </w:r>
    </w:p>
    <w:p w14:paraId="3EC634D4" w14:textId="1F6535EF" w:rsidR="008D530D" w:rsidRDefault="008D530D" w:rsidP="008D530D">
      <w:pPr>
        <w:rPr>
          <w:lang w:val="es-AR"/>
        </w:rPr>
      </w:pPr>
      <w:r>
        <w:rPr>
          <w:lang w:val="es-AR"/>
        </w:rPr>
        <w:t xml:space="preserve">El diseño de la base de datos del sistema </w:t>
      </w:r>
      <w:r>
        <w:rPr>
          <w:b/>
          <w:bCs/>
          <w:lang w:val="es-AR"/>
        </w:rPr>
        <w:t>SGIH</w:t>
      </w:r>
      <w:r>
        <w:rPr>
          <w:lang w:val="es-AR"/>
        </w:rPr>
        <w:t xml:space="preserve"> se encuentra influenciado por diversos requisitos funcionales y no funcionales derivados del dominio del problema. </w:t>
      </w:r>
    </w:p>
    <w:p w14:paraId="08D2E500" w14:textId="30728ABA" w:rsidR="008D530D" w:rsidRPr="009960D5" w:rsidRDefault="008D530D">
      <w:pPr>
        <w:pStyle w:val="Prrafodelista"/>
        <w:numPr>
          <w:ilvl w:val="0"/>
          <w:numId w:val="38"/>
        </w:numPr>
        <w:rPr>
          <w:lang w:val="es-AR"/>
        </w:rPr>
      </w:pPr>
      <w:r w:rsidRPr="009960D5">
        <w:rPr>
          <w:b/>
          <w:bCs/>
          <w:lang w:val="es-AR"/>
        </w:rPr>
        <w:t>Requisitos funcionales</w:t>
      </w:r>
    </w:p>
    <w:p w14:paraId="3540CBC0" w14:textId="2A5CC18E" w:rsidR="009960D5" w:rsidRDefault="009960D5" w:rsidP="009960D5">
      <w:pPr>
        <w:rPr>
          <w:lang w:val="es-AR"/>
        </w:rPr>
      </w:pPr>
      <w:r>
        <w:rPr>
          <w:lang w:val="es-AR"/>
        </w:rPr>
        <w:t xml:space="preserve">Los principales requisitos funcionales que impactan en el diseño son: </w:t>
      </w:r>
    </w:p>
    <w:p w14:paraId="437A3668" w14:textId="3F51FB0D" w:rsidR="009960D5" w:rsidRDefault="009960D5">
      <w:pPr>
        <w:pStyle w:val="Prrafodelista"/>
        <w:numPr>
          <w:ilvl w:val="0"/>
          <w:numId w:val="39"/>
        </w:numPr>
        <w:rPr>
          <w:lang w:val="es-AR"/>
        </w:rPr>
      </w:pPr>
      <w:r>
        <w:rPr>
          <w:lang w:val="es-AR"/>
        </w:rPr>
        <w:t>La necesidad de gestionar la internación de pacientes, incluyendo la asignación de camas, fechas de ingreso y egreso</w:t>
      </w:r>
    </w:p>
    <w:p w14:paraId="4718FA36" w14:textId="3548E21D" w:rsidR="009960D5" w:rsidRDefault="009960D5">
      <w:pPr>
        <w:pStyle w:val="Prrafodelista"/>
        <w:numPr>
          <w:ilvl w:val="0"/>
          <w:numId w:val="39"/>
        </w:numPr>
        <w:rPr>
          <w:lang w:val="es-AR"/>
        </w:rPr>
      </w:pPr>
      <w:r>
        <w:rPr>
          <w:lang w:val="es-AR"/>
        </w:rPr>
        <w:t>El registro de diagnósticos múltiples por paciente, lo que implica relaciones del tipo uno a muchos</w:t>
      </w:r>
    </w:p>
    <w:p w14:paraId="48173EE3" w14:textId="79FCC0C9" w:rsidR="009960D5" w:rsidRDefault="009960D5">
      <w:pPr>
        <w:pStyle w:val="Prrafodelista"/>
        <w:numPr>
          <w:ilvl w:val="0"/>
          <w:numId w:val="39"/>
        </w:numPr>
        <w:rPr>
          <w:lang w:val="es-AR"/>
        </w:rPr>
      </w:pPr>
      <w:r>
        <w:rPr>
          <w:lang w:val="es-AR"/>
        </w:rPr>
        <w:t>La gestión de tratamientos y medicaciones, incluyendo su estado, fechas y el medico responsable</w:t>
      </w:r>
    </w:p>
    <w:p w14:paraId="775FABF5" w14:textId="4694887D" w:rsidR="009960D5" w:rsidRDefault="009960D5">
      <w:pPr>
        <w:pStyle w:val="Prrafodelista"/>
        <w:numPr>
          <w:ilvl w:val="0"/>
          <w:numId w:val="39"/>
        </w:numPr>
        <w:rPr>
          <w:lang w:val="es-AR"/>
        </w:rPr>
      </w:pPr>
      <w:r>
        <w:rPr>
          <w:lang w:val="es-AR"/>
        </w:rPr>
        <w:t xml:space="preserve">La asignación de personal médico y de enfermería a pisos y pacientes, lo que introduce múltiples relaciones entre entidades. </w:t>
      </w:r>
    </w:p>
    <w:p w14:paraId="4B450EDB" w14:textId="77777777" w:rsidR="009960D5" w:rsidRDefault="009960D5" w:rsidP="009960D5">
      <w:pPr>
        <w:pStyle w:val="Prrafodelista"/>
        <w:ind w:left="1080"/>
        <w:rPr>
          <w:lang w:val="es-AR"/>
        </w:rPr>
      </w:pPr>
    </w:p>
    <w:p w14:paraId="73DF5AA5" w14:textId="6EA8E7FD" w:rsidR="009960D5" w:rsidRPr="009960D5" w:rsidRDefault="009960D5">
      <w:pPr>
        <w:pStyle w:val="Prrafodelista"/>
        <w:numPr>
          <w:ilvl w:val="0"/>
          <w:numId w:val="38"/>
        </w:numPr>
        <w:rPr>
          <w:lang w:val="es-AR"/>
        </w:rPr>
      </w:pPr>
      <w:r>
        <w:rPr>
          <w:b/>
          <w:bCs/>
          <w:lang w:val="es-AR"/>
        </w:rPr>
        <w:t xml:space="preserve">Requisitos no funcionales </w:t>
      </w:r>
    </w:p>
    <w:p w14:paraId="60D8D15D" w14:textId="77777777" w:rsidR="009960D5" w:rsidRPr="009960D5" w:rsidRDefault="009960D5" w:rsidP="009960D5">
      <w:pPr>
        <w:pStyle w:val="Prrafodelista"/>
        <w:rPr>
          <w:lang w:val="es-AR"/>
        </w:rPr>
      </w:pPr>
    </w:p>
    <w:p w14:paraId="3DB9BC74" w14:textId="35A836C7" w:rsidR="009960D5" w:rsidRDefault="009960D5">
      <w:pPr>
        <w:pStyle w:val="Prrafodelista"/>
        <w:numPr>
          <w:ilvl w:val="0"/>
          <w:numId w:val="32"/>
        </w:numPr>
        <w:rPr>
          <w:lang w:val="es-AR"/>
        </w:rPr>
      </w:pPr>
      <w:r>
        <w:rPr>
          <w:lang w:val="es-AR"/>
        </w:rPr>
        <w:t xml:space="preserve">Integridad de los datos evitando: </w:t>
      </w:r>
    </w:p>
    <w:p w14:paraId="114A3767" w14:textId="5720D657" w:rsidR="009960D5" w:rsidRDefault="009960D5">
      <w:pPr>
        <w:pStyle w:val="Prrafodelista"/>
        <w:numPr>
          <w:ilvl w:val="0"/>
          <w:numId w:val="40"/>
        </w:numPr>
        <w:rPr>
          <w:lang w:val="es-AR"/>
        </w:rPr>
      </w:pPr>
      <w:r>
        <w:rPr>
          <w:lang w:val="es-AR"/>
        </w:rPr>
        <w:t>Asignaciones múltiples de camas en simultaneo</w:t>
      </w:r>
    </w:p>
    <w:p w14:paraId="21CBB527" w14:textId="4749BB1A" w:rsidR="009960D5" w:rsidRDefault="009960D5">
      <w:pPr>
        <w:pStyle w:val="Prrafodelista"/>
        <w:numPr>
          <w:ilvl w:val="0"/>
          <w:numId w:val="40"/>
        </w:numPr>
        <w:rPr>
          <w:lang w:val="es-AR"/>
        </w:rPr>
      </w:pPr>
      <w:r>
        <w:rPr>
          <w:lang w:val="es-AR"/>
        </w:rPr>
        <w:t xml:space="preserve">Tratamientos sin medico asociado </w:t>
      </w:r>
    </w:p>
    <w:p w14:paraId="6D5394D0" w14:textId="68893EAC" w:rsidR="009960D5" w:rsidRDefault="009960D5">
      <w:pPr>
        <w:pStyle w:val="Prrafodelista"/>
        <w:numPr>
          <w:ilvl w:val="0"/>
          <w:numId w:val="40"/>
        </w:numPr>
        <w:rPr>
          <w:lang w:val="es-AR"/>
        </w:rPr>
      </w:pPr>
      <w:r>
        <w:rPr>
          <w:lang w:val="es-AR"/>
        </w:rPr>
        <w:t xml:space="preserve">Registros incompletos </w:t>
      </w:r>
    </w:p>
    <w:p w14:paraId="74362ECA" w14:textId="77777777" w:rsidR="009960D5" w:rsidRPr="009960D5" w:rsidRDefault="009960D5" w:rsidP="009960D5">
      <w:pPr>
        <w:pStyle w:val="Prrafodelista"/>
        <w:ind w:left="1440"/>
        <w:rPr>
          <w:lang w:val="es-AR"/>
        </w:rPr>
      </w:pPr>
    </w:p>
    <w:p w14:paraId="16FF828C" w14:textId="65828DFB" w:rsidR="009960D5" w:rsidRDefault="009960D5">
      <w:pPr>
        <w:pStyle w:val="Prrafodelista"/>
        <w:numPr>
          <w:ilvl w:val="0"/>
          <w:numId w:val="32"/>
        </w:numPr>
        <w:rPr>
          <w:lang w:val="es-AR"/>
        </w:rPr>
      </w:pPr>
      <w:r>
        <w:rPr>
          <w:lang w:val="es-AR"/>
        </w:rPr>
        <w:t xml:space="preserve">Concurrencia y disponibilidad: el sistema debe soportar múltiples usuarios concurrentes (personal medico y administrativo) </w:t>
      </w:r>
    </w:p>
    <w:p w14:paraId="5C8DB4AB" w14:textId="77777777" w:rsidR="009960D5" w:rsidRDefault="009960D5" w:rsidP="009960D5">
      <w:pPr>
        <w:pStyle w:val="Prrafodelista"/>
        <w:rPr>
          <w:lang w:val="es-AR"/>
        </w:rPr>
      </w:pPr>
    </w:p>
    <w:p w14:paraId="5BD06A15" w14:textId="23BCBF86" w:rsidR="009960D5" w:rsidRDefault="009960D5">
      <w:pPr>
        <w:pStyle w:val="Prrafodelista"/>
        <w:numPr>
          <w:ilvl w:val="0"/>
          <w:numId w:val="32"/>
        </w:numPr>
        <w:rPr>
          <w:lang w:val="es-AR"/>
        </w:rPr>
      </w:pPr>
      <w:r>
        <w:rPr>
          <w:lang w:val="es-AR"/>
        </w:rPr>
        <w:t xml:space="preserve">Rendimiento: se espera que las operaciones más frecuentes (consultas de pacientes, camas disponibles, tratamientos) sean rápidas y eficientes </w:t>
      </w:r>
    </w:p>
    <w:p w14:paraId="4163FB37" w14:textId="77777777" w:rsidR="009960D5" w:rsidRPr="009960D5" w:rsidRDefault="009960D5" w:rsidP="009960D5">
      <w:pPr>
        <w:pStyle w:val="Prrafodelista"/>
        <w:rPr>
          <w:lang w:val="es-AR"/>
        </w:rPr>
      </w:pPr>
    </w:p>
    <w:p w14:paraId="78F735A1" w14:textId="7BD67040" w:rsidR="009960D5" w:rsidRPr="009960D5" w:rsidRDefault="009960D5">
      <w:pPr>
        <w:pStyle w:val="Prrafodelista"/>
        <w:numPr>
          <w:ilvl w:val="0"/>
          <w:numId w:val="32"/>
        </w:numPr>
        <w:rPr>
          <w:lang w:val="es-AR"/>
        </w:rPr>
      </w:pPr>
      <w:r>
        <w:rPr>
          <w:lang w:val="es-AR"/>
        </w:rPr>
        <w:t xml:space="preserve">Seguridad y privacidad: dado que se trata de información sensible (datos sobre pacientes) el diseño debe contemplar: </w:t>
      </w:r>
    </w:p>
    <w:p w14:paraId="7A430A83" w14:textId="383724C2" w:rsidR="009960D5" w:rsidRDefault="009960D5">
      <w:pPr>
        <w:pStyle w:val="Prrafodelista"/>
        <w:numPr>
          <w:ilvl w:val="0"/>
          <w:numId w:val="41"/>
        </w:numPr>
        <w:rPr>
          <w:lang w:val="es-AR"/>
        </w:rPr>
      </w:pPr>
      <w:r>
        <w:rPr>
          <w:lang w:val="es-AR"/>
        </w:rPr>
        <w:t>Control de acceso por roles</w:t>
      </w:r>
    </w:p>
    <w:p w14:paraId="3689EC3C" w14:textId="21342BD5" w:rsidR="009960D5" w:rsidRPr="009960D5" w:rsidRDefault="009960D5">
      <w:pPr>
        <w:pStyle w:val="Prrafodelista"/>
        <w:numPr>
          <w:ilvl w:val="0"/>
          <w:numId w:val="41"/>
        </w:numPr>
        <w:rPr>
          <w:lang w:val="es-AR"/>
        </w:rPr>
      </w:pPr>
      <w:r>
        <w:rPr>
          <w:lang w:val="es-AR"/>
        </w:rPr>
        <w:t>Restricción de visibilidad de datos</w:t>
      </w:r>
    </w:p>
    <w:p w14:paraId="14CEF652" w14:textId="77777777" w:rsidR="008D530D" w:rsidRPr="008D530D" w:rsidRDefault="008D530D" w:rsidP="008D530D">
      <w:pPr>
        <w:ind w:left="720"/>
        <w:rPr>
          <w:lang w:val="es-AR"/>
        </w:rPr>
      </w:pPr>
    </w:p>
    <w:p w14:paraId="01AC732D" w14:textId="59E32186" w:rsidR="0080742B" w:rsidRPr="00861D75" w:rsidRDefault="0080742B">
      <w:pPr>
        <w:pStyle w:val="Ttulo2"/>
        <w:pBdr>
          <w:bottom w:val="single" w:sz="6" w:space="1" w:color="000000"/>
        </w:pBdr>
        <w:rPr>
          <w:color w:val="000000"/>
          <w:lang w:val="es-AR"/>
        </w:rPr>
      </w:pPr>
      <w:r w:rsidRPr="00861D75">
        <w:rPr>
          <w:rStyle w:val="notranslate"/>
          <w:color w:val="000000"/>
          <w:lang w:val="es-AR"/>
        </w:rPr>
        <w:lastRenderedPageBreak/>
        <w:t>Diseño de base de datos detallado</w:t>
      </w:r>
    </w:p>
    <w:p w14:paraId="0F8221B4" w14:textId="020F43B4" w:rsidR="00BF22FD" w:rsidRDefault="00BF22FD" w:rsidP="0080742B">
      <w:pPr>
        <w:pStyle w:val="NormalWeb"/>
        <w:spacing w:before="120" w:beforeAutospacing="0" w:after="12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Base de datos: Hospital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0" w:author="usuario" w:date="2026-04-13T19:10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597"/>
        <w:gridCol w:w="1280"/>
        <w:gridCol w:w="975"/>
        <w:gridCol w:w="1134"/>
        <w:gridCol w:w="4364"/>
        <w:tblGridChange w:id="1">
          <w:tblGrid>
            <w:gridCol w:w="1632"/>
            <w:gridCol w:w="46"/>
            <w:gridCol w:w="1234"/>
            <w:gridCol w:w="46"/>
            <w:gridCol w:w="929"/>
            <w:gridCol w:w="1117"/>
            <w:gridCol w:w="1134"/>
            <w:gridCol w:w="113"/>
            <w:gridCol w:w="3099"/>
          </w:tblGrid>
        </w:tblGridChange>
      </w:tblGrid>
      <w:tr w:rsidR="00A2271F" w14:paraId="7F058C8C" w14:textId="77777777" w:rsidTr="00A2271F">
        <w:tc>
          <w:tcPr>
            <w:tcW w:w="1597" w:type="dxa"/>
            <w:shd w:val="clear" w:color="auto" w:fill="00B0F0"/>
            <w:vAlign w:val="center"/>
            <w:tcPrChange w:id="2" w:author="usuario" w:date="2026-04-13T19:10:00Z">
              <w:tcPr>
                <w:tcW w:w="1778" w:type="dxa"/>
                <w:gridSpan w:val="2"/>
                <w:shd w:val="clear" w:color="auto" w:fill="00B0F0"/>
              </w:tcPr>
            </w:tcPrChange>
          </w:tcPr>
          <w:p w14:paraId="5D6CA406" w14:textId="2A65A978" w:rsidR="00A2271F" w:rsidRPr="00141463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PrChange w:id="3" w:author="usuario" w:date="2026-04-13T19:30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5" w:author="usuario" w:date="2026-04-13T19:08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6" w:author="usuario" w:date="2026-04-13T19:30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Tablas</w:t>
              </w:r>
            </w:ins>
          </w:p>
        </w:tc>
        <w:tc>
          <w:tcPr>
            <w:tcW w:w="1280" w:type="dxa"/>
            <w:shd w:val="clear" w:color="auto" w:fill="00B0F0"/>
            <w:vAlign w:val="center"/>
            <w:tcPrChange w:id="7" w:author="usuario" w:date="2026-04-13T19:10:00Z">
              <w:tcPr>
                <w:tcW w:w="769" w:type="dxa"/>
                <w:gridSpan w:val="2"/>
                <w:shd w:val="clear" w:color="auto" w:fill="00B0F0"/>
              </w:tcPr>
            </w:tcPrChange>
          </w:tcPr>
          <w:p w14:paraId="2BDD5871" w14:textId="733AA090" w:rsidR="00A2271F" w:rsidRPr="00141463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PrChange w:id="8" w:author="usuario" w:date="2026-04-13T19:30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0" w:author="usuario" w:date="2026-04-13T19:08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11" w:author="usuario" w:date="2026-04-13T19:30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Columnas</w:t>
              </w:r>
            </w:ins>
          </w:p>
        </w:tc>
        <w:tc>
          <w:tcPr>
            <w:tcW w:w="975" w:type="dxa"/>
            <w:shd w:val="clear" w:color="auto" w:fill="00B0F0"/>
            <w:vAlign w:val="center"/>
            <w:tcPrChange w:id="12" w:author="usuario" w:date="2026-04-13T19:10:00Z">
              <w:tcPr>
                <w:tcW w:w="2210" w:type="dxa"/>
                <w:gridSpan w:val="2"/>
                <w:shd w:val="clear" w:color="auto" w:fill="00B0F0"/>
              </w:tcPr>
            </w:tcPrChange>
          </w:tcPr>
          <w:p w14:paraId="6596ADDB" w14:textId="603A8166" w:rsidR="00A2271F" w:rsidRPr="00141463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PrChange w:id="13" w:author="usuario" w:date="2026-04-13T19:30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5" w:author="usuario" w:date="2026-04-13T19:08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16" w:author="usuario" w:date="2026-04-13T19:30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índices</w:t>
              </w:r>
            </w:ins>
          </w:p>
        </w:tc>
        <w:tc>
          <w:tcPr>
            <w:tcW w:w="1134" w:type="dxa"/>
            <w:shd w:val="clear" w:color="auto" w:fill="00B0F0"/>
            <w:vAlign w:val="center"/>
            <w:tcPrChange w:id="17" w:author="usuario" w:date="2026-04-13T19:10:00Z">
              <w:tcPr>
                <w:tcW w:w="1134" w:type="dxa"/>
                <w:shd w:val="clear" w:color="auto" w:fill="00B0F0"/>
              </w:tcPr>
            </w:tcPrChange>
          </w:tcPr>
          <w:p w14:paraId="60989D59" w14:textId="5FC7FA77" w:rsidR="00A2271F" w:rsidRPr="00141463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PrChange w:id="18" w:author="usuario" w:date="2026-04-13T19:30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0" w:author="usuario" w:date="2026-04-13T19:08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21" w:author="usuario" w:date="2026-04-13T19:30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Claves foráneas</w:t>
              </w:r>
            </w:ins>
          </w:p>
        </w:tc>
        <w:tc>
          <w:tcPr>
            <w:tcW w:w="4364" w:type="dxa"/>
            <w:shd w:val="clear" w:color="auto" w:fill="00B0F0"/>
            <w:vAlign w:val="center"/>
            <w:tcPrChange w:id="22" w:author="usuario" w:date="2026-04-13T19:10:00Z">
              <w:tcPr>
                <w:tcW w:w="3459" w:type="dxa"/>
                <w:gridSpan w:val="2"/>
                <w:shd w:val="clear" w:color="auto" w:fill="00B0F0"/>
              </w:tcPr>
            </w:tcPrChange>
          </w:tcPr>
          <w:p w14:paraId="59D943A9" w14:textId="1C715C3B" w:rsidR="00A2271F" w:rsidRPr="00141463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PrChange w:id="23" w:author="usuario" w:date="2026-04-13T19:30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5" w:author="usuario" w:date="2026-04-13T19:08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26" w:author="usuario" w:date="2026-04-13T19:30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 xml:space="preserve">Descripción </w:t>
              </w:r>
            </w:ins>
          </w:p>
        </w:tc>
      </w:tr>
      <w:tr w:rsidR="00A2271F" w14:paraId="7699DA9E" w14:textId="77777777" w:rsidTr="00A2271F">
        <w:tc>
          <w:tcPr>
            <w:tcW w:w="1597" w:type="dxa"/>
            <w:vAlign w:val="center"/>
            <w:tcPrChange w:id="27" w:author="usuario" w:date="2026-04-13T19:10:00Z">
              <w:tcPr>
                <w:tcW w:w="1778" w:type="dxa"/>
                <w:gridSpan w:val="2"/>
                <w:vAlign w:val="bottom"/>
              </w:tcPr>
            </w:tcPrChange>
          </w:tcPr>
          <w:p w14:paraId="12EDD51E" w14:textId="62164858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0" w:author="usuario" w:date="2026-04-13T19:09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31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Persona</w:t>
              </w:r>
            </w:ins>
          </w:p>
        </w:tc>
        <w:tc>
          <w:tcPr>
            <w:tcW w:w="1280" w:type="dxa"/>
            <w:vAlign w:val="center"/>
            <w:tcPrChange w:id="32" w:author="usuario" w:date="2026-04-13T19:10:00Z">
              <w:tcPr>
                <w:tcW w:w="769" w:type="dxa"/>
                <w:gridSpan w:val="2"/>
                <w:vAlign w:val="bottom"/>
              </w:tcPr>
            </w:tcPrChange>
          </w:tcPr>
          <w:p w14:paraId="491595EC" w14:textId="0BE24E36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5" w:author="usuario" w:date="2026-04-13T19:09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3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4</w:t>
              </w:r>
            </w:ins>
          </w:p>
        </w:tc>
        <w:tc>
          <w:tcPr>
            <w:tcW w:w="975" w:type="dxa"/>
            <w:vAlign w:val="center"/>
            <w:tcPrChange w:id="37" w:author="usuario" w:date="2026-04-13T19:10:00Z">
              <w:tcPr>
                <w:tcW w:w="2210" w:type="dxa"/>
                <w:gridSpan w:val="2"/>
                <w:vAlign w:val="bottom"/>
              </w:tcPr>
            </w:tcPrChange>
          </w:tcPr>
          <w:p w14:paraId="5C255726" w14:textId="03DF12DC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40" w:author="usuario" w:date="2026-04-13T19:09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4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1134" w:type="dxa"/>
            <w:vAlign w:val="center"/>
            <w:tcPrChange w:id="42" w:author="usuario" w:date="2026-04-13T19:10:00Z">
              <w:tcPr>
                <w:tcW w:w="1134" w:type="dxa"/>
                <w:vAlign w:val="bottom"/>
              </w:tcPr>
            </w:tcPrChange>
          </w:tcPr>
          <w:p w14:paraId="1F8D3389" w14:textId="1FE33FF7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4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4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45" w:author="usuario" w:date="2026-04-13T19:09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4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0</w:t>
              </w:r>
            </w:ins>
          </w:p>
        </w:tc>
        <w:tc>
          <w:tcPr>
            <w:tcW w:w="4364" w:type="dxa"/>
            <w:vAlign w:val="center"/>
            <w:tcPrChange w:id="47" w:author="usuario" w:date="2026-04-13T19:10:00Z">
              <w:tcPr>
                <w:tcW w:w="3459" w:type="dxa"/>
                <w:gridSpan w:val="2"/>
              </w:tcPr>
            </w:tcPrChange>
          </w:tcPr>
          <w:p w14:paraId="06FEC35F" w14:textId="27CBD313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4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4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50" w:author="usuario" w:date="2026-04-13T19:12:00Z">
              <w:r w:rsidRPr="00515CBC">
                <w:rPr>
                  <w:rFonts w:ascii="Arial" w:hAnsi="Arial" w:cs="Arial"/>
                  <w:sz w:val="20"/>
                  <w:szCs w:val="20"/>
                  <w:rPrChange w:id="51" w:author="usuario" w:date="2026-04-13T19:17:00Z">
                    <w:rPr/>
                  </w:rPrChange>
                </w:rPr>
                <w:t>Representa a cualquier individuo dentro del sistema. Contiene los datos personales básicos como identificación, nombre y contacto.</w:t>
              </w:r>
            </w:ins>
          </w:p>
        </w:tc>
      </w:tr>
      <w:tr w:rsidR="00A2271F" w14:paraId="2732AF6C" w14:textId="77777777" w:rsidTr="00A2271F">
        <w:tc>
          <w:tcPr>
            <w:tcW w:w="1597" w:type="dxa"/>
            <w:vAlign w:val="center"/>
            <w:tcPrChange w:id="52" w:author="usuario" w:date="2026-04-13T19:12:00Z">
              <w:tcPr>
                <w:tcW w:w="1678" w:type="dxa"/>
              </w:tcPr>
            </w:tcPrChange>
          </w:tcPr>
          <w:p w14:paraId="0764C7B4" w14:textId="4C5A67A9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5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5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55" w:author="usuario" w:date="2026-04-13T19:11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56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Paciente</w:t>
              </w:r>
            </w:ins>
          </w:p>
        </w:tc>
        <w:tc>
          <w:tcPr>
            <w:tcW w:w="1280" w:type="dxa"/>
            <w:vAlign w:val="center"/>
            <w:tcPrChange w:id="57" w:author="usuario" w:date="2026-04-13T19:12:00Z">
              <w:tcPr>
                <w:tcW w:w="1280" w:type="dxa"/>
                <w:gridSpan w:val="2"/>
              </w:tcPr>
            </w:tcPrChange>
          </w:tcPr>
          <w:p w14:paraId="404DF1DF" w14:textId="43478A26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5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5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60" w:author="usuario" w:date="2026-04-13T19:11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6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6</w:t>
              </w:r>
            </w:ins>
          </w:p>
        </w:tc>
        <w:tc>
          <w:tcPr>
            <w:tcW w:w="975" w:type="dxa"/>
            <w:vAlign w:val="center"/>
            <w:tcPrChange w:id="62" w:author="usuario" w:date="2026-04-13T19:12:00Z">
              <w:tcPr>
                <w:tcW w:w="723" w:type="dxa"/>
                <w:gridSpan w:val="2"/>
              </w:tcPr>
            </w:tcPrChange>
          </w:tcPr>
          <w:p w14:paraId="0944DBAC" w14:textId="2A8B9FC9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6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6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65" w:author="usuario" w:date="2026-04-13T19:11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6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4</w:t>
              </w:r>
            </w:ins>
          </w:p>
        </w:tc>
        <w:tc>
          <w:tcPr>
            <w:tcW w:w="1134" w:type="dxa"/>
            <w:vAlign w:val="center"/>
            <w:tcPrChange w:id="67" w:author="usuario" w:date="2026-04-13T19:12:00Z">
              <w:tcPr>
                <w:tcW w:w="2457" w:type="dxa"/>
                <w:gridSpan w:val="3"/>
              </w:tcPr>
            </w:tcPrChange>
          </w:tcPr>
          <w:p w14:paraId="31ABF8ED" w14:textId="497D9C8A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6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6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70" w:author="usuario" w:date="2026-04-13T19:11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7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4364" w:type="dxa"/>
            <w:vAlign w:val="center"/>
            <w:tcPrChange w:id="72" w:author="usuario" w:date="2026-04-13T19:12:00Z">
              <w:tcPr>
                <w:tcW w:w="3212" w:type="dxa"/>
              </w:tcPr>
            </w:tcPrChange>
          </w:tcPr>
          <w:p w14:paraId="2D7972B7" w14:textId="4A2F76B7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7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7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75" w:author="usuario" w:date="2026-04-13T19:11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76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a las personas que reciben atención médica. Registra su ingreso y egreso del hospital, la cama asignada y el personal de salud responsable</w:t>
              </w:r>
            </w:ins>
          </w:p>
        </w:tc>
      </w:tr>
      <w:tr w:rsidR="00A2271F" w14:paraId="5CA9DE66" w14:textId="77777777" w:rsidTr="00A2271F">
        <w:tc>
          <w:tcPr>
            <w:tcW w:w="1597" w:type="dxa"/>
            <w:vAlign w:val="center"/>
            <w:tcPrChange w:id="77" w:author="usuario" w:date="2026-04-13T19:12:00Z">
              <w:tcPr>
                <w:tcW w:w="1678" w:type="dxa"/>
              </w:tcPr>
            </w:tcPrChange>
          </w:tcPr>
          <w:p w14:paraId="5E808D03" w14:textId="4602D83F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7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7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80" w:author="usuario" w:date="2026-04-13T19:12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81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Médico</w:t>
              </w:r>
            </w:ins>
          </w:p>
        </w:tc>
        <w:tc>
          <w:tcPr>
            <w:tcW w:w="1280" w:type="dxa"/>
            <w:vAlign w:val="center"/>
            <w:tcPrChange w:id="82" w:author="usuario" w:date="2026-04-13T19:12:00Z">
              <w:tcPr>
                <w:tcW w:w="1280" w:type="dxa"/>
                <w:gridSpan w:val="2"/>
              </w:tcPr>
            </w:tcPrChange>
          </w:tcPr>
          <w:p w14:paraId="04AE9093" w14:textId="762ED2E8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8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8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85" w:author="usuario" w:date="2026-04-13T19:1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8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975" w:type="dxa"/>
            <w:vAlign w:val="center"/>
            <w:tcPrChange w:id="87" w:author="usuario" w:date="2026-04-13T19:12:00Z">
              <w:tcPr>
                <w:tcW w:w="723" w:type="dxa"/>
                <w:gridSpan w:val="2"/>
              </w:tcPr>
            </w:tcPrChange>
          </w:tcPr>
          <w:p w14:paraId="37ECFAC5" w14:textId="7D5E0F4E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8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8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90" w:author="usuario" w:date="2026-04-13T19:1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9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1134" w:type="dxa"/>
            <w:vAlign w:val="center"/>
            <w:tcPrChange w:id="92" w:author="usuario" w:date="2026-04-13T19:12:00Z">
              <w:tcPr>
                <w:tcW w:w="2457" w:type="dxa"/>
                <w:gridSpan w:val="3"/>
              </w:tcPr>
            </w:tcPrChange>
          </w:tcPr>
          <w:p w14:paraId="195D2738" w14:textId="1C7E1B73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9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9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95" w:author="usuario" w:date="2026-04-13T19:1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9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4364" w:type="dxa"/>
            <w:vAlign w:val="center"/>
            <w:tcPrChange w:id="97" w:author="usuario" w:date="2026-04-13T19:12:00Z">
              <w:tcPr>
                <w:tcW w:w="3212" w:type="dxa"/>
              </w:tcPr>
            </w:tcPrChange>
          </w:tcPr>
          <w:p w14:paraId="25B6460B" w14:textId="35A2EF27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9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9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00" w:author="usuario" w:date="2026-04-13T19:13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101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a los profesionales encargados del diagnóstico y tratamiento de los pacientes. Se identifica por su DNI y matrícula, y está asociado a un piso del hospital donde trabaja.</w:t>
              </w:r>
            </w:ins>
          </w:p>
        </w:tc>
      </w:tr>
      <w:tr w:rsidR="00A2271F" w14:paraId="48B73C6B" w14:textId="77777777" w:rsidTr="00A2271F">
        <w:tc>
          <w:tcPr>
            <w:tcW w:w="1597" w:type="dxa"/>
            <w:vAlign w:val="center"/>
            <w:tcPrChange w:id="102" w:author="usuario" w:date="2026-04-13T19:13:00Z">
              <w:tcPr>
                <w:tcW w:w="1678" w:type="dxa"/>
              </w:tcPr>
            </w:tcPrChange>
          </w:tcPr>
          <w:p w14:paraId="7BC5D70D" w14:textId="73E0906D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0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0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05" w:author="usuario" w:date="2026-04-13T19:13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106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Enfermera</w:t>
              </w:r>
            </w:ins>
          </w:p>
        </w:tc>
        <w:tc>
          <w:tcPr>
            <w:tcW w:w="1280" w:type="dxa"/>
            <w:vAlign w:val="center"/>
            <w:tcPrChange w:id="107" w:author="usuario" w:date="2026-04-13T19:13:00Z">
              <w:tcPr>
                <w:tcW w:w="1280" w:type="dxa"/>
                <w:gridSpan w:val="2"/>
              </w:tcPr>
            </w:tcPrChange>
          </w:tcPr>
          <w:p w14:paraId="6FD8126B" w14:textId="09118C1A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0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0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10" w:author="usuario" w:date="2026-04-13T19:1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1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975" w:type="dxa"/>
            <w:vAlign w:val="center"/>
            <w:tcPrChange w:id="112" w:author="usuario" w:date="2026-04-13T19:13:00Z">
              <w:tcPr>
                <w:tcW w:w="723" w:type="dxa"/>
                <w:gridSpan w:val="2"/>
              </w:tcPr>
            </w:tcPrChange>
          </w:tcPr>
          <w:p w14:paraId="4F478716" w14:textId="01388782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1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1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15" w:author="usuario" w:date="2026-04-13T19:1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1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1134" w:type="dxa"/>
            <w:vAlign w:val="center"/>
            <w:tcPrChange w:id="117" w:author="usuario" w:date="2026-04-13T19:13:00Z">
              <w:tcPr>
                <w:tcW w:w="2457" w:type="dxa"/>
                <w:gridSpan w:val="3"/>
              </w:tcPr>
            </w:tcPrChange>
          </w:tcPr>
          <w:p w14:paraId="06162658" w14:textId="70B33355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1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1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20" w:author="usuario" w:date="2026-04-13T19:1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2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4364" w:type="dxa"/>
            <w:vAlign w:val="center"/>
            <w:tcPrChange w:id="122" w:author="usuario" w:date="2026-04-13T19:13:00Z">
              <w:tcPr>
                <w:tcW w:w="3212" w:type="dxa"/>
              </w:tcPr>
            </w:tcPrChange>
          </w:tcPr>
          <w:p w14:paraId="1AC9BF29" w14:textId="6F0A37A4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2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2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25" w:author="usuario" w:date="2026-04-13T19:13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126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al personal de enfermería que asiste en el cuidado de los pacientes. Está asociada a un piso del hospital y puede participar en la atención diaria.</w:t>
              </w:r>
            </w:ins>
          </w:p>
        </w:tc>
      </w:tr>
      <w:tr w:rsidR="00A2271F" w14:paraId="6D75668E" w14:textId="77777777" w:rsidTr="00A2271F">
        <w:tc>
          <w:tcPr>
            <w:tcW w:w="1597" w:type="dxa"/>
            <w:vAlign w:val="center"/>
            <w:tcPrChange w:id="127" w:author="usuario" w:date="2026-04-13T19:15:00Z">
              <w:tcPr>
                <w:tcW w:w="1678" w:type="dxa"/>
              </w:tcPr>
            </w:tcPrChange>
          </w:tcPr>
          <w:p w14:paraId="3895BB60" w14:textId="31A104BF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2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2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30" w:author="usuario" w:date="2026-04-13T19:14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131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Piso</w:t>
              </w:r>
            </w:ins>
          </w:p>
        </w:tc>
        <w:tc>
          <w:tcPr>
            <w:tcW w:w="1280" w:type="dxa"/>
            <w:vAlign w:val="center"/>
            <w:tcPrChange w:id="132" w:author="usuario" w:date="2026-04-13T19:15:00Z">
              <w:tcPr>
                <w:tcW w:w="1280" w:type="dxa"/>
                <w:gridSpan w:val="2"/>
              </w:tcPr>
            </w:tcPrChange>
          </w:tcPr>
          <w:p w14:paraId="634217EE" w14:textId="093FD57A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3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3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35" w:author="usuario" w:date="2026-04-13T19:14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3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975" w:type="dxa"/>
            <w:vAlign w:val="center"/>
            <w:tcPrChange w:id="137" w:author="usuario" w:date="2026-04-13T19:15:00Z">
              <w:tcPr>
                <w:tcW w:w="723" w:type="dxa"/>
                <w:gridSpan w:val="2"/>
              </w:tcPr>
            </w:tcPrChange>
          </w:tcPr>
          <w:p w14:paraId="799CFF4B" w14:textId="70ED64BC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3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3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40" w:author="usuario" w:date="2026-04-13T19:14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4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1134" w:type="dxa"/>
            <w:vAlign w:val="center"/>
            <w:tcPrChange w:id="142" w:author="usuario" w:date="2026-04-13T19:15:00Z">
              <w:tcPr>
                <w:tcW w:w="2457" w:type="dxa"/>
                <w:gridSpan w:val="3"/>
              </w:tcPr>
            </w:tcPrChange>
          </w:tcPr>
          <w:p w14:paraId="16FAC76D" w14:textId="5E3E8212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4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4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45" w:author="usuario" w:date="2026-04-13T19:14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4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4364" w:type="dxa"/>
            <w:vAlign w:val="center"/>
            <w:tcPrChange w:id="147" w:author="usuario" w:date="2026-04-13T19:15:00Z">
              <w:tcPr>
                <w:tcW w:w="3212" w:type="dxa"/>
              </w:tcPr>
            </w:tcPrChange>
          </w:tcPr>
          <w:p w14:paraId="2DC158B8" w14:textId="75774F77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4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4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50" w:author="usuario" w:date="2026-04-13T19:14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151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cada nivel dentro de un hospital. Permite organizar la estructura física del hospital y agrupar camas, médicos y enfermeras. Cada piso pertenece a un hospital.</w:t>
              </w:r>
            </w:ins>
          </w:p>
        </w:tc>
      </w:tr>
      <w:tr w:rsidR="00A2271F" w14:paraId="0CAAA892" w14:textId="77777777" w:rsidTr="00A2271F">
        <w:tc>
          <w:tcPr>
            <w:tcW w:w="1597" w:type="dxa"/>
            <w:vAlign w:val="center"/>
            <w:tcPrChange w:id="152" w:author="usuario" w:date="2026-04-13T19:15:00Z">
              <w:tcPr>
                <w:tcW w:w="1678" w:type="dxa"/>
              </w:tcPr>
            </w:tcPrChange>
          </w:tcPr>
          <w:p w14:paraId="4BEC3C03" w14:textId="719FCB22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5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5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55" w:author="usuario" w:date="2026-04-13T19:14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156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Cama</w:t>
              </w:r>
            </w:ins>
          </w:p>
        </w:tc>
        <w:tc>
          <w:tcPr>
            <w:tcW w:w="1280" w:type="dxa"/>
            <w:vAlign w:val="center"/>
            <w:tcPrChange w:id="157" w:author="usuario" w:date="2026-04-13T19:15:00Z">
              <w:tcPr>
                <w:tcW w:w="1280" w:type="dxa"/>
                <w:gridSpan w:val="2"/>
              </w:tcPr>
            </w:tcPrChange>
          </w:tcPr>
          <w:p w14:paraId="40C7249E" w14:textId="1A40CE31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5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5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60" w:author="usuario" w:date="2026-04-13T19:14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6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975" w:type="dxa"/>
            <w:vAlign w:val="center"/>
            <w:tcPrChange w:id="162" w:author="usuario" w:date="2026-04-13T19:15:00Z">
              <w:tcPr>
                <w:tcW w:w="723" w:type="dxa"/>
                <w:gridSpan w:val="2"/>
              </w:tcPr>
            </w:tcPrChange>
          </w:tcPr>
          <w:p w14:paraId="32D49FF6" w14:textId="4332E493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6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6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65" w:author="usuario" w:date="2026-04-13T19:14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6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1134" w:type="dxa"/>
            <w:vAlign w:val="center"/>
            <w:tcPrChange w:id="167" w:author="usuario" w:date="2026-04-13T19:15:00Z">
              <w:tcPr>
                <w:tcW w:w="2457" w:type="dxa"/>
                <w:gridSpan w:val="3"/>
              </w:tcPr>
            </w:tcPrChange>
          </w:tcPr>
          <w:p w14:paraId="22095CB0" w14:textId="1277ACC7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6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6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70" w:author="usuario" w:date="2026-04-13T19:14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7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4364" w:type="dxa"/>
            <w:vAlign w:val="center"/>
            <w:tcPrChange w:id="172" w:author="usuario" w:date="2026-04-13T19:15:00Z">
              <w:tcPr>
                <w:tcW w:w="3212" w:type="dxa"/>
              </w:tcPr>
            </w:tcPrChange>
          </w:tcPr>
          <w:p w14:paraId="5C3587E1" w14:textId="61F5A138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7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7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75" w:author="usuario" w:date="2026-04-13T19:14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176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las camas disponibles en el hospital para internación de pacientes. Cada cama pertenece a un piso y puede ser asignada a un paciente.</w:t>
              </w:r>
            </w:ins>
          </w:p>
        </w:tc>
      </w:tr>
      <w:tr w:rsidR="00A2271F" w14:paraId="3D938B5C" w14:textId="77777777" w:rsidTr="00A2271F">
        <w:tc>
          <w:tcPr>
            <w:tcW w:w="1597" w:type="dxa"/>
            <w:vAlign w:val="center"/>
            <w:tcPrChange w:id="177" w:author="usuario" w:date="2026-04-13T19:15:00Z">
              <w:tcPr>
                <w:tcW w:w="1678" w:type="dxa"/>
              </w:tcPr>
            </w:tcPrChange>
          </w:tcPr>
          <w:p w14:paraId="0A1196C0" w14:textId="753A588D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7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7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80" w:author="usuario" w:date="2026-04-13T19:15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181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Hospital</w:t>
              </w:r>
            </w:ins>
          </w:p>
        </w:tc>
        <w:tc>
          <w:tcPr>
            <w:tcW w:w="1280" w:type="dxa"/>
            <w:vAlign w:val="center"/>
            <w:tcPrChange w:id="182" w:author="usuario" w:date="2026-04-13T19:15:00Z">
              <w:tcPr>
                <w:tcW w:w="1280" w:type="dxa"/>
                <w:gridSpan w:val="2"/>
              </w:tcPr>
            </w:tcPrChange>
          </w:tcPr>
          <w:p w14:paraId="5FD0EF95" w14:textId="5A641501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8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8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85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8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5</w:t>
              </w:r>
            </w:ins>
          </w:p>
        </w:tc>
        <w:tc>
          <w:tcPr>
            <w:tcW w:w="975" w:type="dxa"/>
            <w:vAlign w:val="center"/>
            <w:tcPrChange w:id="187" w:author="usuario" w:date="2026-04-13T19:15:00Z">
              <w:tcPr>
                <w:tcW w:w="723" w:type="dxa"/>
                <w:gridSpan w:val="2"/>
              </w:tcPr>
            </w:tcPrChange>
          </w:tcPr>
          <w:p w14:paraId="6D840AEE" w14:textId="4C86A3E6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8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8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90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9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1134" w:type="dxa"/>
            <w:vAlign w:val="center"/>
            <w:tcPrChange w:id="192" w:author="usuario" w:date="2026-04-13T19:15:00Z">
              <w:tcPr>
                <w:tcW w:w="2457" w:type="dxa"/>
                <w:gridSpan w:val="3"/>
              </w:tcPr>
            </w:tcPrChange>
          </w:tcPr>
          <w:p w14:paraId="7DA44A90" w14:textId="644A94E8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9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9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195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19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0</w:t>
              </w:r>
            </w:ins>
          </w:p>
        </w:tc>
        <w:tc>
          <w:tcPr>
            <w:tcW w:w="4364" w:type="dxa"/>
            <w:vAlign w:val="center"/>
            <w:tcPrChange w:id="197" w:author="usuario" w:date="2026-04-13T19:15:00Z">
              <w:tcPr>
                <w:tcW w:w="3212" w:type="dxa"/>
              </w:tcPr>
            </w:tcPrChange>
          </w:tcPr>
          <w:p w14:paraId="22CD6B21" w14:textId="4099310F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19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19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00" w:author="usuario" w:date="2026-04-13T19:15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201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la institución de salud. Contiene información general como nombre, dirección, tipo y capacidad. Es la entidad principal de la estructura física.</w:t>
              </w:r>
            </w:ins>
          </w:p>
        </w:tc>
      </w:tr>
      <w:tr w:rsidR="00A2271F" w14:paraId="6C23B613" w14:textId="77777777" w:rsidTr="00515CBC">
        <w:tc>
          <w:tcPr>
            <w:tcW w:w="1597" w:type="dxa"/>
            <w:vAlign w:val="center"/>
            <w:tcPrChange w:id="202" w:author="usuario" w:date="2026-04-13T19:17:00Z">
              <w:tcPr>
                <w:tcW w:w="1678" w:type="dxa"/>
              </w:tcPr>
            </w:tcPrChange>
          </w:tcPr>
          <w:p w14:paraId="60560F01" w14:textId="1338879E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0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0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05" w:author="usuario" w:date="2026-04-13T19:15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206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Diagnóstico</w:t>
              </w:r>
            </w:ins>
          </w:p>
        </w:tc>
        <w:tc>
          <w:tcPr>
            <w:tcW w:w="1280" w:type="dxa"/>
            <w:vAlign w:val="center"/>
            <w:tcPrChange w:id="207" w:author="usuario" w:date="2026-04-13T19:17:00Z">
              <w:tcPr>
                <w:tcW w:w="1280" w:type="dxa"/>
                <w:gridSpan w:val="2"/>
              </w:tcPr>
            </w:tcPrChange>
          </w:tcPr>
          <w:p w14:paraId="608A773F" w14:textId="7AB7863F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0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0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10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1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4</w:t>
              </w:r>
            </w:ins>
          </w:p>
        </w:tc>
        <w:tc>
          <w:tcPr>
            <w:tcW w:w="975" w:type="dxa"/>
            <w:vAlign w:val="center"/>
            <w:tcPrChange w:id="212" w:author="usuario" w:date="2026-04-13T19:17:00Z">
              <w:tcPr>
                <w:tcW w:w="723" w:type="dxa"/>
                <w:gridSpan w:val="2"/>
              </w:tcPr>
            </w:tcPrChange>
          </w:tcPr>
          <w:p w14:paraId="3B0D9C94" w14:textId="6DA61486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1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1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15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1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1134" w:type="dxa"/>
            <w:vAlign w:val="center"/>
            <w:tcPrChange w:id="217" w:author="usuario" w:date="2026-04-13T19:17:00Z">
              <w:tcPr>
                <w:tcW w:w="2457" w:type="dxa"/>
                <w:gridSpan w:val="3"/>
              </w:tcPr>
            </w:tcPrChange>
          </w:tcPr>
          <w:p w14:paraId="143CBACD" w14:textId="176E396A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1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1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20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2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4364" w:type="dxa"/>
            <w:vAlign w:val="center"/>
            <w:tcPrChange w:id="222" w:author="usuario" w:date="2026-04-13T19:17:00Z">
              <w:tcPr>
                <w:tcW w:w="3212" w:type="dxa"/>
              </w:tcPr>
            </w:tcPrChange>
          </w:tcPr>
          <w:p w14:paraId="78D70690" w14:textId="0122947A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2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2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25" w:author="usuario" w:date="2026-04-13T19:15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226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la evaluación médica realizada a un paciente. Incluye una descripción del diagnóstico y está asociado tanto al paciente como al médico que lo realiza.</w:t>
              </w:r>
            </w:ins>
          </w:p>
        </w:tc>
      </w:tr>
      <w:tr w:rsidR="00A2271F" w14:paraId="0782C7C7" w14:textId="77777777" w:rsidTr="00515CBC">
        <w:tc>
          <w:tcPr>
            <w:tcW w:w="1597" w:type="dxa"/>
            <w:vAlign w:val="center"/>
            <w:tcPrChange w:id="227" w:author="usuario" w:date="2026-04-13T19:17:00Z">
              <w:tcPr>
                <w:tcW w:w="1678" w:type="dxa"/>
              </w:tcPr>
            </w:tcPrChange>
          </w:tcPr>
          <w:p w14:paraId="310CE92B" w14:textId="7A0DD999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2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2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30" w:author="usuario" w:date="2026-04-13T19:15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231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Prescripción</w:t>
              </w:r>
            </w:ins>
          </w:p>
        </w:tc>
        <w:tc>
          <w:tcPr>
            <w:tcW w:w="1280" w:type="dxa"/>
            <w:vAlign w:val="center"/>
            <w:tcPrChange w:id="232" w:author="usuario" w:date="2026-04-13T19:17:00Z">
              <w:tcPr>
                <w:tcW w:w="1280" w:type="dxa"/>
                <w:gridSpan w:val="2"/>
              </w:tcPr>
            </w:tcPrChange>
          </w:tcPr>
          <w:p w14:paraId="5759F09C" w14:textId="0061BF7E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3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3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35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3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7</w:t>
              </w:r>
            </w:ins>
          </w:p>
        </w:tc>
        <w:tc>
          <w:tcPr>
            <w:tcW w:w="975" w:type="dxa"/>
            <w:vAlign w:val="center"/>
            <w:tcPrChange w:id="237" w:author="usuario" w:date="2026-04-13T19:17:00Z">
              <w:tcPr>
                <w:tcW w:w="723" w:type="dxa"/>
                <w:gridSpan w:val="2"/>
              </w:tcPr>
            </w:tcPrChange>
          </w:tcPr>
          <w:p w14:paraId="30707048" w14:textId="40FBF075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3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3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40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4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1134" w:type="dxa"/>
            <w:vAlign w:val="center"/>
            <w:tcPrChange w:id="242" w:author="usuario" w:date="2026-04-13T19:17:00Z">
              <w:tcPr>
                <w:tcW w:w="2457" w:type="dxa"/>
                <w:gridSpan w:val="3"/>
              </w:tcPr>
            </w:tcPrChange>
          </w:tcPr>
          <w:p w14:paraId="64904B4D" w14:textId="1C448E60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4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4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45" w:author="usuario" w:date="2026-04-13T19:1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4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4364" w:type="dxa"/>
            <w:vAlign w:val="center"/>
            <w:tcPrChange w:id="247" w:author="usuario" w:date="2026-04-13T19:17:00Z">
              <w:tcPr>
                <w:tcW w:w="3212" w:type="dxa"/>
              </w:tcPr>
            </w:tcPrChange>
          </w:tcPr>
          <w:p w14:paraId="0EA5BE50" w14:textId="0D984B0C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4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4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50" w:author="usuario" w:date="2026-04-13T19:16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251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las indicaciones médicas dadas por un médico. Incluye información sobre el estado, fechas y horarios de prescripción y suministro.</w:t>
              </w:r>
            </w:ins>
          </w:p>
        </w:tc>
      </w:tr>
      <w:tr w:rsidR="00A2271F" w14:paraId="7E407F1D" w14:textId="77777777" w:rsidTr="00515CBC">
        <w:tc>
          <w:tcPr>
            <w:tcW w:w="1597" w:type="dxa"/>
            <w:vAlign w:val="center"/>
            <w:tcPrChange w:id="252" w:author="usuario" w:date="2026-04-13T19:17:00Z">
              <w:tcPr>
                <w:tcW w:w="1678" w:type="dxa"/>
              </w:tcPr>
            </w:tcPrChange>
          </w:tcPr>
          <w:p w14:paraId="3F36C00F" w14:textId="1C09C141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5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5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55" w:author="usuario" w:date="2026-04-13T19:16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256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lastRenderedPageBreak/>
                <w:t>Agenda de medicación</w:t>
              </w:r>
            </w:ins>
          </w:p>
        </w:tc>
        <w:tc>
          <w:tcPr>
            <w:tcW w:w="1280" w:type="dxa"/>
            <w:vAlign w:val="center"/>
            <w:tcPrChange w:id="257" w:author="usuario" w:date="2026-04-13T19:17:00Z">
              <w:tcPr>
                <w:tcW w:w="1280" w:type="dxa"/>
                <w:gridSpan w:val="2"/>
              </w:tcPr>
            </w:tcPrChange>
          </w:tcPr>
          <w:p w14:paraId="3272E414" w14:textId="3D479A01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5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5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60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6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5</w:t>
              </w:r>
            </w:ins>
          </w:p>
        </w:tc>
        <w:tc>
          <w:tcPr>
            <w:tcW w:w="975" w:type="dxa"/>
            <w:vAlign w:val="center"/>
            <w:tcPrChange w:id="262" w:author="usuario" w:date="2026-04-13T19:17:00Z">
              <w:tcPr>
                <w:tcW w:w="723" w:type="dxa"/>
                <w:gridSpan w:val="2"/>
              </w:tcPr>
            </w:tcPrChange>
          </w:tcPr>
          <w:p w14:paraId="7CA4AAEE" w14:textId="7EEBE576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6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6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65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6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1134" w:type="dxa"/>
            <w:vAlign w:val="center"/>
            <w:tcPrChange w:id="267" w:author="usuario" w:date="2026-04-13T19:17:00Z">
              <w:tcPr>
                <w:tcW w:w="2457" w:type="dxa"/>
                <w:gridSpan w:val="3"/>
              </w:tcPr>
            </w:tcPrChange>
          </w:tcPr>
          <w:p w14:paraId="543E5A3B" w14:textId="3ACEDC8C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6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6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70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7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4364" w:type="dxa"/>
            <w:vAlign w:val="center"/>
            <w:tcPrChange w:id="272" w:author="usuario" w:date="2026-04-13T19:17:00Z">
              <w:tcPr>
                <w:tcW w:w="3212" w:type="dxa"/>
              </w:tcPr>
            </w:tcPrChange>
          </w:tcPr>
          <w:p w14:paraId="77186751" w14:textId="11AFD1C1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7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7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75" w:author="usuario" w:date="2026-04-13T19:16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276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la planificación de administración de medicamentos a un paciente. Indica qué medicamento se debe suministrar y en qué día, asociándolo a una prescripción, paciente y médico.</w:t>
              </w:r>
            </w:ins>
          </w:p>
        </w:tc>
      </w:tr>
      <w:tr w:rsidR="00A2271F" w14:paraId="5A823D5D" w14:textId="77777777" w:rsidTr="00515CBC">
        <w:tc>
          <w:tcPr>
            <w:tcW w:w="1597" w:type="dxa"/>
            <w:vAlign w:val="center"/>
            <w:tcPrChange w:id="277" w:author="usuario" w:date="2026-04-13T19:17:00Z">
              <w:tcPr>
                <w:tcW w:w="1678" w:type="dxa"/>
              </w:tcPr>
            </w:tcPrChange>
          </w:tcPr>
          <w:p w14:paraId="0B5982EF" w14:textId="19A908A5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7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7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80" w:author="usuario" w:date="2026-04-13T19:16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281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>Tratamiento</w:t>
              </w:r>
            </w:ins>
          </w:p>
        </w:tc>
        <w:tc>
          <w:tcPr>
            <w:tcW w:w="1280" w:type="dxa"/>
            <w:vAlign w:val="center"/>
            <w:tcPrChange w:id="282" w:author="usuario" w:date="2026-04-13T19:17:00Z">
              <w:tcPr>
                <w:tcW w:w="1280" w:type="dxa"/>
                <w:gridSpan w:val="2"/>
              </w:tcPr>
            </w:tcPrChange>
          </w:tcPr>
          <w:p w14:paraId="0400C6FF" w14:textId="04BD5F9D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8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8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85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8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4</w:t>
              </w:r>
            </w:ins>
          </w:p>
        </w:tc>
        <w:tc>
          <w:tcPr>
            <w:tcW w:w="975" w:type="dxa"/>
            <w:vAlign w:val="center"/>
            <w:tcPrChange w:id="287" w:author="usuario" w:date="2026-04-13T19:17:00Z">
              <w:tcPr>
                <w:tcW w:w="723" w:type="dxa"/>
                <w:gridSpan w:val="2"/>
              </w:tcPr>
            </w:tcPrChange>
          </w:tcPr>
          <w:p w14:paraId="2CDED2A5" w14:textId="7009A9F4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8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8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90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9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1134" w:type="dxa"/>
            <w:vAlign w:val="center"/>
            <w:tcPrChange w:id="292" w:author="usuario" w:date="2026-04-13T19:17:00Z">
              <w:tcPr>
                <w:tcW w:w="2457" w:type="dxa"/>
                <w:gridSpan w:val="3"/>
              </w:tcPr>
            </w:tcPrChange>
          </w:tcPr>
          <w:p w14:paraId="7B43CBA5" w14:textId="3DC9DE04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9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9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295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29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2</w:t>
              </w:r>
            </w:ins>
          </w:p>
        </w:tc>
        <w:tc>
          <w:tcPr>
            <w:tcW w:w="4364" w:type="dxa"/>
            <w:vAlign w:val="center"/>
            <w:tcPrChange w:id="297" w:author="usuario" w:date="2026-04-13T19:17:00Z">
              <w:tcPr>
                <w:tcW w:w="3212" w:type="dxa"/>
              </w:tcPr>
            </w:tcPrChange>
          </w:tcPr>
          <w:p w14:paraId="72E8729F" w14:textId="57A6D8E4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29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29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00" w:author="usuario" w:date="2026-04-13T19:16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301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el conjunto de indicaciones terapéuticas asociadas a una prescripción. Describe el tratamiento que debe seguir el paciente bajo supervisión médica.</w:t>
              </w:r>
            </w:ins>
          </w:p>
        </w:tc>
      </w:tr>
      <w:tr w:rsidR="00A2271F" w14:paraId="49F7070A" w14:textId="77777777" w:rsidTr="00515CBC">
        <w:tc>
          <w:tcPr>
            <w:tcW w:w="1597" w:type="dxa"/>
            <w:vAlign w:val="center"/>
            <w:tcPrChange w:id="302" w:author="usuario" w:date="2026-04-13T19:17:00Z">
              <w:tcPr>
                <w:tcW w:w="1678" w:type="dxa"/>
              </w:tcPr>
            </w:tcPrChange>
          </w:tcPr>
          <w:p w14:paraId="5178FF83" w14:textId="594A7977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0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0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05" w:author="usuario" w:date="2026-04-13T19:16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  <w:rPrChange w:id="306" w:author="usuario" w:date="2026-04-13T19:17:00Z">
                    <w:rPr>
                      <w:rFonts w:ascii="Calibri" w:hAnsi="Calibri" w:cs="Calibri"/>
                      <w:b/>
                      <w:bCs/>
                      <w:color w:val="000000"/>
                      <w:szCs w:val="22"/>
                      <w:lang w:val="es-ES" w:eastAsia="es-ES"/>
                    </w:rPr>
                  </w:rPrChange>
                </w:rPr>
                <w:t xml:space="preserve">Horario </w:t>
              </w:r>
            </w:ins>
          </w:p>
        </w:tc>
        <w:tc>
          <w:tcPr>
            <w:tcW w:w="1280" w:type="dxa"/>
            <w:vAlign w:val="center"/>
            <w:tcPrChange w:id="307" w:author="usuario" w:date="2026-04-13T19:17:00Z">
              <w:tcPr>
                <w:tcW w:w="1280" w:type="dxa"/>
                <w:gridSpan w:val="2"/>
              </w:tcPr>
            </w:tcPrChange>
          </w:tcPr>
          <w:p w14:paraId="29EF1F8E" w14:textId="1922B814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0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0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10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31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5</w:t>
              </w:r>
            </w:ins>
          </w:p>
        </w:tc>
        <w:tc>
          <w:tcPr>
            <w:tcW w:w="975" w:type="dxa"/>
            <w:vAlign w:val="center"/>
            <w:tcPrChange w:id="312" w:author="usuario" w:date="2026-04-13T19:17:00Z">
              <w:tcPr>
                <w:tcW w:w="723" w:type="dxa"/>
                <w:gridSpan w:val="2"/>
              </w:tcPr>
            </w:tcPrChange>
          </w:tcPr>
          <w:p w14:paraId="559A51B1" w14:textId="63FC95AE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1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1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15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316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3</w:t>
              </w:r>
            </w:ins>
          </w:p>
        </w:tc>
        <w:tc>
          <w:tcPr>
            <w:tcW w:w="1134" w:type="dxa"/>
            <w:vAlign w:val="center"/>
            <w:tcPrChange w:id="317" w:author="usuario" w:date="2026-04-13T19:17:00Z">
              <w:tcPr>
                <w:tcW w:w="2457" w:type="dxa"/>
                <w:gridSpan w:val="3"/>
              </w:tcPr>
            </w:tcPrChange>
          </w:tcPr>
          <w:p w14:paraId="1C3CDB9A" w14:textId="6C0719D0" w:rsidR="00A2271F" w:rsidRPr="00515CBC" w:rsidRDefault="00A2271F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18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19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20" w:author="usuario" w:date="2026-04-13T19:1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  <w:rPrChange w:id="321" w:author="usuario" w:date="2026-04-13T19:17:00Z">
                    <w:rPr>
                      <w:rFonts w:ascii="Calibri" w:hAnsi="Calibri" w:cs="Calibri"/>
                      <w:color w:val="000000"/>
                      <w:szCs w:val="22"/>
                      <w:lang w:val="es-ES" w:eastAsia="es-ES"/>
                    </w:rPr>
                  </w:rPrChange>
                </w:rPr>
                <w:t>1</w:t>
              </w:r>
            </w:ins>
          </w:p>
        </w:tc>
        <w:tc>
          <w:tcPr>
            <w:tcW w:w="4364" w:type="dxa"/>
            <w:vAlign w:val="center"/>
            <w:tcPrChange w:id="322" w:author="usuario" w:date="2026-04-13T19:17:00Z">
              <w:tcPr>
                <w:tcW w:w="3212" w:type="dxa"/>
              </w:tcPr>
            </w:tcPrChange>
          </w:tcPr>
          <w:p w14:paraId="65C176CA" w14:textId="7A9EBE36" w:rsidR="00A2271F" w:rsidRPr="00515CBC" w:rsidRDefault="00515CBC" w:rsidP="00A2271F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  <w:rPrChange w:id="323" w:author="usuario" w:date="2026-04-13T19:17:00Z">
                  <w:rPr>
                    <w:rFonts w:ascii="Arial" w:hAnsi="Arial" w:cs="Arial"/>
                    <w:color w:val="000000"/>
                    <w:sz w:val="22"/>
                    <w:szCs w:val="22"/>
                  </w:rPr>
                </w:rPrChange>
              </w:rPr>
              <w:pPrChange w:id="324" w:author="usuario" w:date="2026-04-13T19:08:00Z">
                <w:pPr>
                  <w:pStyle w:val="NormalWeb"/>
                  <w:spacing w:before="120" w:beforeAutospacing="0" w:after="120" w:afterAutospacing="0"/>
                </w:pPr>
              </w:pPrChange>
            </w:pPr>
            <w:ins w:id="325" w:author="usuario" w:date="2026-04-13T19:17:00Z">
              <w:r w:rsidRPr="00515CBC">
                <w:rPr>
                  <w:rFonts w:ascii="Arial" w:hAnsi="Arial" w:cs="Arial"/>
                  <w:color w:val="000000"/>
                  <w:sz w:val="20"/>
                  <w:szCs w:val="20"/>
                  <w:rPrChange w:id="326" w:author="usuario" w:date="2026-04-13T19:17:00Z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rPrChange>
                </w:rPr>
                <w:t>Representa los turnos de trabajo del personal de salud. Define los días y horarios en los que médicos y enfermeras están disponibles.</w:t>
              </w:r>
            </w:ins>
          </w:p>
        </w:tc>
      </w:tr>
    </w:tbl>
    <w:p w14:paraId="1EA5085D" w14:textId="77777777" w:rsidR="00A2271F" w:rsidRDefault="00A2271F" w:rsidP="0080742B">
      <w:pPr>
        <w:pStyle w:val="NormalWeb"/>
        <w:spacing w:before="120" w:beforeAutospacing="0" w:after="120" w:afterAutospacing="0"/>
        <w:rPr>
          <w:rFonts w:ascii="Arial" w:hAnsi="Arial" w:cs="Arial"/>
          <w:color w:val="000000"/>
          <w:sz w:val="22"/>
          <w:szCs w:val="22"/>
        </w:rPr>
      </w:pPr>
    </w:p>
    <w:p w14:paraId="3E375136" w14:textId="6A87EBA1" w:rsidR="00515CBC" w:rsidRDefault="0080742B" w:rsidP="0080742B">
      <w:pPr>
        <w:pStyle w:val="NormalWeb"/>
        <w:spacing w:before="120" w:beforeAutospacing="0" w:after="120" w:afterAutospacing="0"/>
        <w:rPr>
          <w:ins w:id="327" w:author="usuario" w:date="2026-04-13T19:20:00Z"/>
          <w:rFonts w:ascii="Arial" w:hAnsi="Arial" w:cs="Arial"/>
          <w:b/>
          <w:bCs/>
          <w:color w:val="000000"/>
          <w:sz w:val="22"/>
          <w:szCs w:val="22"/>
        </w:rPr>
      </w:pPr>
      <w:del w:id="328" w:author="usuario" w:date="2026-04-13T19:31:00Z">
        <w:r w:rsidRPr="00861D75" w:rsidDel="00141463">
          <w:rPr>
            <w:rFonts w:ascii="Arial" w:hAnsi="Arial" w:cs="Arial"/>
            <w:color w:val="000000"/>
            <w:sz w:val="22"/>
            <w:szCs w:val="22"/>
          </w:rPr>
          <w:delText> </w:delText>
        </w:r>
      </w:del>
      <w:ins w:id="329" w:author="usuario" w:date="2026-04-13T19:20:00Z">
        <w:r w:rsidR="00515CBC">
          <w:rPr>
            <w:rFonts w:ascii="Arial" w:hAnsi="Arial" w:cs="Arial"/>
            <w:b/>
            <w:bCs/>
            <w:color w:val="000000"/>
            <w:sz w:val="22"/>
            <w:szCs w:val="22"/>
          </w:rPr>
          <w:t>Entidad: Persona</w:t>
        </w:r>
      </w:ins>
    </w:p>
    <w:p w14:paraId="7B676F5A" w14:textId="55910376" w:rsidR="00515CBC" w:rsidRPr="00515CBC" w:rsidRDefault="00515CBC" w:rsidP="0080742B">
      <w:pPr>
        <w:pStyle w:val="NormalWeb"/>
        <w:spacing w:before="120" w:beforeAutospacing="0" w:after="120" w:afterAutospacing="0"/>
        <w:rPr>
          <w:ins w:id="330" w:author="usuario" w:date="2026-04-13T19:17:00Z"/>
          <w:rFonts w:ascii="Arial" w:hAnsi="Arial" w:cs="Arial"/>
          <w:b/>
          <w:bCs/>
          <w:color w:val="000000"/>
          <w:sz w:val="22"/>
          <w:szCs w:val="22"/>
          <w:rPrChange w:id="331" w:author="usuario" w:date="2026-04-13T19:20:00Z">
            <w:rPr>
              <w:ins w:id="332" w:author="usuario" w:date="2026-04-13T19:17:00Z"/>
              <w:color w:val="000000"/>
              <w:sz w:val="27"/>
              <w:szCs w:val="27"/>
            </w:rPr>
          </w:rPrChange>
        </w:rPr>
      </w:pPr>
      <w:ins w:id="333" w:author="usuario" w:date="2026-04-13T19:2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DNI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334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515CBC" w:rsidRPr="00E97C5F" w14:paraId="18931D69" w14:textId="77777777" w:rsidTr="00E97C5F">
        <w:trPr>
          <w:ins w:id="335" w:author="usuario" w:date="2026-04-13T19:17:00Z"/>
        </w:trPr>
        <w:tc>
          <w:tcPr>
            <w:tcW w:w="1597" w:type="dxa"/>
            <w:shd w:val="clear" w:color="auto" w:fill="00B0F0"/>
            <w:vAlign w:val="center"/>
          </w:tcPr>
          <w:p w14:paraId="38C28504" w14:textId="075F482E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36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337" w:author="usuario" w:date="2026-04-13T19:30:00Z">
                  <w:rPr>
                    <w:ins w:id="338" w:author="usuario" w:date="2026-04-13T19:17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39" w:author="usuario" w:date="2026-04-13T19:20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40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1975B04A" w14:textId="093F9932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41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342" w:author="usuario" w:date="2026-04-13T19:30:00Z">
                  <w:rPr>
                    <w:ins w:id="343" w:author="usuario" w:date="2026-04-13T19:17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4" w:author="usuario" w:date="2026-04-13T19:20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45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52F8C572" w14:textId="5AC5726C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46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347" w:author="usuario" w:date="2026-04-13T19:30:00Z">
                  <w:rPr>
                    <w:ins w:id="348" w:author="usuario" w:date="2026-04-13T19:17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9" w:author="usuario" w:date="2026-04-13T19:20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50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2CBB99F4" w14:textId="5DAEA03E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51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352" w:author="usuario" w:date="2026-04-13T19:30:00Z">
                  <w:rPr>
                    <w:ins w:id="353" w:author="usuario" w:date="2026-04-13T19:17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54" w:author="usuario" w:date="2026-04-13T19:20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55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V</w:t>
              </w:r>
            </w:ins>
            <w:ins w:id="356" w:author="usuario" w:date="2026-04-13T19:21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57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340E02ED" w14:textId="77777777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58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359" w:author="usuario" w:date="2026-04-13T19:30:00Z">
                  <w:rPr>
                    <w:ins w:id="360" w:author="usuario" w:date="2026-04-13T19:17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61" w:author="usuario" w:date="2026-04-13T19:17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62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 xml:space="preserve">Descripción </w:t>
              </w:r>
            </w:ins>
          </w:p>
        </w:tc>
      </w:tr>
      <w:tr w:rsidR="00515CBC" w:rsidRPr="00E97C5F" w14:paraId="5E3E29F5" w14:textId="77777777" w:rsidTr="00E97C5F">
        <w:trPr>
          <w:ins w:id="363" w:author="usuario" w:date="2026-04-13T19:17:00Z"/>
        </w:trPr>
        <w:tc>
          <w:tcPr>
            <w:tcW w:w="1597" w:type="dxa"/>
            <w:vAlign w:val="center"/>
          </w:tcPr>
          <w:p w14:paraId="5EDBFA6B" w14:textId="30BB611A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64" w:author="usuario" w:date="2026-04-13T19:17:00Z"/>
                <w:rFonts w:ascii="Arial" w:hAnsi="Arial" w:cs="Arial"/>
                <w:color w:val="000000"/>
                <w:sz w:val="20"/>
                <w:szCs w:val="20"/>
              </w:rPr>
            </w:pPr>
            <w:ins w:id="365" w:author="usuario" w:date="2026-04-13T19:21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</w:t>
              </w:r>
            </w:ins>
          </w:p>
        </w:tc>
        <w:tc>
          <w:tcPr>
            <w:tcW w:w="1280" w:type="dxa"/>
            <w:vAlign w:val="center"/>
          </w:tcPr>
          <w:p w14:paraId="3822BA55" w14:textId="58B44338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66" w:author="usuario" w:date="2026-04-13T19:17:00Z"/>
                <w:rFonts w:ascii="Arial" w:hAnsi="Arial" w:cs="Arial"/>
                <w:color w:val="000000"/>
                <w:sz w:val="20"/>
                <w:szCs w:val="20"/>
              </w:rPr>
            </w:pPr>
            <w:ins w:id="367" w:author="usuario" w:date="2026-04-13T19:21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>INT / BGINT</w:t>
              </w:r>
            </w:ins>
          </w:p>
        </w:tc>
        <w:tc>
          <w:tcPr>
            <w:tcW w:w="975" w:type="dxa"/>
            <w:vAlign w:val="center"/>
          </w:tcPr>
          <w:p w14:paraId="27531217" w14:textId="3CA189FA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68" w:author="usuario" w:date="2026-04-13T19:17:00Z"/>
                <w:rFonts w:ascii="Arial" w:hAnsi="Arial" w:cs="Arial"/>
                <w:color w:val="000000"/>
                <w:sz w:val="20"/>
                <w:szCs w:val="20"/>
              </w:rPr>
            </w:pPr>
            <w:ins w:id="369" w:author="usuario" w:date="2026-04-13T19:21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38E9D393" w14:textId="474A2F3B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70" w:author="usuario" w:date="2026-04-13T19:17:00Z"/>
                <w:rFonts w:ascii="Arial" w:hAnsi="Arial" w:cs="Arial"/>
                <w:color w:val="000000"/>
                <w:sz w:val="20"/>
                <w:szCs w:val="20"/>
              </w:rPr>
            </w:pPr>
            <w:ins w:id="371" w:author="usuario" w:date="2026-04-13T19:21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7D66725C" w14:textId="6351734D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72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373" w:author="usuario" w:date="2026-04-13T19:26:00Z">
                  <w:rPr>
                    <w:ins w:id="374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75" w:author="usuario" w:date="2026-04-13T19:21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376" w:author="usuario" w:date="2026-04-13T19:26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Identificador único de cada persona</w:t>
              </w:r>
            </w:ins>
          </w:p>
        </w:tc>
      </w:tr>
      <w:tr w:rsidR="00515CBC" w:rsidRPr="00E97C5F" w14:paraId="474FC4C2" w14:textId="77777777" w:rsidTr="00E97C5F">
        <w:trPr>
          <w:ins w:id="377" w:author="usuario" w:date="2026-04-13T19:17:00Z"/>
        </w:trPr>
        <w:tc>
          <w:tcPr>
            <w:tcW w:w="1597" w:type="dxa"/>
            <w:vAlign w:val="center"/>
          </w:tcPr>
          <w:p w14:paraId="11DC83A2" w14:textId="3C0C0B49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78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379" w:author="usuario" w:date="2026-04-13T19:24:00Z">
                  <w:rPr>
                    <w:ins w:id="380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81" w:author="usuario" w:date="2026-04-13T19:21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82" w:author="usuario" w:date="2026-04-13T19:24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Nom</w:t>
              </w:r>
            </w:ins>
            <w:ins w:id="383" w:author="usuario" w:date="2026-04-13T19:22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384" w:author="usuario" w:date="2026-04-13T19:24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bre</w:t>
              </w:r>
            </w:ins>
          </w:p>
        </w:tc>
        <w:tc>
          <w:tcPr>
            <w:tcW w:w="1280" w:type="dxa"/>
            <w:vAlign w:val="center"/>
          </w:tcPr>
          <w:p w14:paraId="53B29958" w14:textId="6E92CAD2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85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386" w:author="usuario" w:date="2026-04-13T19:24:00Z">
                  <w:rPr>
                    <w:ins w:id="387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88" w:author="usuario" w:date="2026-04-13T19:2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389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VARCHAR (50)</w:t>
              </w:r>
            </w:ins>
          </w:p>
        </w:tc>
        <w:tc>
          <w:tcPr>
            <w:tcW w:w="975" w:type="dxa"/>
            <w:vAlign w:val="center"/>
          </w:tcPr>
          <w:p w14:paraId="05B1A75A" w14:textId="0B0F8850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90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391" w:author="usuario" w:date="2026-04-13T19:24:00Z">
                  <w:rPr>
                    <w:ins w:id="392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93" w:author="usuario" w:date="2026-04-13T19:2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394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0B6DEE22" w14:textId="6BEF17F2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395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396" w:author="usuario" w:date="2026-04-13T19:24:00Z">
                  <w:rPr>
                    <w:ins w:id="397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98" w:author="usuario" w:date="2026-04-13T19:2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399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135537F1" w14:textId="108DC1F4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00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01" w:author="usuario" w:date="2026-04-13T19:24:00Z">
                  <w:rPr>
                    <w:ins w:id="402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03" w:author="usuario" w:date="2026-04-13T19:22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404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Nombre de la persona</w:t>
              </w:r>
            </w:ins>
          </w:p>
        </w:tc>
      </w:tr>
      <w:tr w:rsidR="00515CBC" w:rsidRPr="00E97C5F" w14:paraId="6929D5F2" w14:textId="77777777" w:rsidTr="00E97C5F">
        <w:trPr>
          <w:ins w:id="405" w:author="usuario" w:date="2026-04-13T19:17:00Z"/>
        </w:trPr>
        <w:tc>
          <w:tcPr>
            <w:tcW w:w="1597" w:type="dxa"/>
            <w:vAlign w:val="center"/>
          </w:tcPr>
          <w:p w14:paraId="5A3C26C2" w14:textId="32E6E2E7" w:rsidR="00515CBC" w:rsidRPr="00515CBC" w:rsidRDefault="00515CBC" w:rsidP="00515CBC">
            <w:pPr>
              <w:pStyle w:val="NormalWeb"/>
              <w:spacing w:before="120" w:beforeAutospacing="0" w:after="120" w:afterAutospacing="0"/>
              <w:jc w:val="center"/>
              <w:rPr>
                <w:ins w:id="406" w:author="usuario" w:date="2026-04-13T19:17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407" w:author="usuario" w:date="2026-04-13T19:24:00Z">
                  <w:rPr>
                    <w:ins w:id="408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09" w:author="usuario" w:date="2026-04-13T19:23:00Z">
              <w:r w:rsidRPr="00515CBC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410" w:author="usuario" w:date="2026-04-13T19:24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Apellido</w:t>
              </w:r>
            </w:ins>
          </w:p>
        </w:tc>
        <w:tc>
          <w:tcPr>
            <w:tcW w:w="1280" w:type="dxa"/>
            <w:vAlign w:val="center"/>
          </w:tcPr>
          <w:p w14:paraId="50A7C9FA" w14:textId="1D4A6667" w:rsidR="00515CBC" w:rsidRPr="00515CBC" w:rsidRDefault="00515CBC" w:rsidP="00515CBC">
            <w:pPr>
              <w:pStyle w:val="NormalWeb"/>
              <w:spacing w:before="120" w:beforeAutospacing="0" w:after="120" w:afterAutospacing="0"/>
              <w:jc w:val="center"/>
              <w:rPr>
                <w:ins w:id="411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12" w:author="usuario" w:date="2026-04-13T19:24:00Z">
                  <w:rPr>
                    <w:ins w:id="413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14" w:author="usuario" w:date="2026-04-13T19:2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415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VARCHAR (50)</w:t>
              </w:r>
            </w:ins>
          </w:p>
        </w:tc>
        <w:tc>
          <w:tcPr>
            <w:tcW w:w="975" w:type="dxa"/>
            <w:vAlign w:val="center"/>
          </w:tcPr>
          <w:p w14:paraId="4FFC4C11" w14:textId="2AC0B51F" w:rsidR="00515CBC" w:rsidRPr="00515CBC" w:rsidRDefault="00515CBC" w:rsidP="00515CBC">
            <w:pPr>
              <w:pStyle w:val="NormalWeb"/>
              <w:spacing w:before="120" w:beforeAutospacing="0" w:after="120" w:afterAutospacing="0"/>
              <w:jc w:val="center"/>
              <w:rPr>
                <w:ins w:id="416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17" w:author="usuario" w:date="2026-04-13T19:24:00Z">
                  <w:rPr>
                    <w:ins w:id="418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19" w:author="usuario" w:date="2026-04-13T19:2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420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1CFF169F" w14:textId="671326B5" w:rsidR="00515CBC" w:rsidRPr="00515CBC" w:rsidRDefault="00515CBC" w:rsidP="00515CBC">
            <w:pPr>
              <w:pStyle w:val="NormalWeb"/>
              <w:spacing w:before="120" w:beforeAutospacing="0" w:after="120" w:afterAutospacing="0"/>
              <w:jc w:val="center"/>
              <w:rPr>
                <w:ins w:id="421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22" w:author="usuario" w:date="2026-04-13T19:24:00Z">
                  <w:rPr>
                    <w:ins w:id="423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24" w:author="usuario" w:date="2026-04-13T19:2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425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0113A191" w14:textId="623FD942" w:rsidR="00515CBC" w:rsidRPr="00515CBC" w:rsidRDefault="00515CBC" w:rsidP="00515CBC">
            <w:pPr>
              <w:pStyle w:val="NormalWeb"/>
              <w:spacing w:before="120" w:beforeAutospacing="0" w:after="120" w:afterAutospacing="0"/>
              <w:jc w:val="center"/>
              <w:rPr>
                <w:ins w:id="426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27" w:author="usuario" w:date="2026-04-13T19:24:00Z">
                  <w:rPr>
                    <w:ins w:id="428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29" w:author="usuario" w:date="2026-04-13T19:23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430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Apellido</w:t>
              </w:r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431" w:author="usuario" w:date="2026-04-13T19:24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 xml:space="preserve"> de la persona</w:t>
              </w:r>
            </w:ins>
          </w:p>
        </w:tc>
      </w:tr>
      <w:tr w:rsidR="00515CBC" w:rsidRPr="00E97C5F" w14:paraId="256DFACD" w14:textId="77777777" w:rsidTr="00E97C5F">
        <w:trPr>
          <w:ins w:id="432" w:author="usuario" w:date="2026-04-13T19:17:00Z"/>
        </w:trPr>
        <w:tc>
          <w:tcPr>
            <w:tcW w:w="1597" w:type="dxa"/>
            <w:vAlign w:val="center"/>
          </w:tcPr>
          <w:p w14:paraId="05018D72" w14:textId="4B1E2D13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33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34" w:author="usuario" w:date="2026-04-13T19:24:00Z">
                  <w:rPr>
                    <w:ins w:id="435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36" w:author="usuario" w:date="2026-04-13T19:24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Teléfono</w:t>
              </w:r>
            </w:ins>
          </w:p>
        </w:tc>
        <w:tc>
          <w:tcPr>
            <w:tcW w:w="1280" w:type="dxa"/>
            <w:vAlign w:val="center"/>
          </w:tcPr>
          <w:p w14:paraId="279BF5E7" w14:textId="78D5196B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37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38" w:author="usuario" w:date="2026-04-13T19:24:00Z">
                  <w:rPr>
                    <w:ins w:id="439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40" w:author="usuario" w:date="2026-04-13T19:2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 (20)</w:t>
              </w:r>
            </w:ins>
          </w:p>
        </w:tc>
        <w:tc>
          <w:tcPr>
            <w:tcW w:w="975" w:type="dxa"/>
            <w:vAlign w:val="center"/>
          </w:tcPr>
          <w:p w14:paraId="25356E32" w14:textId="5A7072F7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41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42" w:author="usuario" w:date="2026-04-13T19:24:00Z">
                  <w:rPr>
                    <w:ins w:id="443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44" w:author="usuario" w:date="2026-04-13T19:2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34" w:type="dxa"/>
            <w:vAlign w:val="center"/>
          </w:tcPr>
          <w:p w14:paraId="0DD12E63" w14:textId="37A42683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45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46" w:author="usuario" w:date="2026-04-13T19:24:00Z">
                  <w:rPr>
                    <w:ins w:id="447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48" w:author="usuario" w:date="2026-04-13T19:2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2CED449D" w14:textId="6B7B396F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49" w:author="usuario" w:date="2026-04-13T19:17:00Z"/>
                <w:rFonts w:ascii="Calibri" w:hAnsi="Calibri" w:cs="Calibri"/>
                <w:color w:val="000000"/>
                <w:sz w:val="20"/>
                <w:szCs w:val="20"/>
                <w:rPrChange w:id="450" w:author="usuario" w:date="2026-04-13T19:24:00Z">
                  <w:rPr>
                    <w:ins w:id="451" w:author="usuario" w:date="2026-04-13T19:1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52" w:author="usuario" w:date="2026-04-13T19:25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</w:rPr>
                <w:t>Número de contacto de la persona</w:t>
              </w:r>
            </w:ins>
          </w:p>
        </w:tc>
      </w:tr>
    </w:tbl>
    <w:p w14:paraId="57E4029A" w14:textId="2755954A" w:rsidR="0080742B" w:rsidRPr="00861D75" w:rsidRDefault="0080742B" w:rsidP="0080742B">
      <w:pPr>
        <w:pStyle w:val="NormalWeb"/>
        <w:spacing w:before="120" w:beforeAutospacing="0" w:after="120" w:afterAutospacing="0"/>
        <w:rPr>
          <w:color w:val="000000"/>
          <w:sz w:val="27"/>
          <w:szCs w:val="27"/>
        </w:rPr>
      </w:pPr>
    </w:p>
    <w:p w14:paraId="297CE254" w14:textId="5F7C55DB" w:rsidR="00515CBC" w:rsidRDefault="00515CBC" w:rsidP="00515CBC">
      <w:pPr>
        <w:pStyle w:val="NormalWeb"/>
        <w:spacing w:before="120" w:beforeAutospacing="0" w:after="120" w:afterAutospacing="0"/>
        <w:rPr>
          <w:ins w:id="453" w:author="usuario" w:date="2026-04-13T19:25:00Z"/>
          <w:rFonts w:ascii="Arial" w:hAnsi="Arial" w:cs="Arial"/>
          <w:b/>
          <w:bCs/>
          <w:color w:val="000000"/>
          <w:sz w:val="22"/>
          <w:szCs w:val="22"/>
        </w:rPr>
      </w:pPr>
      <w:ins w:id="454" w:author="usuario" w:date="2026-04-13T19:25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Paciente</w:t>
        </w:r>
      </w:ins>
    </w:p>
    <w:p w14:paraId="370388A2" w14:textId="655E8097" w:rsidR="00515CBC" w:rsidRPr="00515CBC" w:rsidRDefault="00515CBC" w:rsidP="00515CBC">
      <w:pPr>
        <w:pStyle w:val="NormalWeb"/>
        <w:spacing w:before="120" w:beforeAutospacing="0" w:after="120" w:afterAutospacing="0"/>
        <w:rPr>
          <w:ins w:id="455" w:author="usuario" w:date="2026-04-13T19:25:00Z"/>
          <w:rFonts w:ascii="Arial" w:hAnsi="Arial" w:cs="Arial"/>
          <w:color w:val="000000"/>
          <w:sz w:val="22"/>
          <w:szCs w:val="22"/>
          <w:rPrChange w:id="456" w:author="usuario" w:date="2026-04-13T19:26:00Z">
            <w:rPr>
              <w:ins w:id="457" w:author="usuario" w:date="2026-04-13T19:25:00Z"/>
              <w:rFonts w:ascii="Arial" w:hAnsi="Arial" w:cs="Arial"/>
              <w:b/>
              <w:bCs/>
              <w:color w:val="000000"/>
              <w:sz w:val="22"/>
              <w:szCs w:val="22"/>
            </w:rPr>
          </w:rPrChange>
        </w:rPr>
      </w:pPr>
      <w:ins w:id="458" w:author="usuario" w:date="2026-04-13T19:25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DNI </w:t>
        </w:r>
      </w:ins>
      <w:ins w:id="459" w:author="usuario" w:date="2026-04-13T19:26:00Z">
        <w:r>
          <w:rPr>
            <w:rFonts w:ascii="Arial" w:hAnsi="Arial" w:cs="Arial"/>
            <w:color w:val="000000"/>
            <w:sz w:val="22"/>
            <w:szCs w:val="22"/>
          </w:rPr>
          <w:t xml:space="preserve">(heredada de persona)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460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515CBC" w:rsidRPr="00E97C5F" w14:paraId="41FF3794" w14:textId="77777777" w:rsidTr="00E97C5F">
        <w:trPr>
          <w:ins w:id="461" w:author="usuario" w:date="2026-04-13T19:25:00Z"/>
        </w:trPr>
        <w:tc>
          <w:tcPr>
            <w:tcW w:w="1597" w:type="dxa"/>
            <w:shd w:val="clear" w:color="auto" w:fill="00B0F0"/>
            <w:vAlign w:val="center"/>
          </w:tcPr>
          <w:p w14:paraId="1D9D79B5" w14:textId="77777777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62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463" w:author="usuario" w:date="2026-04-13T19:30:00Z">
                  <w:rPr>
                    <w:ins w:id="464" w:author="usuario" w:date="2026-04-13T19:25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465" w:author="usuario" w:date="2026-04-13T19:25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466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3D52D9D7" w14:textId="77777777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67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468" w:author="usuario" w:date="2026-04-13T19:30:00Z">
                  <w:rPr>
                    <w:ins w:id="469" w:author="usuario" w:date="2026-04-13T19:25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470" w:author="usuario" w:date="2026-04-13T19:25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471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2E7BD2B7" w14:textId="77777777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72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473" w:author="usuario" w:date="2026-04-13T19:30:00Z">
                  <w:rPr>
                    <w:ins w:id="474" w:author="usuario" w:date="2026-04-13T19:25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475" w:author="usuario" w:date="2026-04-13T19:25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476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5F4F8681" w14:textId="77777777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77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478" w:author="usuario" w:date="2026-04-13T19:30:00Z">
                  <w:rPr>
                    <w:ins w:id="479" w:author="usuario" w:date="2026-04-13T19:25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480" w:author="usuario" w:date="2026-04-13T19:25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481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Valores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08E7DC68" w14:textId="77777777" w:rsidR="00515CBC" w:rsidRPr="00141463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82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  <w:rPrChange w:id="483" w:author="usuario" w:date="2026-04-13T19:30:00Z">
                  <w:rPr>
                    <w:ins w:id="484" w:author="usuario" w:date="2026-04-13T19:25:00Z"/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485" w:author="usuario" w:date="2026-04-13T19:25:00Z">
              <w:r w:rsidRP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rPrChange w:id="486" w:author="usuario" w:date="2026-04-13T19:30:00Z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 xml:space="preserve">Descripción </w:t>
              </w:r>
            </w:ins>
          </w:p>
        </w:tc>
      </w:tr>
      <w:tr w:rsidR="00515CBC" w:rsidRPr="00E97C5F" w14:paraId="12188A86" w14:textId="77777777" w:rsidTr="00E97C5F">
        <w:trPr>
          <w:ins w:id="487" w:author="usuario" w:date="2026-04-13T19:25:00Z"/>
        </w:trPr>
        <w:tc>
          <w:tcPr>
            <w:tcW w:w="1597" w:type="dxa"/>
            <w:vAlign w:val="center"/>
          </w:tcPr>
          <w:p w14:paraId="770412A3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88" w:author="usuario" w:date="2026-04-13T19:25:00Z"/>
                <w:rFonts w:ascii="Arial" w:hAnsi="Arial" w:cs="Arial"/>
                <w:color w:val="000000"/>
                <w:sz w:val="20"/>
                <w:szCs w:val="20"/>
              </w:rPr>
            </w:pPr>
            <w:ins w:id="489" w:author="usuario" w:date="2026-04-13T19:25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</w:t>
              </w:r>
            </w:ins>
          </w:p>
        </w:tc>
        <w:tc>
          <w:tcPr>
            <w:tcW w:w="1280" w:type="dxa"/>
            <w:vAlign w:val="center"/>
          </w:tcPr>
          <w:p w14:paraId="724BEA4D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90" w:author="usuario" w:date="2026-04-13T19:25:00Z"/>
                <w:rFonts w:ascii="Arial" w:hAnsi="Arial" w:cs="Arial"/>
                <w:color w:val="000000"/>
                <w:sz w:val="20"/>
                <w:szCs w:val="20"/>
              </w:rPr>
            </w:pPr>
            <w:ins w:id="491" w:author="usuario" w:date="2026-04-13T19:25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>INT / BGINT</w:t>
              </w:r>
            </w:ins>
          </w:p>
        </w:tc>
        <w:tc>
          <w:tcPr>
            <w:tcW w:w="975" w:type="dxa"/>
            <w:vAlign w:val="center"/>
          </w:tcPr>
          <w:p w14:paraId="65688C2C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92" w:author="usuario" w:date="2026-04-13T19:25:00Z"/>
                <w:rFonts w:ascii="Arial" w:hAnsi="Arial" w:cs="Arial"/>
                <w:color w:val="000000"/>
                <w:sz w:val="20"/>
                <w:szCs w:val="20"/>
              </w:rPr>
            </w:pPr>
            <w:ins w:id="493" w:author="usuario" w:date="2026-04-13T19:25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76D66C17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94" w:author="usuario" w:date="2026-04-13T19:25:00Z"/>
                <w:rFonts w:ascii="Arial" w:hAnsi="Arial" w:cs="Arial"/>
                <w:color w:val="000000"/>
                <w:sz w:val="20"/>
                <w:szCs w:val="20"/>
              </w:rPr>
            </w:pPr>
            <w:ins w:id="495" w:author="usuario" w:date="2026-04-13T19:25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1AFDB514" w14:textId="69164469" w:rsidR="00515CBC" w:rsidRPr="00515CBC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496" w:author="usuario" w:date="2026-04-13T19:25:00Z"/>
                <w:rFonts w:ascii="Calibri" w:hAnsi="Calibri" w:cs="Calibri"/>
                <w:color w:val="000000"/>
                <w:sz w:val="20"/>
                <w:szCs w:val="20"/>
                <w:rPrChange w:id="497" w:author="usuario" w:date="2026-04-13T19:26:00Z">
                  <w:rPr>
                    <w:ins w:id="498" w:author="usuario" w:date="2026-04-13T19:25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499" w:author="usuario" w:date="2026-04-13T19:26:00Z">
              <w:r w:rsidRPr="00515CBC">
                <w:rPr>
                  <w:rFonts w:ascii="Calibri" w:hAnsi="Calibri" w:cs="Calibri"/>
                  <w:color w:val="000000"/>
                  <w:sz w:val="20"/>
                  <w:szCs w:val="20"/>
                  <w:rPrChange w:id="500" w:author="usuario" w:date="2026-04-13T19:26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Identificador único del paciente (también FK a Persona)</w:t>
              </w:r>
            </w:ins>
          </w:p>
        </w:tc>
      </w:tr>
      <w:tr w:rsidR="00515CBC" w:rsidRPr="00E97C5F" w14:paraId="009AFBC3" w14:textId="77777777" w:rsidTr="00E97C5F">
        <w:trPr>
          <w:ins w:id="501" w:author="usuario" w:date="2026-04-13T19:25:00Z"/>
        </w:trPr>
        <w:tc>
          <w:tcPr>
            <w:tcW w:w="1597" w:type="dxa"/>
            <w:vAlign w:val="center"/>
          </w:tcPr>
          <w:p w14:paraId="5286EA61" w14:textId="6FFF44FB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502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03" w:author="usuario" w:date="2026-04-13T19:26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Fecha_</w:t>
              </w:r>
            </w:ins>
            <w:ins w:id="504" w:author="usuario" w:date="2026-04-13T19:27:00Z">
              <w:r w:rsidR="00141463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I</w:t>
              </w:r>
            </w:ins>
            <w:ins w:id="505" w:author="usuario" w:date="2026-04-13T19:26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ngreso</w:t>
              </w:r>
            </w:ins>
          </w:p>
        </w:tc>
        <w:tc>
          <w:tcPr>
            <w:tcW w:w="1280" w:type="dxa"/>
            <w:vAlign w:val="center"/>
          </w:tcPr>
          <w:p w14:paraId="1CDA71D1" w14:textId="7F013EF6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06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07" w:author="usuario" w:date="2026-04-13T19:2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DATE</w:t>
              </w:r>
            </w:ins>
          </w:p>
        </w:tc>
        <w:tc>
          <w:tcPr>
            <w:tcW w:w="975" w:type="dxa"/>
            <w:vAlign w:val="center"/>
          </w:tcPr>
          <w:p w14:paraId="034D2BF5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508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09" w:author="usuario" w:date="2026-04-13T19:25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429BFEFD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510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11" w:author="usuario" w:date="2026-04-13T19:25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75921776" w14:textId="6085FD78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12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13" w:author="usuario" w:date="2026-04-13T19:27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Fecha en la que el paciente ingresa al hospital.</w:t>
              </w:r>
            </w:ins>
          </w:p>
        </w:tc>
      </w:tr>
      <w:tr w:rsidR="00515CBC" w:rsidRPr="00E97C5F" w14:paraId="6AA03586" w14:textId="77777777" w:rsidTr="00E97C5F">
        <w:trPr>
          <w:ins w:id="514" w:author="usuario" w:date="2026-04-13T19:25:00Z"/>
        </w:trPr>
        <w:tc>
          <w:tcPr>
            <w:tcW w:w="1597" w:type="dxa"/>
            <w:vAlign w:val="center"/>
          </w:tcPr>
          <w:p w14:paraId="54B91EE9" w14:textId="08C3B57E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15" w:author="usuario" w:date="2026-04-13T19:25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16" w:author="usuario" w:date="2026-04-13T19:27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Fecha_Egreso</w:t>
              </w:r>
            </w:ins>
          </w:p>
        </w:tc>
        <w:tc>
          <w:tcPr>
            <w:tcW w:w="1280" w:type="dxa"/>
            <w:vAlign w:val="center"/>
          </w:tcPr>
          <w:p w14:paraId="5CE3BDE4" w14:textId="764A0832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17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18" w:author="usuario" w:date="2026-04-13T19:2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DATE</w:t>
              </w:r>
            </w:ins>
          </w:p>
        </w:tc>
        <w:tc>
          <w:tcPr>
            <w:tcW w:w="975" w:type="dxa"/>
            <w:vAlign w:val="center"/>
          </w:tcPr>
          <w:p w14:paraId="27F8B2B0" w14:textId="65ECF310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19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20" w:author="usuario" w:date="2026-04-13T19:2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34" w:type="dxa"/>
            <w:vAlign w:val="center"/>
          </w:tcPr>
          <w:p w14:paraId="0AEBE222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521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22" w:author="usuario" w:date="2026-04-13T19:25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164EDDD0" w14:textId="090A7026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23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24" w:author="usuario" w:date="2026-04-13T19:28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Fecha en la que el paciente recibe el alta.</w:t>
              </w:r>
            </w:ins>
          </w:p>
        </w:tc>
      </w:tr>
      <w:tr w:rsidR="00515CBC" w:rsidRPr="00E97C5F" w14:paraId="05C82D07" w14:textId="77777777" w:rsidTr="00E97C5F">
        <w:trPr>
          <w:ins w:id="525" w:author="usuario" w:date="2026-04-13T19:25:00Z"/>
        </w:trPr>
        <w:tc>
          <w:tcPr>
            <w:tcW w:w="1597" w:type="dxa"/>
            <w:vAlign w:val="center"/>
          </w:tcPr>
          <w:p w14:paraId="1F324207" w14:textId="226BB242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26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27" w:author="usuario" w:date="2026-04-13T19:28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Número_Cama</w:t>
              </w:r>
            </w:ins>
          </w:p>
        </w:tc>
        <w:tc>
          <w:tcPr>
            <w:tcW w:w="1280" w:type="dxa"/>
            <w:vAlign w:val="center"/>
          </w:tcPr>
          <w:p w14:paraId="661BD30B" w14:textId="7BBC050C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28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29" w:author="usuario" w:date="2026-04-13T19:2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547C384B" w14:textId="40C61466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30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31" w:author="usuario" w:date="2026-04-13T19:2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3C887348" w14:textId="77777777" w:rsidR="00515CBC" w:rsidRPr="00E97C5F" w:rsidRDefault="00515CBC" w:rsidP="00E97C5F">
            <w:pPr>
              <w:pStyle w:val="NormalWeb"/>
              <w:spacing w:before="120" w:beforeAutospacing="0" w:after="120" w:afterAutospacing="0"/>
              <w:jc w:val="center"/>
              <w:rPr>
                <w:ins w:id="532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33" w:author="usuario" w:date="2026-04-13T19:2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59BB696C" w14:textId="096CC510" w:rsidR="00515CBC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34" w:author="usuario" w:date="2026-04-13T19:25:00Z"/>
                <w:rFonts w:ascii="Calibri" w:hAnsi="Calibri" w:cs="Calibri"/>
                <w:color w:val="000000"/>
                <w:sz w:val="20"/>
                <w:szCs w:val="20"/>
              </w:rPr>
            </w:pPr>
            <w:ins w:id="535" w:author="usuario" w:date="2026-04-13T19:28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Cama asignada al paciente (FK a Cama)</w:t>
              </w:r>
            </w:ins>
          </w:p>
        </w:tc>
      </w:tr>
      <w:tr w:rsidR="00141463" w:rsidRPr="00E97C5F" w14:paraId="0102331C" w14:textId="77777777" w:rsidTr="00E97C5F">
        <w:trPr>
          <w:ins w:id="536" w:author="usuario" w:date="2026-04-13T19:28:00Z"/>
        </w:trPr>
        <w:tc>
          <w:tcPr>
            <w:tcW w:w="1597" w:type="dxa"/>
            <w:vAlign w:val="center"/>
          </w:tcPr>
          <w:p w14:paraId="4A656DB0" w14:textId="0B05EBAD" w:rsidR="00141463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37" w:author="usuario" w:date="2026-04-13T19:28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538" w:author="usuario" w:date="2026-04-13T19:29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lastRenderedPageBreak/>
                <w:t>DNI_Medico</w:t>
              </w:r>
            </w:ins>
          </w:p>
        </w:tc>
        <w:tc>
          <w:tcPr>
            <w:tcW w:w="1280" w:type="dxa"/>
            <w:vAlign w:val="center"/>
          </w:tcPr>
          <w:p w14:paraId="302DD1F4" w14:textId="00BD364E" w:rsidR="00141463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39" w:author="usuario" w:date="2026-04-13T19:28:00Z"/>
                <w:rFonts w:ascii="Calibri" w:hAnsi="Calibri" w:cs="Calibri"/>
                <w:color w:val="000000"/>
                <w:sz w:val="20"/>
                <w:szCs w:val="20"/>
              </w:rPr>
            </w:pPr>
            <w:ins w:id="540" w:author="usuario" w:date="2026-04-13T19:2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75" w:type="dxa"/>
            <w:vAlign w:val="center"/>
          </w:tcPr>
          <w:p w14:paraId="68DC4F63" w14:textId="4FB416F8" w:rsidR="00141463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41" w:author="usuario" w:date="2026-04-13T19:28:00Z"/>
                <w:rFonts w:ascii="Calibri" w:hAnsi="Calibri" w:cs="Calibri"/>
                <w:color w:val="000000"/>
                <w:sz w:val="20"/>
                <w:szCs w:val="20"/>
              </w:rPr>
            </w:pPr>
            <w:ins w:id="542" w:author="usuario" w:date="2026-04-13T19:2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66DE6952" w14:textId="77777777" w:rsidR="00141463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43" w:author="usuario" w:date="2026-04-13T19:28:00Z"/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364" w:type="dxa"/>
            <w:vAlign w:val="center"/>
          </w:tcPr>
          <w:p w14:paraId="7D7B5F41" w14:textId="07C3A674" w:rsidR="00141463" w:rsidRPr="00141463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44" w:author="usuario" w:date="2026-04-13T19:28:00Z"/>
                <w:rFonts w:ascii="Calibri" w:hAnsi="Calibri" w:cs="Calibri"/>
                <w:color w:val="000000"/>
                <w:sz w:val="20"/>
                <w:szCs w:val="20"/>
              </w:rPr>
            </w:pPr>
            <w:ins w:id="545" w:author="usuario" w:date="2026-04-13T19:29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Médico responsable del paciente (FK).</w:t>
              </w:r>
            </w:ins>
          </w:p>
        </w:tc>
      </w:tr>
      <w:tr w:rsidR="00141463" w:rsidRPr="00E97C5F" w14:paraId="75D3422A" w14:textId="77777777" w:rsidTr="00E97C5F">
        <w:trPr>
          <w:ins w:id="546" w:author="usuario" w:date="2026-04-13T19:29:00Z"/>
        </w:trPr>
        <w:tc>
          <w:tcPr>
            <w:tcW w:w="1597" w:type="dxa"/>
            <w:vAlign w:val="center"/>
          </w:tcPr>
          <w:p w14:paraId="4CAB6D6E" w14:textId="289AE8FD" w:rsidR="00141463" w:rsidRDefault="00141463" w:rsidP="00141463">
            <w:pPr>
              <w:pStyle w:val="NormalWeb"/>
              <w:spacing w:before="120" w:beforeAutospacing="0" w:after="120" w:afterAutospacing="0"/>
              <w:jc w:val="center"/>
              <w:rPr>
                <w:ins w:id="547" w:author="usuario" w:date="2026-04-13T19:29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548" w:author="usuario" w:date="2026-04-13T19:29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DNI_Enfermera</w:t>
              </w:r>
            </w:ins>
          </w:p>
        </w:tc>
        <w:tc>
          <w:tcPr>
            <w:tcW w:w="1280" w:type="dxa"/>
            <w:vAlign w:val="center"/>
          </w:tcPr>
          <w:p w14:paraId="67920354" w14:textId="35E1E52D" w:rsidR="00141463" w:rsidRDefault="00141463" w:rsidP="00141463">
            <w:pPr>
              <w:pStyle w:val="NormalWeb"/>
              <w:spacing w:before="120" w:beforeAutospacing="0" w:after="120" w:afterAutospacing="0"/>
              <w:jc w:val="center"/>
              <w:rPr>
                <w:ins w:id="549" w:author="usuario" w:date="2026-04-13T19:29:00Z"/>
                <w:rFonts w:ascii="Calibri" w:hAnsi="Calibri" w:cs="Calibri"/>
                <w:color w:val="000000"/>
                <w:sz w:val="20"/>
                <w:szCs w:val="20"/>
              </w:rPr>
            </w:pPr>
            <w:ins w:id="550" w:author="usuario" w:date="2026-04-13T19:2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75" w:type="dxa"/>
            <w:vAlign w:val="center"/>
          </w:tcPr>
          <w:p w14:paraId="67969CB5" w14:textId="3621C96A" w:rsidR="00141463" w:rsidRDefault="00141463" w:rsidP="00141463">
            <w:pPr>
              <w:pStyle w:val="NormalWeb"/>
              <w:spacing w:before="120" w:beforeAutospacing="0" w:after="120" w:afterAutospacing="0"/>
              <w:jc w:val="center"/>
              <w:rPr>
                <w:ins w:id="551" w:author="usuario" w:date="2026-04-13T19:29:00Z"/>
                <w:rFonts w:ascii="Calibri" w:hAnsi="Calibri" w:cs="Calibri"/>
                <w:color w:val="000000"/>
                <w:sz w:val="20"/>
                <w:szCs w:val="20"/>
              </w:rPr>
            </w:pPr>
            <w:ins w:id="552" w:author="usuario" w:date="2026-04-13T19:2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1806BAE0" w14:textId="77777777" w:rsidR="00141463" w:rsidRDefault="00141463" w:rsidP="00141463">
            <w:pPr>
              <w:pStyle w:val="NormalWeb"/>
              <w:spacing w:before="120" w:beforeAutospacing="0" w:after="120" w:afterAutospacing="0"/>
              <w:jc w:val="center"/>
              <w:rPr>
                <w:ins w:id="553" w:author="usuario" w:date="2026-04-13T19:29:00Z"/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364" w:type="dxa"/>
            <w:vAlign w:val="center"/>
          </w:tcPr>
          <w:p w14:paraId="553BE529" w14:textId="31F891A7" w:rsidR="00141463" w:rsidRPr="00141463" w:rsidRDefault="00141463" w:rsidP="00141463">
            <w:pPr>
              <w:pStyle w:val="NormalWeb"/>
              <w:spacing w:before="120" w:beforeAutospacing="0" w:after="120" w:afterAutospacing="0"/>
              <w:jc w:val="center"/>
              <w:rPr>
                <w:ins w:id="554" w:author="usuario" w:date="2026-04-13T19:29:00Z"/>
                <w:rFonts w:ascii="Calibri" w:hAnsi="Calibri" w:cs="Calibri"/>
                <w:color w:val="000000"/>
                <w:sz w:val="20"/>
                <w:szCs w:val="20"/>
              </w:rPr>
            </w:pPr>
            <w:ins w:id="555" w:author="usuario" w:date="2026-04-13T19:30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Enfermera asignada al cuidado del paciente (FK)</w:t>
              </w:r>
            </w:ins>
          </w:p>
        </w:tc>
      </w:tr>
    </w:tbl>
    <w:p w14:paraId="10C47FE1" w14:textId="64B90058" w:rsidR="006D3879" w:rsidRDefault="00000000">
      <w:pPr>
        <w:rPr>
          <w:ins w:id="556" w:author="usuario" w:date="2026-04-13T19:32:00Z"/>
          <w:lang w:val="es-AR"/>
        </w:rPr>
      </w:pPr>
    </w:p>
    <w:p w14:paraId="6BABC471" w14:textId="5273DCAD" w:rsidR="00141463" w:rsidRDefault="00141463" w:rsidP="00141463">
      <w:pPr>
        <w:pStyle w:val="NormalWeb"/>
        <w:spacing w:before="120" w:beforeAutospacing="0" w:after="120" w:afterAutospacing="0"/>
        <w:rPr>
          <w:ins w:id="557" w:author="usuario" w:date="2026-04-13T19:32:00Z"/>
          <w:rFonts w:ascii="Arial" w:hAnsi="Arial" w:cs="Arial"/>
          <w:b/>
          <w:bCs/>
          <w:color w:val="000000"/>
          <w:sz w:val="22"/>
          <w:szCs w:val="22"/>
        </w:rPr>
      </w:pPr>
      <w:ins w:id="558" w:author="usuario" w:date="2026-04-13T19:3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Medico </w:t>
        </w:r>
      </w:ins>
    </w:p>
    <w:p w14:paraId="379C0EF3" w14:textId="3DF617E7" w:rsidR="00141463" w:rsidRDefault="00141463" w:rsidP="00141463">
      <w:pPr>
        <w:pStyle w:val="NormalWeb"/>
        <w:spacing w:before="120" w:beforeAutospacing="0" w:after="120" w:afterAutospacing="0"/>
        <w:rPr>
          <w:ins w:id="559" w:author="usuario" w:date="2026-04-13T19:32:00Z"/>
          <w:rFonts w:ascii="Arial" w:hAnsi="Arial" w:cs="Arial"/>
          <w:color w:val="000000"/>
          <w:sz w:val="22"/>
          <w:szCs w:val="22"/>
        </w:rPr>
      </w:pPr>
      <w:ins w:id="560" w:author="usuario" w:date="2026-04-13T19:3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DNI 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(heredada de persona) </w:t>
        </w:r>
      </w:ins>
    </w:p>
    <w:p w14:paraId="24FFBD1B" w14:textId="405D1B8B" w:rsidR="00141463" w:rsidRPr="00141463" w:rsidRDefault="00141463" w:rsidP="00141463">
      <w:pPr>
        <w:pStyle w:val="NormalWeb"/>
        <w:spacing w:before="120" w:beforeAutospacing="0" w:after="120" w:afterAutospacing="0"/>
        <w:rPr>
          <w:ins w:id="561" w:author="usuario" w:date="2026-04-13T19:32:00Z"/>
          <w:rFonts w:ascii="Arial" w:hAnsi="Arial" w:cs="Arial"/>
          <w:b/>
          <w:bCs/>
          <w:color w:val="000000"/>
          <w:sz w:val="22"/>
          <w:szCs w:val="22"/>
          <w:rPrChange w:id="562" w:author="usuario" w:date="2026-04-13T19:32:00Z">
            <w:rPr>
              <w:ins w:id="563" w:author="usuario" w:date="2026-04-13T19:32:00Z"/>
              <w:rFonts w:ascii="Arial" w:hAnsi="Arial" w:cs="Arial"/>
              <w:color w:val="000000"/>
              <w:sz w:val="22"/>
              <w:szCs w:val="22"/>
            </w:rPr>
          </w:rPrChange>
        </w:rPr>
      </w:pPr>
      <w:ins w:id="564" w:author="usuario" w:date="2026-04-13T19:3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candidata: Matricula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565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141463" w:rsidRPr="00E97C5F" w14:paraId="4F1D8037" w14:textId="77777777" w:rsidTr="00E97C5F">
        <w:trPr>
          <w:ins w:id="566" w:author="usuario" w:date="2026-04-13T19:32:00Z"/>
        </w:trPr>
        <w:tc>
          <w:tcPr>
            <w:tcW w:w="1597" w:type="dxa"/>
            <w:shd w:val="clear" w:color="auto" w:fill="00B0F0"/>
            <w:vAlign w:val="center"/>
          </w:tcPr>
          <w:p w14:paraId="78F64954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67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68" w:author="usuario" w:date="2026-04-13T19:3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1B681F8B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69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70" w:author="usuario" w:date="2026-04-13T19:3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048ECD13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71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72" w:author="usuario" w:date="2026-04-13T19:3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755E0081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73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74" w:author="usuario" w:date="2026-04-13T19:3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32465451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75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76" w:author="usuario" w:date="2026-04-13T19:3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141463" w:rsidRPr="00E97C5F" w14:paraId="587D1960" w14:textId="77777777" w:rsidTr="00E97C5F">
        <w:trPr>
          <w:ins w:id="577" w:author="usuario" w:date="2026-04-13T19:32:00Z"/>
        </w:trPr>
        <w:tc>
          <w:tcPr>
            <w:tcW w:w="1597" w:type="dxa"/>
            <w:vAlign w:val="center"/>
          </w:tcPr>
          <w:p w14:paraId="39CCA130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78" w:author="usuario" w:date="2026-04-13T19:32:00Z"/>
                <w:rFonts w:ascii="Arial" w:hAnsi="Arial" w:cs="Arial"/>
                <w:color w:val="000000"/>
                <w:sz w:val="20"/>
                <w:szCs w:val="20"/>
              </w:rPr>
            </w:pPr>
            <w:ins w:id="579" w:author="usuario" w:date="2026-04-13T19:32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</w:t>
              </w:r>
            </w:ins>
          </w:p>
        </w:tc>
        <w:tc>
          <w:tcPr>
            <w:tcW w:w="1280" w:type="dxa"/>
            <w:vAlign w:val="center"/>
          </w:tcPr>
          <w:p w14:paraId="7A5074CB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80" w:author="usuario" w:date="2026-04-13T19:32:00Z"/>
                <w:rFonts w:ascii="Arial" w:hAnsi="Arial" w:cs="Arial"/>
                <w:color w:val="000000"/>
                <w:sz w:val="20"/>
                <w:szCs w:val="20"/>
              </w:rPr>
            </w:pPr>
            <w:ins w:id="581" w:author="usuario" w:date="2026-04-13T19:32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>INT / BGINT</w:t>
              </w:r>
            </w:ins>
          </w:p>
        </w:tc>
        <w:tc>
          <w:tcPr>
            <w:tcW w:w="975" w:type="dxa"/>
            <w:vAlign w:val="center"/>
          </w:tcPr>
          <w:p w14:paraId="7B9D7F16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82" w:author="usuario" w:date="2026-04-13T19:32:00Z"/>
                <w:rFonts w:ascii="Arial" w:hAnsi="Arial" w:cs="Arial"/>
                <w:color w:val="000000"/>
                <w:sz w:val="20"/>
                <w:szCs w:val="20"/>
              </w:rPr>
            </w:pPr>
            <w:ins w:id="583" w:author="usuario" w:date="2026-04-13T19:3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64216C32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84" w:author="usuario" w:date="2026-04-13T19:32:00Z"/>
                <w:rFonts w:ascii="Arial" w:hAnsi="Arial" w:cs="Arial"/>
                <w:color w:val="000000"/>
                <w:sz w:val="20"/>
                <w:szCs w:val="20"/>
              </w:rPr>
            </w:pPr>
            <w:ins w:id="585" w:author="usuario" w:date="2026-04-13T19:3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7140A815" w14:textId="2DD3D1F3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86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587" w:author="usuario" w:date="2026-04-13T19:33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único del médico (también FK a Persona)</w:t>
              </w:r>
            </w:ins>
          </w:p>
        </w:tc>
      </w:tr>
      <w:tr w:rsidR="00141463" w:rsidRPr="00E97C5F" w14:paraId="4EE77774" w14:textId="77777777" w:rsidTr="00E97C5F">
        <w:trPr>
          <w:ins w:id="588" w:author="usuario" w:date="2026-04-13T19:32:00Z"/>
        </w:trPr>
        <w:tc>
          <w:tcPr>
            <w:tcW w:w="1597" w:type="dxa"/>
            <w:vAlign w:val="center"/>
          </w:tcPr>
          <w:p w14:paraId="52435981" w14:textId="454EF4C1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89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590" w:author="usuario" w:date="2026-04-13T19:33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Matrícula</w:t>
              </w:r>
            </w:ins>
          </w:p>
        </w:tc>
        <w:tc>
          <w:tcPr>
            <w:tcW w:w="1280" w:type="dxa"/>
            <w:vAlign w:val="center"/>
          </w:tcPr>
          <w:p w14:paraId="7CCD9DB3" w14:textId="7AEBC8ED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91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592" w:author="usuario" w:date="2026-04-13T19:33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(20)</w:t>
              </w:r>
            </w:ins>
          </w:p>
        </w:tc>
        <w:tc>
          <w:tcPr>
            <w:tcW w:w="975" w:type="dxa"/>
            <w:vAlign w:val="center"/>
          </w:tcPr>
          <w:p w14:paraId="7727D52F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93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594" w:author="usuario" w:date="2026-04-13T19:32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4E2A6156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95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596" w:author="usuario" w:date="2026-04-13T19:32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4AE5046C" w14:textId="17CF19D0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597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598" w:author="usuario" w:date="2026-04-13T19:33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Número de matrícula profesional del médico.</w:t>
              </w:r>
            </w:ins>
          </w:p>
        </w:tc>
      </w:tr>
      <w:tr w:rsidR="00141463" w:rsidRPr="00E97C5F" w14:paraId="05D86385" w14:textId="77777777" w:rsidTr="00E97C5F">
        <w:trPr>
          <w:ins w:id="599" w:author="usuario" w:date="2026-04-13T19:32:00Z"/>
        </w:trPr>
        <w:tc>
          <w:tcPr>
            <w:tcW w:w="1597" w:type="dxa"/>
            <w:vAlign w:val="center"/>
          </w:tcPr>
          <w:p w14:paraId="20DE7D47" w14:textId="3FA04C86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00" w:author="usuario" w:date="2026-04-13T19:3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01" w:author="usuario" w:date="2026-04-13T19:34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Numero_Piso</w:t>
              </w:r>
            </w:ins>
          </w:p>
        </w:tc>
        <w:tc>
          <w:tcPr>
            <w:tcW w:w="1280" w:type="dxa"/>
            <w:vAlign w:val="center"/>
          </w:tcPr>
          <w:p w14:paraId="1278C1FF" w14:textId="25AC9514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02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603" w:author="usuario" w:date="2026-04-13T19:3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3DB705C4" w14:textId="5EF29C3B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04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605" w:author="usuario" w:date="2026-04-13T19:3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3164F789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06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607" w:author="usuario" w:date="2026-04-13T19:32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0979199D" w14:textId="092DAE52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08" w:author="usuario" w:date="2026-04-13T19:32:00Z"/>
                <w:rFonts w:ascii="Calibri" w:hAnsi="Calibri" w:cs="Calibri"/>
                <w:color w:val="000000"/>
                <w:sz w:val="20"/>
                <w:szCs w:val="20"/>
              </w:rPr>
            </w:pPr>
            <w:ins w:id="609" w:author="usuario" w:date="2026-04-13T19:34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Piso del hospital donde trabaja el médico (FK)</w:t>
              </w:r>
            </w:ins>
          </w:p>
        </w:tc>
      </w:tr>
    </w:tbl>
    <w:p w14:paraId="284F1ECA" w14:textId="353B60AF" w:rsidR="00141463" w:rsidRDefault="00141463">
      <w:pPr>
        <w:rPr>
          <w:ins w:id="610" w:author="usuario" w:date="2026-04-13T19:34:00Z"/>
          <w:lang w:val="es-AR"/>
        </w:rPr>
      </w:pPr>
    </w:p>
    <w:p w14:paraId="0EB1A041" w14:textId="4BC2AED4" w:rsidR="00141463" w:rsidRDefault="00141463" w:rsidP="00141463">
      <w:pPr>
        <w:pStyle w:val="NormalWeb"/>
        <w:spacing w:before="120" w:beforeAutospacing="0" w:after="120" w:afterAutospacing="0"/>
        <w:rPr>
          <w:ins w:id="611" w:author="usuario" w:date="2026-04-13T19:34:00Z"/>
          <w:rFonts w:ascii="Arial" w:hAnsi="Arial" w:cs="Arial"/>
          <w:b/>
          <w:bCs/>
          <w:color w:val="000000"/>
          <w:sz w:val="22"/>
          <w:szCs w:val="22"/>
        </w:rPr>
      </w:pPr>
      <w:ins w:id="612" w:author="usuario" w:date="2026-04-13T19:34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</w:ins>
      <w:ins w:id="613" w:author="usuario" w:date="2026-04-13T19:37:00Z">
        <w:r w:rsidR="002234FE">
          <w:rPr>
            <w:rFonts w:ascii="Arial" w:hAnsi="Arial" w:cs="Arial"/>
            <w:b/>
            <w:bCs/>
            <w:color w:val="000000"/>
            <w:sz w:val="22"/>
            <w:szCs w:val="22"/>
          </w:rPr>
          <w:t>Enfermera</w:t>
        </w:r>
      </w:ins>
    </w:p>
    <w:p w14:paraId="4F5D9788" w14:textId="77777777" w:rsidR="00141463" w:rsidRPr="00E97C5F" w:rsidRDefault="00141463" w:rsidP="00141463">
      <w:pPr>
        <w:pStyle w:val="NormalWeb"/>
        <w:spacing w:before="120" w:beforeAutospacing="0" w:after="120" w:afterAutospacing="0"/>
        <w:rPr>
          <w:ins w:id="614" w:author="usuario" w:date="2026-04-13T19:34:00Z"/>
          <w:rFonts w:ascii="Arial" w:hAnsi="Arial" w:cs="Arial"/>
          <w:color w:val="000000"/>
          <w:sz w:val="22"/>
          <w:szCs w:val="22"/>
        </w:rPr>
      </w:pPr>
      <w:ins w:id="615" w:author="usuario" w:date="2026-04-13T19:34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DNI 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(heredada de persona)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616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141463" w:rsidRPr="00E97C5F" w14:paraId="5C51448E" w14:textId="77777777" w:rsidTr="00E97C5F">
        <w:trPr>
          <w:ins w:id="617" w:author="usuario" w:date="2026-04-13T19:34:00Z"/>
        </w:trPr>
        <w:tc>
          <w:tcPr>
            <w:tcW w:w="1597" w:type="dxa"/>
            <w:shd w:val="clear" w:color="auto" w:fill="00B0F0"/>
            <w:vAlign w:val="center"/>
          </w:tcPr>
          <w:p w14:paraId="548B25E8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18" w:author="usuario" w:date="2026-04-13T19:3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19" w:author="usuario" w:date="2026-04-13T19:3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793A0587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20" w:author="usuario" w:date="2026-04-13T19:3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21" w:author="usuario" w:date="2026-04-13T19:3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41F2FA7D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22" w:author="usuario" w:date="2026-04-13T19:3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23" w:author="usuario" w:date="2026-04-13T19:3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21805D5C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24" w:author="usuario" w:date="2026-04-13T19:3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25" w:author="usuario" w:date="2026-04-13T19:3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548A64FE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26" w:author="usuario" w:date="2026-04-13T19:3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27" w:author="usuario" w:date="2026-04-13T19:3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141463" w:rsidRPr="00E97C5F" w14:paraId="6C43365C" w14:textId="77777777" w:rsidTr="00E97C5F">
        <w:trPr>
          <w:ins w:id="628" w:author="usuario" w:date="2026-04-13T19:34:00Z"/>
        </w:trPr>
        <w:tc>
          <w:tcPr>
            <w:tcW w:w="1597" w:type="dxa"/>
            <w:vAlign w:val="center"/>
          </w:tcPr>
          <w:p w14:paraId="34BFE516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29" w:author="usuario" w:date="2026-04-13T19:34:00Z"/>
                <w:rFonts w:ascii="Arial" w:hAnsi="Arial" w:cs="Arial"/>
                <w:color w:val="000000"/>
                <w:sz w:val="20"/>
                <w:szCs w:val="20"/>
              </w:rPr>
            </w:pPr>
            <w:ins w:id="630" w:author="usuario" w:date="2026-04-13T19:34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</w:t>
              </w:r>
            </w:ins>
          </w:p>
        </w:tc>
        <w:tc>
          <w:tcPr>
            <w:tcW w:w="1280" w:type="dxa"/>
            <w:vAlign w:val="center"/>
          </w:tcPr>
          <w:p w14:paraId="40C44D3E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31" w:author="usuario" w:date="2026-04-13T19:34:00Z"/>
                <w:rFonts w:ascii="Arial" w:hAnsi="Arial" w:cs="Arial"/>
                <w:color w:val="000000"/>
                <w:sz w:val="20"/>
                <w:szCs w:val="20"/>
              </w:rPr>
            </w:pPr>
            <w:ins w:id="632" w:author="usuario" w:date="2026-04-13T19:34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>INT / BGINT</w:t>
              </w:r>
            </w:ins>
          </w:p>
        </w:tc>
        <w:tc>
          <w:tcPr>
            <w:tcW w:w="975" w:type="dxa"/>
            <w:vAlign w:val="center"/>
          </w:tcPr>
          <w:p w14:paraId="45D40B9B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33" w:author="usuario" w:date="2026-04-13T19:34:00Z"/>
                <w:rFonts w:ascii="Arial" w:hAnsi="Arial" w:cs="Arial"/>
                <w:color w:val="000000"/>
                <w:sz w:val="20"/>
                <w:szCs w:val="20"/>
              </w:rPr>
            </w:pPr>
            <w:ins w:id="634" w:author="usuario" w:date="2026-04-13T19:3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72CE091B" w14:textId="77777777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35" w:author="usuario" w:date="2026-04-13T19:34:00Z"/>
                <w:rFonts w:ascii="Arial" w:hAnsi="Arial" w:cs="Arial"/>
                <w:color w:val="000000"/>
                <w:sz w:val="20"/>
                <w:szCs w:val="20"/>
              </w:rPr>
            </w:pPr>
            <w:ins w:id="636" w:author="usuario" w:date="2026-04-13T19:3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65403BCE" w14:textId="43F28F53" w:rsidR="00141463" w:rsidRPr="00E97C5F" w:rsidRDefault="00141463" w:rsidP="00E97C5F">
            <w:pPr>
              <w:pStyle w:val="NormalWeb"/>
              <w:spacing w:before="120" w:beforeAutospacing="0" w:after="120" w:afterAutospacing="0"/>
              <w:jc w:val="center"/>
              <w:rPr>
                <w:ins w:id="637" w:author="usuario" w:date="2026-04-13T19:34:00Z"/>
                <w:rFonts w:ascii="Calibri" w:hAnsi="Calibri" w:cs="Calibri"/>
                <w:color w:val="000000"/>
                <w:sz w:val="20"/>
                <w:szCs w:val="20"/>
              </w:rPr>
            </w:pPr>
            <w:ins w:id="638" w:author="usuario" w:date="2026-04-13T19:3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único de</w:t>
              </w:r>
            </w:ins>
            <w:ins w:id="639" w:author="usuario" w:date="2026-04-13T19:37:00Z">
              <w:r w:rsid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la enfermera</w:t>
              </w:r>
            </w:ins>
            <w:ins w:id="640" w:author="usuario" w:date="2026-04-13T19:3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(también FK a Persona)</w:t>
              </w:r>
            </w:ins>
          </w:p>
        </w:tc>
      </w:tr>
      <w:tr w:rsidR="002234FE" w:rsidRPr="00E97C5F" w14:paraId="10A44528" w14:textId="77777777" w:rsidTr="00E97C5F">
        <w:trPr>
          <w:ins w:id="641" w:author="usuario" w:date="2026-04-13T19:34:00Z"/>
        </w:trPr>
        <w:tc>
          <w:tcPr>
            <w:tcW w:w="1597" w:type="dxa"/>
            <w:vAlign w:val="center"/>
          </w:tcPr>
          <w:p w14:paraId="6989502B" w14:textId="30BBC92B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42" w:author="usuario" w:date="2026-04-13T19:3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43" w:author="usuario" w:date="2026-04-13T19:37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Numero_Piso</w:t>
              </w:r>
            </w:ins>
          </w:p>
        </w:tc>
        <w:tc>
          <w:tcPr>
            <w:tcW w:w="1280" w:type="dxa"/>
            <w:vAlign w:val="center"/>
          </w:tcPr>
          <w:p w14:paraId="53D57F6D" w14:textId="2B5DB8F2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44" w:author="usuario" w:date="2026-04-13T19:34:00Z"/>
                <w:rFonts w:ascii="Calibri" w:hAnsi="Calibri" w:cs="Calibri"/>
                <w:color w:val="000000"/>
                <w:sz w:val="20"/>
                <w:szCs w:val="20"/>
              </w:rPr>
            </w:pPr>
            <w:ins w:id="645" w:author="usuario" w:date="2026-04-13T19:3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40865177" w14:textId="4B91A0BA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46" w:author="usuario" w:date="2026-04-13T19:34:00Z"/>
                <w:rFonts w:ascii="Calibri" w:hAnsi="Calibri" w:cs="Calibri"/>
                <w:color w:val="000000"/>
                <w:sz w:val="20"/>
                <w:szCs w:val="20"/>
              </w:rPr>
            </w:pPr>
            <w:ins w:id="647" w:author="usuario" w:date="2026-04-13T19:3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7BF0060A" w14:textId="3A871D54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48" w:author="usuario" w:date="2026-04-13T19:34:00Z"/>
                <w:rFonts w:ascii="Calibri" w:hAnsi="Calibri" w:cs="Calibri"/>
                <w:color w:val="000000"/>
                <w:sz w:val="20"/>
                <w:szCs w:val="20"/>
              </w:rPr>
            </w:pPr>
            <w:ins w:id="649" w:author="usuario" w:date="2026-04-13T19:37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4224963C" w14:textId="7E3D6D87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50" w:author="usuario" w:date="2026-04-13T19:34:00Z"/>
                <w:rFonts w:ascii="Calibri" w:hAnsi="Calibri" w:cs="Calibri"/>
                <w:color w:val="000000"/>
                <w:sz w:val="20"/>
                <w:szCs w:val="20"/>
              </w:rPr>
            </w:pPr>
            <w:ins w:id="651" w:author="usuario" w:date="2026-04-13T19:37:00Z"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Piso del hospital donde trabaja 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la enfermera </w:t>
              </w:r>
              <w:r w:rsidRPr="00141463">
                <w:rPr>
                  <w:rFonts w:ascii="Calibri" w:hAnsi="Calibri" w:cs="Calibri"/>
                  <w:color w:val="000000"/>
                  <w:sz w:val="20"/>
                  <w:szCs w:val="20"/>
                </w:rPr>
                <w:t>(FK)</w:t>
              </w:r>
            </w:ins>
          </w:p>
        </w:tc>
      </w:tr>
    </w:tbl>
    <w:p w14:paraId="41F8F43D" w14:textId="744CBCC1" w:rsidR="00141463" w:rsidRDefault="00141463">
      <w:pPr>
        <w:rPr>
          <w:ins w:id="652" w:author="usuario" w:date="2026-04-13T19:38:00Z"/>
          <w:lang w:val="es-AR"/>
        </w:rPr>
      </w:pPr>
    </w:p>
    <w:p w14:paraId="5F12ED84" w14:textId="33FBC612" w:rsidR="002234FE" w:rsidRDefault="002234FE" w:rsidP="002234FE">
      <w:pPr>
        <w:pStyle w:val="NormalWeb"/>
        <w:spacing w:before="120" w:beforeAutospacing="0" w:after="120" w:afterAutospacing="0"/>
        <w:rPr>
          <w:ins w:id="653" w:author="usuario" w:date="2026-04-13T19:38:00Z"/>
          <w:rFonts w:ascii="Arial" w:hAnsi="Arial" w:cs="Arial"/>
          <w:b/>
          <w:bCs/>
          <w:color w:val="000000"/>
          <w:sz w:val="22"/>
          <w:szCs w:val="22"/>
        </w:rPr>
      </w:pPr>
      <w:ins w:id="654" w:author="usuario" w:date="2026-04-13T19:38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Piso</w:t>
        </w:r>
      </w:ins>
    </w:p>
    <w:p w14:paraId="742EC8A7" w14:textId="2D467EE3" w:rsidR="002234FE" w:rsidRPr="00E97C5F" w:rsidRDefault="002234FE" w:rsidP="002234FE">
      <w:pPr>
        <w:pStyle w:val="NormalWeb"/>
        <w:spacing w:before="120" w:beforeAutospacing="0" w:after="120" w:afterAutospacing="0"/>
        <w:rPr>
          <w:ins w:id="655" w:author="usuario" w:date="2026-04-13T19:38:00Z"/>
          <w:rFonts w:ascii="Arial" w:hAnsi="Arial" w:cs="Arial"/>
          <w:color w:val="000000"/>
          <w:sz w:val="22"/>
          <w:szCs w:val="22"/>
        </w:rPr>
      </w:pPr>
      <w:ins w:id="656" w:author="usuario" w:date="2026-04-13T19:38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Numero</w:t>
        </w:r>
      </w:ins>
      <w:ins w:id="657" w:author="usuario" w:date="2026-04-13T19:39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_Piso</w:t>
        </w:r>
      </w:ins>
      <w:ins w:id="658" w:author="usuario" w:date="2026-04-13T19:38:00Z">
        <w:r>
          <w:rPr>
            <w:rFonts w:ascii="Arial" w:hAnsi="Arial" w:cs="Arial"/>
            <w:color w:val="000000"/>
            <w:sz w:val="22"/>
            <w:szCs w:val="22"/>
          </w:rPr>
          <w:t xml:space="preserve">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659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2234FE" w:rsidRPr="00E97C5F" w14:paraId="4441C9E2" w14:textId="77777777" w:rsidTr="00E97C5F">
        <w:trPr>
          <w:ins w:id="660" w:author="usuario" w:date="2026-04-13T19:38:00Z"/>
        </w:trPr>
        <w:tc>
          <w:tcPr>
            <w:tcW w:w="1597" w:type="dxa"/>
            <w:shd w:val="clear" w:color="auto" w:fill="00B0F0"/>
            <w:vAlign w:val="center"/>
          </w:tcPr>
          <w:p w14:paraId="41D4977E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61" w:author="usuario" w:date="2026-04-13T19:38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62" w:author="usuario" w:date="2026-04-13T19:38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13C49B1C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63" w:author="usuario" w:date="2026-04-13T19:38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64" w:author="usuario" w:date="2026-04-13T19:38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787F4EF2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65" w:author="usuario" w:date="2026-04-13T19:38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66" w:author="usuario" w:date="2026-04-13T19:38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47048895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67" w:author="usuario" w:date="2026-04-13T19:38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68" w:author="usuario" w:date="2026-04-13T19:38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13F8A0E9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69" w:author="usuario" w:date="2026-04-13T19:38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70" w:author="usuario" w:date="2026-04-13T19:38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2234FE" w:rsidRPr="00E97C5F" w14:paraId="368CA186" w14:textId="77777777" w:rsidTr="00E97C5F">
        <w:trPr>
          <w:ins w:id="671" w:author="usuario" w:date="2026-04-13T19:38:00Z"/>
        </w:trPr>
        <w:tc>
          <w:tcPr>
            <w:tcW w:w="1597" w:type="dxa"/>
            <w:vAlign w:val="center"/>
          </w:tcPr>
          <w:p w14:paraId="2AEAC8A2" w14:textId="2D81174E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72" w:author="usuario" w:date="2026-04-13T19:38:00Z"/>
                <w:rFonts w:ascii="Arial" w:hAnsi="Arial" w:cs="Arial"/>
                <w:color w:val="000000"/>
                <w:sz w:val="20"/>
                <w:szCs w:val="20"/>
              </w:rPr>
            </w:pPr>
            <w:ins w:id="673" w:author="usuario" w:date="2026-04-13T19:39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Numero_Piso</w:t>
              </w:r>
            </w:ins>
          </w:p>
        </w:tc>
        <w:tc>
          <w:tcPr>
            <w:tcW w:w="1280" w:type="dxa"/>
            <w:vAlign w:val="center"/>
          </w:tcPr>
          <w:p w14:paraId="0C1FA70D" w14:textId="43DEA844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74" w:author="usuario" w:date="2026-04-13T19:38:00Z"/>
                <w:rFonts w:ascii="Arial" w:hAnsi="Arial" w:cs="Arial"/>
                <w:color w:val="000000"/>
                <w:sz w:val="20"/>
                <w:szCs w:val="20"/>
              </w:rPr>
            </w:pPr>
            <w:ins w:id="675" w:author="usuario" w:date="2026-04-13T19:3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35585A0A" w14:textId="60AE1D7D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76" w:author="usuario" w:date="2026-04-13T19:38:00Z"/>
                <w:rFonts w:ascii="Arial" w:hAnsi="Arial" w:cs="Arial"/>
                <w:color w:val="000000"/>
                <w:sz w:val="20"/>
                <w:szCs w:val="20"/>
              </w:rPr>
            </w:pPr>
            <w:ins w:id="677" w:author="usuario" w:date="2026-04-13T19:3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198313F1" w14:textId="3D18EB6E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78" w:author="usuario" w:date="2026-04-13T19:38:00Z"/>
                <w:rFonts w:ascii="Arial" w:hAnsi="Arial" w:cs="Arial"/>
                <w:color w:val="000000"/>
                <w:sz w:val="20"/>
                <w:szCs w:val="20"/>
              </w:rPr>
            </w:pPr>
            <w:ins w:id="679" w:author="usuario" w:date="2026-04-13T19:39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54A0C404" w14:textId="448F3504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680" w:author="usuario" w:date="2026-04-13T19:38:00Z"/>
                <w:rFonts w:ascii="Calibri" w:hAnsi="Calibri" w:cs="Calibri"/>
                <w:color w:val="000000"/>
                <w:sz w:val="20"/>
                <w:szCs w:val="20"/>
              </w:rPr>
            </w:pPr>
            <w:ins w:id="681" w:author="usuario" w:date="2026-04-13T19:3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Identificador del piso dentro del hospital </w:t>
              </w:r>
            </w:ins>
          </w:p>
        </w:tc>
      </w:tr>
      <w:tr w:rsidR="002234FE" w:rsidRPr="00E97C5F" w14:paraId="703582AD" w14:textId="77777777" w:rsidTr="00E97C5F">
        <w:trPr>
          <w:ins w:id="682" w:author="usuario" w:date="2026-04-13T19:38:00Z"/>
        </w:trPr>
        <w:tc>
          <w:tcPr>
            <w:tcW w:w="1597" w:type="dxa"/>
            <w:vAlign w:val="center"/>
          </w:tcPr>
          <w:p w14:paraId="4C1D63E0" w14:textId="2C809A1E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83" w:author="usuario" w:date="2026-04-13T19:38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684" w:author="usuario" w:date="2026-04-13T19:39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ID_Hospital</w:t>
              </w:r>
            </w:ins>
          </w:p>
        </w:tc>
        <w:tc>
          <w:tcPr>
            <w:tcW w:w="1280" w:type="dxa"/>
            <w:vAlign w:val="center"/>
          </w:tcPr>
          <w:p w14:paraId="1E8D6C2F" w14:textId="61FE010D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85" w:author="usuario" w:date="2026-04-13T19:38:00Z"/>
                <w:rFonts w:ascii="Calibri" w:hAnsi="Calibri" w:cs="Calibri"/>
                <w:color w:val="000000"/>
                <w:sz w:val="20"/>
                <w:szCs w:val="20"/>
              </w:rPr>
            </w:pPr>
            <w:ins w:id="686" w:author="usuario" w:date="2026-04-13T19:3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327BF874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87" w:author="usuario" w:date="2026-04-13T19:38:00Z"/>
                <w:rFonts w:ascii="Calibri" w:hAnsi="Calibri" w:cs="Calibri"/>
                <w:color w:val="000000"/>
                <w:sz w:val="20"/>
                <w:szCs w:val="20"/>
              </w:rPr>
            </w:pPr>
            <w:ins w:id="688" w:author="usuario" w:date="2026-04-13T19:38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58F74884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89" w:author="usuario" w:date="2026-04-13T19:38:00Z"/>
                <w:rFonts w:ascii="Calibri" w:hAnsi="Calibri" w:cs="Calibri"/>
                <w:color w:val="000000"/>
                <w:sz w:val="20"/>
                <w:szCs w:val="20"/>
              </w:rPr>
            </w:pPr>
            <w:ins w:id="690" w:author="usuario" w:date="2026-04-13T19:38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21A5C9A5" w14:textId="032B05D4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691" w:author="usuario" w:date="2026-04-13T19:38:00Z"/>
                <w:rFonts w:ascii="Calibri" w:hAnsi="Calibri" w:cs="Calibri"/>
                <w:color w:val="000000"/>
                <w:sz w:val="20"/>
                <w:szCs w:val="20"/>
              </w:rPr>
            </w:pPr>
            <w:ins w:id="692" w:author="usuario" w:date="2026-04-13T19:40:00Z">
              <w:r w:rsidRP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>Hospital al que pertenece el piso (FK)</w:t>
              </w:r>
            </w:ins>
          </w:p>
        </w:tc>
      </w:tr>
    </w:tbl>
    <w:p w14:paraId="3EF22549" w14:textId="23E699EF" w:rsidR="002234FE" w:rsidRDefault="002234FE">
      <w:pPr>
        <w:rPr>
          <w:ins w:id="693" w:author="usuario" w:date="2026-04-13T19:40:00Z"/>
          <w:lang w:val="es-AR"/>
        </w:rPr>
      </w:pPr>
    </w:p>
    <w:p w14:paraId="60AC3552" w14:textId="674B4B10" w:rsidR="002234FE" w:rsidRDefault="002234FE">
      <w:pPr>
        <w:rPr>
          <w:ins w:id="694" w:author="usuario" w:date="2026-04-13T19:40:00Z"/>
          <w:lang w:val="es-AR"/>
        </w:rPr>
      </w:pPr>
    </w:p>
    <w:p w14:paraId="4E8B9A26" w14:textId="77777777" w:rsidR="002234FE" w:rsidRDefault="002234FE">
      <w:pPr>
        <w:rPr>
          <w:ins w:id="695" w:author="usuario" w:date="2026-04-13T19:40:00Z"/>
          <w:lang w:val="es-AR"/>
        </w:rPr>
      </w:pPr>
    </w:p>
    <w:p w14:paraId="38EF6641" w14:textId="23A7D95E" w:rsidR="002234FE" w:rsidRDefault="002234FE" w:rsidP="002234FE">
      <w:pPr>
        <w:pStyle w:val="NormalWeb"/>
        <w:spacing w:before="120" w:beforeAutospacing="0" w:after="120" w:afterAutospacing="0"/>
        <w:rPr>
          <w:ins w:id="696" w:author="usuario" w:date="2026-04-13T19:40:00Z"/>
          <w:rFonts w:ascii="Arial" w:hAnsi="Arial" w:cs="Arial"/>
          <w:b/>
          <w:bCs/>
          <w:color w:val="000000"/>
          <w:sz w:val="22"/>
          <w:szCs w:val="22"/>
        </w:rPr>
      </w:pPr>
      <w:ins w:id="697" w:author="usuario" w:date="2026-04-13T19:4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lastRenderedPageBreak/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Cama</w:t>
        </w:r>
      </w:ins>
    </w:p>
    <w:p w14:paraId="5332A500" w14:textId="738F3E70" w:rsidR="002234FE" w:rsidRPr="00E97C5F" w:rsidRDefault="002234FE" w:rsidP="002234FE">
      <w:pPr>
        <w:pStyle w:val="NormalWeb"/>
        <w:spacing w:before="120" w:beforeAutospacing="0" w:after="120" w:afterAutospacing="0"/>
        <w:rPr>
          <w:ins w:id="698" w:author="usuario" w:date="2026-04-13T19:40:00Z"/>
          <w:rFonts w:ascii="Arial" w:hAnsi="Arial" w:cs="Arial"/>
          <w:color w:val="000000"/>
          <w:sz w:val="22"/>
          <w:szCs w:val="22"/>
        </w:rPr>
      </w:pPr>
      <w:ins w:id="699" w:author="usuario" w:date="2026-04-13T19:4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Clave Primaria: Numero_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Cama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700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2234FE" w:rsidRPr="00E97C5F" w14:paraId="74FAEFA5" w14:textId="77777777" w:rsidTr="00E97C5F">
        <w:trPr>
          <w:ins w:id="701" w:author="usuario" w:date="2026-04-13T19:40:00Z"/>
        </w:trPr>
        <w:tc>
          <w:tcPr>
            <w:tcW w:w="1597" w:type="dxa"/>
            <w:shd w:val="clear" w:color="auto" w:fill="00B0F0"/>
            <w:vAlign w:val="center"/>
          </w:tcPr>
          <w:p w14:paraId="58F0E596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02" w:author="usuario" w:date="2026-04-13T19:4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03" w:author="usuario" w:date="2026-04-13T19:4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2CA49D9C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04" w:author="usuario" w:date="2026-04-13T19:4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05" w:author="usuario" w:date="2026-04-13T19:4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423F35A6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06" w:author="usuario" w:date="2026-04-13T19:4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07" w:author="usuario" w:date="2026-04-13T19:4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0DFA0231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08" w:author="usuario" w:date="2026-04-13T19:4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09" w:author="usuario" w:date="2026-04-13T19:4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4B32BFF5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10" w:author="usuario" w:date="2026-04-13T19:4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11" w:author="usuario" w:date="2026-04-13T19:4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2234FE" w:rsidRPr="00E97C5F" w14:paraId="4AF0D235" w14:textId="77777777" w:rsidTr="00E97C5F">
        <w:trPr>
          <w:ins w:id="712" w:author="usuario" w:date="2026-04-13T19:40:00Z"/>
        </w:trPr>
        <w:tc>
          <w:tcPr>
            <w:tcW w:w="1597" w:type="dxa"/>
            <w:vAlign w:val="center"/>
          </w:tcPr>
          <w:p w14:paraId="59C87E62" w14:textId="5B0E0B96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13" w:author="usuario" w:date="2026-04-13T19:40:00Z"/>
                <w:rFonts w:ascii="Arial" w:hAnsi="Arial" w:cs="Arial"/>
                <w:color w:val="000000"/>
                <w:sz w:val="20"/>
                <w:szCs w:val="20"/>
              </w:rPr>
            </w:pPr>
            <w:ins w:id="714" w:author="usuario" w:date="2026-04-13T19:4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Numero_</w:t>
              </w:r>
            </w:ins>
            <w:ins w:id="715" w:author="usuario" w:date="2026-04-13T19:41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Cama</w:t>
              </w:r>
            </w:ins>
          </w:p>
        </w:tc>
        <w:tc>
          <w:tcPr>
            <w:tcW w:w="1280" w:type="dxa"/>
            <w:vAlign w:val="center"/>
          </w:tcPr>
          <w:p w14:paraId="7BA54FBD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16" w:author="usuario" w:date="2026-04-13T19:40:00Z"/>
                <w:rFonts w:ascii="Arial" w:hAnsi="Arial" w:cs="Arial"/>
                <w:color w:val="000000"/>
                <w:sz w:val="20"/>
                <w:szCs w:val="20"/>
              </w:rPr>
            </w:pPr>
            <w:ins w:id="717" w:author="usuario" w:date="2026-04-13T19:4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0FF0F335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18" w:author="usuario" w:date="2026-04-13T19:40:00Z"/>
                <w:rFonts w:ascii="Arial" w:hAnsi="Arial" w:cs="Arial"/>
                <w:color w:val="000000"/>
                <w:sz w:val="20"/>
                <w:szCs w:val="20"/>
              </w:rPr>
            </w:pPr>
            <w:ins w:id="719" w:author="usuario" w:date="2026-04-13T19:4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29AF0150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20" w:author="usuario" w:date="2026-04-13T19:40:00Z"/>
                <w:rFonts w:ascii="Arial" w:hAnsi="Arial" w:cs="Arial"/>
                <w:color w:val="000000"/>
                <w:sz w:val="20"/>
                <w:szCs w:val="20"/>
              </w:rPr>
            </w:pPr>
            <w:ins w:id="721" w:author="usuario" w:date="2026-04-13T19:40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39D2115C" w14:textId="6DDD5CAE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22" w:author="usuario" w:date="2026-04-13T19:40:00Z"/>
                <w:rFonts w:ascii="Calibri" w:hAnsi="Calibri" w:cs="Calibri"/>
                <w:color w:val="000000"/>
                <w:sz w:val="20"/>
                <w:szCs w:val="20"/>
              </w:rPr>
            </w:pPr>
            <w:ins w:id="723" w:author="usuario" w:date="2026-04-13T19:41:00Z">
              <w:r w:rsidRP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único de la cama</w:t>
              </w:r>
            </w:ins>
          </w:p>
        </w:tc>
      </w:tr>
      <w:tr w:rsidR="002234FE" w:rsidRPr="00E97C5F" w14:paraId="3D7852CE" w14:textId="77777777" w:rsidTr="00E97C5F">
        <w:trPr>
          <w:ins w:id="724" w:author="usuario" w:date="2026-04-13T19:40:00Z"/>
        </w:trPr>
        <w:tc>
          <w:tcPr>
            <w:tcW w:w="1597" w:type="dxa"/>
            <w:vAlign w:val="center"/>
          </w:tcPr>
          <w:p w14:paraId="13BD28A7" w14:textId="7745A49A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25" w:author="usuario" w:date="2026-04-13T19:4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26" w:author="usuario" w:date="2026-04-13T19:4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Numero_Piso</w:t>
              </w:r>
            </w:ins>
          </w:p>
        </w:tc>
        <w:tc>
          <w:tcPr>
            <w:tcW w:w="1280" w:type="dxa"/>
            <w:vAlign w:val="center"/>
          </w:tcPr>
          <w:p w14:paraId="5ACD49A3" w14:textId="32040930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27" w:author="usuario" w:date="2026-04-13T19:40:00Z"/>
                <w:rFonts w:ascii="Calibri" w:hAnsi="Calibri" w:cs="Calibri"/>
                <w:color w:val="000000"/>
                <w:sz w:val="20"/>
                <w:szCs w:val="20"/>
              </w:rPr>
            </w:pPr>
            <w:ins w:id="728" w:author="usuario" w:date="2026-04-13T19:4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108ECA2F" w14:textId="5D7077E7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29" w:author="usuario" w:date="2026-04-13T19:40:00Z"/>
                <w:rFonts w:ascii="Calibri" w:hAnsi="Calibri" w:cs="Calibri"/>
                <w:color w:val="000000"/>
                <w:sz w:val="20"/>
                <w:szCs w:val="20"/>
              </w:rPr>
            </w:pPr>
            <w:ins w:id="730" w:author="usuario" w:date="2026-04-13T19:4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50EF29FD" w14:textId="348E15E9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31" w:author="usuario" w:date="2026-04-13T19:40:00Z"/>
                <w:rFonts w:ascii="Calibri" w:hAnsi="Calibri" w:cs="Calibri"/>
                <w:color w:val="000000"/>
                <w:sz w:val="20"/>
                <w:szCs w:val="20"/>
              </w:rPr>
            </w:pPr>
            <w:ins w:id="732" w:author="usuario" w:date="2026-04-13T19:40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022AC29B" w14:textId="323ACECE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33" w:author="usuario" w:date="2026-04-13T19:40:00Z"/>
                <w:rFonts w:ascii="Calibri" w:hAnsi="Calibri" w:cs="Calibri"/>
                <w:color w:val="000000"/>
                <w:sz w:val="20"/>
                <w:szCs w:val="20"/>
              </w:rPr>
            </w:pPr>
            <w:ins w:id="734" w:author="usuario" w:date="2026-04-13T19:41:00Z">
              <w:r w:rsidRP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>Piso donde se encuentra la cama (FK).</w:t>
              </w:r>
            </w:ins>
          </w:p>
        </w:tc>
      </w:tr>
    </w:tbl>
    <w:p w14:paraId="56D855D3" w14:textId="2A451A62" w:rsidR="002234FE" w:rsidRDefault="002234FE">
      <w:pPr>
        <w:rPr>
          <w:ins w:id="735" w:author="usuario" w:date="2026-04-13T19:42:00Z"/>
          <w:lang w:val="es-AR"/>
        </w:rPr>
      </w:pPr>
    </w:p>
    <w:p w14:paraId="22C2C530" w14:textId="42521437" w:rsidR="002234FE" w:rsidRDefault="002234FE" w:rsidP="002234FE">
      <w:pPr>
        <w:pStyle w:val="NormalWeb"/>
        <w:spacing w:before="120" w:beforeAutospacing="0" w:after="120" w:afterAutospacing="0"/>
        <w:rPr>
          <w:ins w:id="736" w:author="usuario" w:date="2026-04-13T19:42:00Z"/>
          <w:rFonts w:ascii="Arial" w:hAnsi="Arial" w:cs="Arial"/>
          <w:b/>
          <w:bCs/>
          <w:color w:val="000000"/>
          <w:sz w:val="22"/>
          <w:szCs w:val="22"/>
        </w:rPr>
      </w:pPr>
      <w:ins w:id="737" w:author="usuario" w:date="2026-04-13T19:4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Hospital</w:t>
        </w:r>
      </w:ins>
    </w:p>
    <w:p w14:paraId="251392FD" w14:textId="60713066" w:rsidR="002234FE" w:rsidRPr="00E97C5F" w:rsidRDefault="002234FE" w:rsidP="002234FE">
      <w:pPr>
        <w:pStyle w:val="NormalWeb"/>
        <w:spacing w:before="120" w:beforeAutospacing="0" w:after="120" w:afterAutospacing="0"/>
        <w:rPr>
          <w:ins w:id="738" w:author="usuario" w:date="2026-04-13T19:42:00Z"/>
          <w:rFonts w:ascii="Arial" w:hAnsi="Arial" w:cs="Arial"/>
          <w:color w:val="000000"/>
          <w:sz w:val="22"/>
          <w:szCs w:val="22"/>
        </w:rPr>
      </w:pPr>
      <w:ins w:id="739" w:author="usuario" w:date="2026-04-13T19:4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ID_</w:t>
        </w:r>
      </w:ins>
      <w:ins w:id="740" w:author="usuario" w:date="2026-04-13T19:43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Hospital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7"/>
        <w:gridCol w:w="1280"/>
        <w:gridCol w:w="975"/>
        <w:gridCol w:w="1134"/>
        <w:gridCol w:w="4364"/>
        <w:tblGridChange w:id="741">
          <w:tblGrid>
            <w:gridCol w:w="1597"/>
            <w:gridCol w:w="1280"/>
            <w:gridCol w:w="975"/>
            <w:gridCol w:w="1134"/>
            <w:gridCol w:w="4364"/>
          </w:tblGrid>
        </w:tblGridChange>
      </w:tblGrid>
      <w:tr w:rsidR="002234FE" w:rsidRPr="00E97C5F" w14:paraId="522281FD" w14:textId="77777777" w:rsidTr="00E97C5F">
        <w:trPr>
          <w:ins w:id="742" w:author="usuario" w:date="2026-04-13T19:42:00Z"/>
        </w:trPr>
        <w:tc>
          <w:tcPr>
            <w:tcW w:w="1597" w:type="dxa"/>
            <w:shd w:val="clear" w:color="auto" w:fill="00B0F0"/>
            <w:vAlign w:val="center"/>
          </w:tcPr>
          <w:p w14:paraId="7AFAB17F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43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44" w:author="usuario" w:date="2026-04-13T19:4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80" w:type="dxa"/>
            <w:shd w:val="clear" w:color="auto" w:fill="00B0F0"/>
            <w:vAlign w:val="center"/>
          </w:tcPr>
          <w:p w14:paraId="7E78612D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45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46" w:author="usuario" w:date="2026-04-13T19:4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5" w:type="dxa"/>
            <w:shd w:val="clear" w:color="auto" w:fill="00B0F0"/>
            <w:vAlign w:val="center"/>
          </w:tcPr>
          <w:p w14:paraId="6B34E7EB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47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48" w:author="usuario" w:date="2026-04-13T19:4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34" w:type="dxa"/>
            <w:shd w:val="clear" w:color="auto" w:fill="00B0F0"/>
            <w:vAlign w:val="center"/>
          </w:tcPr>
          <w:p w14:paraId="67B203DA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49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50" w:author="usuario" w:date="2026-04-13T19:4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364" w:type="dxa"/>
            <w:shd w:val="clear" w:color="auto" w:fill="00B0F0"/>
            <w:vAlign w:val="center"/>
          </w:tcPr>
          <w:p w14:paraId="334AA82C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751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52" w:author="usuario" w:date="2026-04-13T19:4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2234FE" w:rsidRPr="00E97C5F" w14:paraId="0AA12EB1" w14:textId="77777777" w:rsidTr="00E97C5F">
        <w:trPr>
          <w:ins w:id="753" w:author="usuario" w:date="2026-04-13T19:42:00Z"/>
        </w:trPr>
        <w:tc>
          <w:tcPr>
            <w:tcW w:w="1597" w:type="dxa"/>
            <w:vAlign w:val="center"/>
          </w:tcPr>
          <w:p w14:paraId="10E1B73B" w14:textId="30CDEC0F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54" w:author="usuario" w:date="2026-04-13T19:42:00Z"/>
                <w:rFonts w:ascii="Arial" w:hAnsi="Arial" w:cs="Arial"/>
                <w:color w:val="000000"/>
                <w:sz w:val="20"/>
                <w:szCs w:val="20"/>
              </w:rPr>
            </w:pPr>
            <w:ins w:id="755" w:author="usuario" w:date="2026-04-13T19:43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ID_Hospital</w:t>
              </w:r>
            </w:ins>
          </w:p>
        </w:tc>
        <w:tc>
          <w:tcPr>
            <w:tcW w:w="1280" w:type="dxa"/>
            <w:vAlign w:val="center"/>
          </w:tcPr>
          <w:p w14:paraId="3E3F10A0" w14:textId="1474BD49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56" w:author="usuario" w:date="2026-04-13T19:42:00Z"/>
                <w:rFonts w:ascii="Arial" w:hAnsi="Arial" w:cs="Arial"/>
                <w:color w:val="000000"/>
                <w:sz w:val="20"/>
                <w:szCs w:val="20"/>
              </w:rPr>
            </w:pPr>
            <w:ins w:id="757" w:author="usuario" w:date="2026-04-13T19:4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146D9AD3" w14:textId="39126E74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58" w:author="usuario" w:date="2026-04-13T19:42:00Z"/>
                <w:rFonts w:ascii="Arial" w:hAnsi="Arial" w:cs="Arial"/>
                <w:color w:val="000000"/>
                <w:sz w:val="20"/>
                <w:szCs w:val="20"/>
              </w:rPr>
            </w:pPr>
            <w:ins w:id="759" w:author="usuario" w:date="2026-04-13T19:43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4BD95C2E" w14:textId="6DA9E6D8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60" w:author="usuario" w:date="2026-04-13T19:42:00Z"/>
                <w:rFonts w:ascii="Arial" w:hAnsi="Arial" w:cs="Arial"/>
                <w:color w:val="000000"/>
                <w:sz w:val="20"/>
                <w:szCs w:val="20"/>
              </w:rPr>
            </w:pPr>
            <w:ins w:id="761" w:author="usuario" w:date="2026-04-13T19:43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6CB22E25" w14:textId="314EF814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62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63" w:author="usuario" w:date="2026-04-13T19:43:00Z">
              <w:r w:rsidRP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único del hospital</w:t>
              </w:r>
            </w:ins>
          </w:p>
        </w:tc>
      </w:tr>
      <w:tr w:rsidR="002234FE" w:rsidRPr="00E97C5F" w14:paraId="2D3569DB" w14:textId="77777777" w:rsidTr="00E97C5F">
        <w:trPr>
          <w:ins w:id="764" w:author="usuario" w:date="2026-04-13T19:42:00Z"/>
        </w:trPr>
        <w:tc>
          <w:tcPr>
            <w:tcW w:w="1597" w:type="dxa"/>
            <w:vAlign w:val="center"/>
          </w:tcPr>
          <w:p w14:paraId="6488E97B" w14:textId="15AE18BE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65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66" w:author="usuario" w:date="2026-04-13T19:4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Nombre</w:t>
              </w:r>
            </w:ins>
          </w:p>
        </w:tc>
        <w:tc>
          <w:tcPr>
            <w:tcW w:w="1280" w:type="dxa"/>
            <w:vAlign w:val="center"/>
          </w:tcPr>
          <w:p w14:paraId="737201D3" w14:textId="0B36B1FA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67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68" w:author="usuario" w:date="2026-04-13T19:4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 (50)</w:t>
              </w:r>
            </w:ins>
          </w:p>
        </w:tc>
        <w:tc>
          <w:tcPr>
            <w:tcW w:w="975" w:type="dxa"/>
            <w:vAlign w:val="center"/>
          </w:tcPr>
          <w:p w14:paraId="77BCFC4D" w14:textId="2D1A058C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69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70" w:author="usuario" w:date="2026-04-13T19:4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28281188" w14:textId="5672F0EA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71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72" w:author="usuario" w:date="2026-04-13T19:4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2435561D" w14:textId="19C79C76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73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74" w:author="usuario" w:date="2026-04-13T19:4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Nombre del Hospital </w:t>
              </w:r>
            </w:ins>
          </w:p>
        </w:tc>
      </w:tr>
      <w:tr w:rsidR="002234FE" w:rsidRPr="00E97C5F" w14:paraId="15CA1455" w14:textId="77777777" w:rsidTr="00E97C5F">
        <w:trPr>
          <w:ins w:id="775" w:author="usuario" w:date="2026-04-13T19:42:00Z"/>
        </w:trPr>
        <w:tc>
          <w:tcPr>
            <w:tcW w:w="1597" w:type="dxa"/>
            <w:vAlign w:val="center"/>
          </w:tcPr>
          <w:p w14:paraId="752ACFCC" w14:textId="46F9627F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76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777" w:author="usuario" w:date="2026-04-13T19:44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Dirección</w:t>
              </w:r>
            </w:ins>
          </w:p>
        </w:tc>
        <w:tc>
          <w:tcPr>
            <w:tcW w:w="1280" w:type="dxa"/>
            <w:vAlign w:val="center"/>
          </w:tcPr>
          <w:p w14:paraId="0672ABC4" w14:textId="3E0FF926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78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79" w:author="usuario" w:date="2026-04-13T19:4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 (50)</w:t>
              </w:r>
            </w:ins>
          </w:p>
        </w:tc>
        <w:tc>
          <w:tcPr>
            <w:tcW w:w="975" w:type="dxa"/>
            <w:vAlign w:val="center"/>
          </w:tcPr>
          <w:p w14:paraId="78342BFB" w14:textId="7EC3C186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80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81" w:author="usuario" w:date="2026-04-13T19:4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04883BB7" w14:textId="691B96B6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82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83" w:author="usuario" w:date="2026-04-13T19:44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364" w:type="dxa"/>
            <w:vAlign w:val="center"/>
          </w:tcPr>
          <w:p w14:paraId="796794F3" w14:textId="5159A1F7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84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85" w:author="usuario" w:date="2026-04-13T19:4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Ubicación del hospital</w:t>
              </w:r>
            </w:ins>
          </w:p>
        </w:tc>
      </w:tr>
      <w:tr w:rsidR="002234FE" w:rsidRPr="00E97C5F" w14:paraId="70057C0D" w14:textId="77777777" w:rsidTr="00E97C5F">
        <w:trPr>
          <w:ins w:id="786" w:author="usuario" w:date="2026-04-13T19:42:00Z"/>
        </w:trPr>
        <w:tc>
          <w:tcPr>
            <w:tcW w:w="1597" w:type="dxa"/>
            <w:vAlign w:val="center"/>
          </w:tcPr>
          <w:p w14:paraId="047AC3A5" w14:textId="5048C8A8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87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88" w:author="usuario" w:date="2026-04-13T19:45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</w:t>
              </w:r>
            </w:ins>
          </w:p>
        </w:tc>
        <w:tc>
          <w:tcPr>
            <w:tcW w:w="1280" w:type="dxa"/>
            <w:vAlign w:val="center"/>
          </w:tcPr>
          <w:p w14:paraId="74B03E58" w14:textId="36C07477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89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90" w:author="usuario" w:date="2026-04-13T19:45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 (50)</w:t>
              </w:r>
            </w:ins>
          </w:p>
        </w:tc>
        <w:tc>
          <w:tcPr>
            <w:tcW w:w="975" w:type="dxa"/>
            <w:vAlign w:val="center"/>
          </w:tcPr>
          <w:p w14:paraId="2854B905" w14:textId="254B2993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91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92" w:author="usuario" w:date="2026-04-13T19:45:00Z">
              <w:r w:rsidRPr="00E97C5F"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4FBF1C64" w14:textId="77777777" w:rsidR="002234FE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93" w:author="usuario" w:date="2026-04-13T19:45:00Z"/>
                <w:rFonts w:ascii="Calibri" w:hAnsi="Calibri" w:cs="Calibri"/>
                <w:color w:val="000000"/>
                <w:sz w:val="20"/>
                <w:szCs w:val="20"/>
              </w:rPr>
            </w:pPr>
            <w:ins w:id="794" w:author="usuario" w:date="2026-04-13T19:4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Publico</w:t>
              </w:r>
            </w:ins>
          </w:p>
          <w:p w14:paraId="554AC2D1" w14:textId="0CA14851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95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96" w:author="usuario" w:date="2026-04-13T19:4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Privado</w:t>
              </w:r>
            </w:ins>
          </w:p>
        </w:tc>
        <w:tc>
          <w:tcPr>
            <w:tcW w:w="4364" w:type="dxa"/>
            <w:vAlign w:val="center"/>
          </w:tcPr>
          <w:p w14:paraId="3020A923" w14:textId="102F518C" w:rsidR="002234FE" w:rsidRPr="00E97C5F" w:rsidRDefault="002234FE" w:rsidP="002234FE">
            <w:pPr>
              <w:pStyle w:val="NormalWeb"/>
              <w:spacing w:before="120" w:beforeAutospacing="0" w:after="120" w:afterAutospacing="0"/>
              <w:jc w:val="center"/>
              <w:rPr>
                <w:ins w:id="797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798" w:author="usuario" w:date="2026-04-13T19:45:00Z">
              <w:r w:rsidRP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>Tipo de gestión del hospital</w:t>
              </w:r>
            </w:ins>
          </w:p>
        </w:tc>
      </w:tr>
      <w:tr w:rsidR="002234FE" w:rsidRPr="00E97C5F" w14:paraId="64C856C2" w14:textId="77777777" w:rsidTr="00E97C5F">
        <w:trPr>
          <w:ins w:id="799" w:author="usuario" w:date="2026-04-13T19:42:00Z"/>
        </w:trPr>
        <w:tc>
          <w:tcPr>
            <w:tcW w:w="1597" w:type="dxa"/>
            <w:vAlign w:val="center"/>
          </w:tcPr>
          <w:p w14:paraId="1D7504D9" w14:textId="1D057591" w:rsidR="002234FE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00" w:author="usuario" w:date="2026-04-13T19:42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801" w:author="usuario" w:date="2026-04-13T19:45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Capacidad</w:t>
              </w:r>
            </w:ins>
          </w:p>
        </w:tc>
        <w:tc>
          <w:tcPr>
            <w:tcW w:w="1280" w:type="dxa"/>
            <w:vAlign w:val="center"/>
          </w:tcPr>
          <w:p w14:paraId="2D47B1B4" w14:textId="43BC13F4" w:rsidR="002234FE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02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803" w:author="usuario" w:date="2026-04-13T19:4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</w:t>
              </w:r>
            </w:ins>
          </w:p>
        </w:tc>
        <w:tc>
          <w:tcPr>
            <w:tcW w:w="975" w:type="dxa"/>
            <w:vAlign w:val="center"/>
          </w:tcPr>
          <w:p w14:paraId="32791B10" w14:textId="77777777" w:rsidR="002234FE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04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805" w:author="usuario" w:date="2026-04-13T19:4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34" w:type="dxa"/>
            <w:vAlign w:val="center"/>
          </w:tcPr>
          <w:p w14:paraId="6B0FF207" w14:textId="77777777" w:rsidR="002234FE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06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364" w:type="dxa"/>
            <w:vAlign w:val="center"/>
          </w:tcPr>
          <w:p w14:paraId="5DC4DFBE" w14:textId="282B5F0C" w:rsidR="002234FE" w:rsidRPr="00141463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07" w:author="usuario" w:date="2026-04-13T19:42:00Z"/>
                <w:rFonts w:ascii="Calibri" w:hAnsi="Calibri" w:cs="Calibri"/>
                <w:color w:val="000000"/>
                <w:sz w:val="20"/>
                <w:szCs w:val="20"/>
              </w:rPr>
            </w:pPr>
            <w:ins w:id="808" w:author="usuario" w:date="2026-04-13T19:46:00Z">
              <w:r w:rsidRPr="002234FE">
                <w:rPr>
                  <w:rFonts w:ascii="Calibri" w:hAnsi="Calibri" w:cs="Calibri"/>
                  <w:color w:val="000000"/>
                  <w:sz w:val="20"/>
                  <w:szCs w:val="20"/>
                </w:rPr>
                <w:t>Cantidad máxima de pacientes/camas</w:t>
              </w:r>
            </w:ins>
          </w:p>
        </w:tc>
      </w:tr>
    </w:tbl>
    <w:p w14:paraId="3811DA40" w14:textId="00ED4800" w:rsidR="002234FE" w:rsidRDefault="002234FE">
      <w:pPr>
        <w:rPr>
          <w:ins w:id="809" w:author="usuario" w:date="2026-04-13T19:47:00Z"/>
          <w:lang w:val="es-AR"/>
        </w:rPr>
      </w:pPr>
    </w:p>
    <w:p w14:paraId="065CC4AC" w14:textId="0DD2C5D4" w:rsidR="002234FE" w:rsidRDefault="002234FE" w:rsidP="002234FE">
      <w:pPr>
        <w:pStyle w:val="NormalWeb"/>
        <w:spacing w:before="120" w:beforeAutospacing="0" w:after="120" w:afterAutospacing="0"/>
        <w:rPr>
          <w:ins w:id="810" w:author="usuario" w:date="2026-04-13T19:47:00Z"/>
          <w:rFonts w:ascii="Arial" w:hAnsi="Arial" w:cs="Arial"/>
          <w:b/>
          <w:bCs/>
          <w:color w:val="000000"/>
          <w:sz w:val="22"/>
          <w:szCs w:val="22"/>
        </w:rPr>
      </w:pPr>
      <w:ins w:id="811" w:author="usuario" w:date="2026-04-13T19:47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 w:rsidR="006C5B3D"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Diagnostico </w:t>
        </w:r>
      </w:ins>
    </w:p>
    <w:p w14:paraId="2FF1AABD" w14:textId="711128A4" w:rsidR="002234FE" w:rsidRPr="00E97C5F" w:rsidRDefault="002234FE" w:rsidP="002234FE">
      <w:pPr>
        <w:pStyle w:val="NormalWeb"/>
        <w:spacing w:before="120" w:beforeAutospacing="0" w:after="120" w:afterAutospacing="0"/>
        <w:rPr>
          <w:ins w:id="812" w:author="usuario" w:date="2026-04-13T19:47:00Z"/>
          <w:rFonts w:ascii="Arial" w:hAnsi="Arial" w:cs="Arial"/>
          <w:color w:val="000000"/>
          <w:sz w:val="22"/>
          <w:szCs w:val="22"/>
        </w:rPr>
      </w:pPr>
      <w:ins w:id="813" w:author="usuario" w:date="2026-04-13T19:47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</w:t>
        </w:r>
        <w:r w:rsidR="006C5B3D"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Num_Diagnostico 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1"/>
        <w:gridCol w:w="1267"/>
        <w:gridCol w:w="973"/>
        <w:gridCol w:w="1128"/>
        <w:gridCol w:w="4291"/>
        <w:tblGridChange w:id="814">
          <w:tblGrid>
            <w:gridCol w:w="1691"/>
            <w:gridCol w:w="1267"/>
            <w:gridCol w:w="973"/>
            <w:gridCol w:w="1128"/>
            <w:gridCol w:w="4291"/>
          </w:tblGrid>
        </w:tblGridChange>
      </w:tblGrid>
      <w:tr w:rsidR="002234FE" w:rsidRPr="00E97C5F" w14:paraId="625FE863" w14:textId="77777777" w:rsidTr="006C5B3D">
        <w:trPr>
          <w:ins w:id="815" w:author="usuario" w:date="2026-04-13T19:47:00Z"/>
        </w:trPr>
        <w:tc>
          <w:tcPr>
            <w:tcW w:w="1691" w:type="dxa"/>
            <w:shd w:val="clear" w:color="auto" w:fill="00B0F0"/>
            <w:vAlign w:val="center"/>
          </w:tcPr>
          <w:p w14:paraId="652FED99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16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17" w:author="usuario" w:date="2026-04-13T19:47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67" w:type="dxa"/>
            <w:shd w:val="clear" w:color="auto" w:fill="00B0F0"/>
            <w:vAlign w:val="center"/>
          </w:tcPr>
          <w:p w14:paraId="7ABAF7B8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18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19" w:author="usuario" w:date="2026-04-13T19:47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3" w:type="dxa"/>
            <w:shd w:val="clear" w:color="auto" w:fill="00B0F0"/>
            <w:vAlign w:val="center"/>
          </w:tcPr>
          <w:p w14:paraId="71BE58AF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20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21" w:author="usuario" w:date="2026-04-13T19:47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28" w:type="dxa"/>
            <w:shd w:val="clear" w:color="auto" w:fill="00B0F0"/>
            <w:vAlign w:val="center"/>
          </w:tcPr>
          <w:p w14:paraId="2E5D21BE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22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23" w:author="usuario" w:date="2026-04-13T19:47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291" w:type="dxa"/>
            <w:shd w:val="clear" w:color="auto" w:fill="00B0F0"/>
            <w:vAlign w:val="center"/>
          </w:tcPr>
          <w:p w14:paraId="45E44CB7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24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25" w:author="usuario" w:date="2026-04-13T19:47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2234FE" w:rsidRPr="00E97C5F" w14:paraId="0D3D8EC5" w14:textId="77777777" w:rsidTr="006C5B3D">
        <w:trPr>
          <w:ins w:id="826" w:author="usuario" w:date="2026-04-13T19:47:00Z"/>
        </w:trPr>
        <w:tc>
          <w:tcPr>
            <w:tcW w:w="1691" w:type="dxa"/>
            <w:vAlign w:val="center"/>
          </w:tcPr>
          <w:p w14:paraId="14630AFD" w14:textId="49D977B7" w:rsidR="002234FE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27" w:author="usuario" w:date="2026-04-13T19:47:00Z"/>
                <w:rFonts w:ascii="Arial" w:hAnsi="Arial" w:cs="Arial"/>
                <w:color w:val="000000"/>
                <w:sz w:val="20"/>
                <w:szCs w:val="20"/>
              </w:rPr>
            </w:pPr>
            <w:ins w:id="828" w:author="usuario" w:date="2026-04-13T19:47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Num_Diagnostico</w:t>
              </w:r>
            </w:ins>
          </w:p>
        </w:tc>
        <w:tc>
          <w:tcPr>
            <w:tcW w:w="1267" w:type="dxa"/>
            <w:vAlign w:val="center"/>
          </w:tcPr>
          <w:p w14:paraId="36A94A67" w14:textId="60D4EFDD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29" w:author="usuario" w:date="2026-04-13T19:47:00Z"/>
                <w:rFonts w:ascii="Arial" w:hAnsi="Arial" w:cs="Arial"/>
                <w:color w:val="000000"/>
                <w:sz w:val="20"/>
                <w:szCs w:val="20"/>
              </w:rPr>
            </w:pPr>
            <w:ins w:id="830" w:author="usuario" w:date="2026-04-13T19:47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 xml:space="preserve">INT </w:t>
              </w:r>
            </w:ins>
          </w:p>
        </w:tc>
        <w:tc>
          <w:tcPr>
            <w:tcW w:w="973" w:type="dxa"/>
            <w:vAlign w:val="center"/>
          </w:tcPr>
          <w:p w14:paraId="179817A1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31" w:author="usuario" w:date="2026-04-13T19:47:00Z"/>
                <w:rFonts w:ascii="Arial" w:hAnsi="Arial" w:cs="Arial"/>
                <w:color w:val="000000"/>
                <w:sz w:val="20"/>
                <w:szCs w:val="20"/>
              </w:rPr>
            </w:pPr>
            <w:ins w:id="832" w:author="usuario" w:date="2026-04-13T19:4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28" w:type="dxa"/>
            <w:vAlign w:val="center"/>
          </w:tcPr>
          <w:p w14:paraId="40CF3688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33" w:author="usuario" w:date="2026-04-13T19:47:00Z"/>
                <w:rFonts w:ascii="Arial" w:hAnsi="Arial" w:cs="Arial"/>
                <w:color w:val="000000"/>
                <w:sz w:val="20"/>
                <w:szCs w:val="20"/>
              </w:rPr>
            </w:pPr>
            <w:ins w:id="834" w:author="usuario" w:date="2026-04-13T19:4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91" w:type="dxa"/>
            <w:vAlign w:val="center"/>
          </w:tcPr>
          <w:p w14:paraId="686BDE57" w14:textId="6293EBCD" w:rsidR="002234FE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35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36" w:author="usuario" w:date="2026-04-13T19:47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único del diagnóstico.</w:t>
              </w:r>
            </w:ins>
          </w:p>
        </w:tc>
      </w:tr>
      <w:tr w:rsidR="006C5B3D" w:rsidRPr="00E97C5F" w14:paraId="597D5F58" w14:textId="77777777" w:rsidTr="006C5B3D">
        <w:trPr>
          <w:ins w:id="837" w:author="usuario" w:date="2026-04-13T19:47:00Z"/>
        </w:trPr>
        <w:tc>
          <w:tcPr>
            <w:tcW w:w="1691" w:type="dxa"/>
            <w:vAlign w:val="center"/>
          </w:tcPr>
          <w:p w14:paraId="0D9AC2E8" w14:textId="0CBE0E7D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38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39" w:author="usuario" w:date="2026-04-13T19:47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DNI</w:t>
              </w:r>
            </w:ins>
            <w:ins w:id="840" w:author="usuario" w:date="2026-04-13T19:48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_Paciente</w:t>
              </w:r>
            </w:ins>
          </w:p>
        </w:tc>
        <w:tc>
          <w:tcPr>
            <w:tcW w:w="1267" w:type="dxa"/>
            <w:vAlign w:val="center"/>
          </w:tcPr>
          <w:p w14:paraId="0533FF9F" w14:textId="544409CC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41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42" w:author="usuario" w:date="2026-04-13T19:4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73" w:type="dxa"/>
            <w:vAlign w:val="center"/>
          </w:tcPr>
          <w:p w14:paraId="36E23939" w14:textId="05A73A70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43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44" w:author="usuario" w:date="2026-04-13T19:4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28" w:type="dxa"/>
            <w:vAlign w:val="center"/>
          </w:tcPr>
          <w:p w14:paraId="1FBA1DF8" w14:textId="29D79DA9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45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46" w:author="usuario" w:date="2026-04-13T19:4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91" w:type="dxa"/>
            <w:vAlign w:val="center"/>
          </w:tcPr>
          <w:p w14:paraId="421C79E7" w14:textId="06227AB2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47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48" w:author="usuario" w:date="2026-04-13T19:48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Paciente al que corresponde el diagnóstico (FK).</w:t>
              </w:r>
            </w:ins>
          </w:p>
        </w:tc>
      </w:tr>
      <w:tr w:rsidR="006C5B3D" w:rsidRPr="00E97C5F" w14:paraId="5AB7F9EE" w14:textId="77777777" w:rsidTr="006C5B3D">
        <w:trPr>
          <w:ins w:id="849" w:author="usuario" w:date="2026-04-13T19:47:00Z"/>
        </w:trPr>
        <w:tc>
          <w:tcPr>
            <w:tcW w:w="1691" w:type="dxa"/>
            <w:vAlign w:val="center"/>
          </w:tcPr>
          <w:p w14:paraId="39BF974C" w14:textId="233463A1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50" w:author="usuario" w:date="2026-04-13T19:47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51" w:author="usuario" w:date="2026-04-13T19:48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DNI_Medico</w:t>
              </w:r>
            </w:ins>
          </w:p>
        </w:tc>
        <w:tc>
          <w:tcPr>
            <w:tcW w:w="1267" w:type="dxa"/>
            <w:vAlign w:val="center"/>
          </w:tcPr>
          <w:p w14:paraId="061C20C5" w14:textId="1EF1C253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52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53" w:author="usuario" w:date="2026-04-13T19:4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73" w:type="dxa"/>
            <w:vAlign w:val="center"/>
          </w:tcPr>
          <w:p w14:paraId="0021D719" w14:textId="37443B7A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54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55" w:author="usuario" w:date="2026-04-13T19:4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28" w:type="dxa"/>
            <w:vAlign w:val="center"/>
          </w:tcPr>
          <w:p w14:paraId="2D459008" w14:textId="5BA9D96C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56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57" w:author="usuario" w:date="2026-04-13T19:48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91" w:type="dxa"/>
            <w:vAlign w:val="center"/>
          </w:tcPr>
          <w:p w14:paraId="60B3545A" w14:textId="3A33F7B0" w:rsidR="006C5B3D" w:rsidRPr="00E97C5F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858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59" w:author="usuario" w:date="2026-04-13T19:48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Médico que realiza el diagnóstico (FK)</w:t>
              </w:r>
            </w:ins>
          </w:p>
        </w:tc>
      </w:tr>
      <w:tr w:rsidR="002234FE" w:rsidRPr="00E97C5F" w14:paraId="14ECA8A4" w14:textId="77777777" w:rsidTr="006C5B3D">
        <w:trPr>
          <w:ins w:id="860" w:author="usuario" w:date="2026-04-13T19:47:00Z"/>
        </w:trPr>
        <w:tc>
          <w:tcPr>
            <w:tcW w:w="1691" w:type="dxa"/>
            <w:vAlign w:val="center"/>
          </w:tcPr>
          <w:p w14:paraId="5EFBF541" w14:textId="280559CA" w:rsidR="002234FE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61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62" w:author="usuario" w:date="2026-04-13T19:48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Descripción</w:t>
              </w:r>
            </w:ins>
          </w:p>
        </w:tc>
        <w:tc>
          <w:tcPr>
            <w:tcW w:w="1267" w:type="dxa"/>
            <w:vAlign w:val="center"/>
          </w:tcPr>
          <w:p w14:paraId="02FC97A2" w14:textId="112F83E7" w:rsidR="002234FE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63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64" w:author="usuario" w:date="2026-04-13T19:49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(255) o TEXT</w:t>
              </w:r>
            </w:ins>
          </w:p>
        </w:tc>
        <w:tc>
          <w:tcPr>
            <w:tcW w:w="973" w:type="dxa"/>
            <w:vAlign w:val="center"/>
          </w:tcPr>
          <w:p w14:paraId="2F51CD3D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65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66" w:author="usuario" w:date="2026-04-13T19:4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28" w:type="dxa"/>
            <w:vAlign w:val="center"/>
          </w:tcPr>
          <w:p w14:paraId="703B5728" w14:textId="77777777" w:rsidR="002234FE" w:rsidRPr="00E97C5F" w:rsidRDefault="002234FE" w:rsidP="00E97C5F">
            <w:pPr>
              <w:pStyle w:val="NormalWeb"/>
              <w:spacing w:before="120" w:beforeAutospacing="0" w:after="120" w:afterAutospacing="0"/>
              <w:jc w:val="center"/>
              <w:rPr>
                <w:ins w:id="867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68" w:author="usuario" w:date="2026-04-13T19:47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91" w:type="dxa"/>
            <w:vAlign w:val="center"/>
          </w:tcPr>
          <w:p w14:paraId="2F8B7AA4" w14:textId="5787A80F" w:rsidR="002234FE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69" w:author="usuario" w:date="2026-04-13T19:47:00Z"/>
                <w:rFonts w:ascii="Calibri" w:hAnsi="Calibri" w:cs="Calibri"/>
                <w:color w:val="000000"/>
                <w:sz w:val="20"/>
                <w:szCs w:val="20"/>
              </w:rPr>
            </w:pPr>
            <w:ins w:id="870" w:author="usuario" w:date="2026-04-13T19:49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Detalle del diagnóstico realizado</w:t>
              </w:r>
            </w:ins>
          </w:p>
        </w:tc>
      </w:tr>
    </w:tbl>
    <w:p w14:paraId="29EFE31F" w14:textId="3DE502C0" w:rsidR="002234FE" w:rsidRDefault="002234FE">
      <w:pPr>
        <w:rPr>
          <w:ins w:id="871" w:author="usuario" w:date="2026-04-13T19:49:00Z"/>
          <w:lang w:val="es-AR"/>
        </w:rPr>
      </w:pPr>
    </w:p>
    <w:p w14:paraId="15A74536" w14:textId="77777777" w:rsidR="006C5B3D" w:rsidRDefault="006C5B3D">
      <w:pPr>
        <w:rPr>
          <w:ins w:id="872" w:author="usuario" w:date="2026-04-13T19:49:00Z"/>
          <w:lang w:val="es-AR"/>
        </w:rPr>
      </w:pPr>
    </w:p>
    <w:p w14:paraId="49DC223A" w14:textId="08F6E0FD" w:rsidR="006C5B3D" w:rsidRDefault="006C5B3D" w:rsidP="006C5B3D">
      <w:pPr>
        <w:pStyle w:val="NormalWeb"/>
        <w:spacing w:before="120" w:beforeAutospacing="0" w:after="120" w:afterAutospacing="0"/>
        <w:rPr>
          <w:ins w:id="873" w:author="usuario" w:date="2026-04-13T19:49:00Z"/>
          <w:rFonts w:ascii="Arial" w:hAnsi="Arial" w:cs="Arial"/>
          <w:b/>
          <w:bCs/>
          <w:color w:val="000000"/>
          <w:sz w:val="22"/>
          <w:szCs w:val="22"/>
        </w:rPr>
      </w:pPr>
      <w:ins w:id="874" w:author="usuario" w:date="2026-04-13T19:49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lastRenderedPageBreak/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Prescripción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</w:t>
        </w:r>
      </w:ins>
    </w:p>
    <w:p w14:paraId="1D19DB52" w14:textId="5CA418F8" w:rsidR="006C5B3D" w:rsidRPr="00E97C5F" w:rsidRDefault="006C5B3D" w:rsidP="006C5B3D">
      <w:pPr>
        <w:pStyle w:val="NormalWeb"/>
        <w:spacing w:before="120" w:beforeAutospacing="0" w:after="120" w:afterAutospacing="0"/>
        <w:rPr>
          <w:ins w:id="875" w:author="usuario" w:date="2026-04-13T19:49:00Z"/>
          <w:rFonts w:ascii="Arial" w:hAnsi="Arial" w:cs="Arial"/>
          <w:color w:val="000000"/>
          <w:sz w:val="22"/>
          <w:szCs w:val="22"/>
        </w:rPr>
      </w:pPr>
      <w:ins w:id="876" w:author="usuario" w:date="2026-04-13T19:49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Clave Primaria: Num_</w:t>
        </w:r>
      </w:ins>
      <w:ins w:id="877" w:author="usuario" w:date="2026-04-13T19:5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Prescripcion </w:t>
        </w:r>
      </w:ins>
      <w:ins w:id="878" w:author="usuario" w:date="2026-04-13T19:49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1255"/>
        <w:gridCol w:w="969"/>
        <w:gridCol w:w="1153"/>
        <w:gridCol w:w="4158"/>
        <w:tblGridChange w:id="879">
          <w:tblGrid>
            <w:gridCol w:w="1815"/>
            <w:gridCol w:w="1255"/>
            <w:gridCol w:w="969"/>
            <w:gridCol w:w="1153"/>
            <w:gridCol w:w="4158"/>
          </w:tblGrid>
        </w:tblGridChange>
      </w:tblGrid>
      <w:tr w:rsidR="006C5B3D" w:rsidRPr="00E97C5F" w14:paraId="1DBDDB58" w14:textId="77777777" w:rsidTr="006C5B3D">
        <w:trPr>
          <w:ins w:id="880" w:author="usuario" w:date="2026-04-13T19:49:00Z"/>
        </w:trPr>
        <w:tc>
          <w:tcPr>
            <w:tcW w:w="1735" w:type="dxa"/>
            <w:shd w:val="clear" w:color="auto" w:fill="00B0F0"/>
            <w:vAlign w:val="center"/>
          </w:tcPr>
          <w:p w14:paraId="03FFA0E0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81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82" w:author="usuario" w:date="2026-04-13T19:49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62" w:type="dxa"/>
            <w:shd w:val="clear" w:color="auto" w:fill="00B0F0"/>
            <w:vAlign w:val="center"/>
          </w:tcPr>
          <w:p w14:paraId="00CB5AD1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83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84" w:author="usuario" w:date="2026-04-13T19:49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71" w:type="dxa"/>
            <w:shd w:val="clear" w:color="auto" w:fill="00B0F0"/>
            <w:vAlign w:val="center"/>
          </w:tcPr>
          <w:p w14:paraId="1467A233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85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86" w:author="usuario" w:date="2026-04-13T19:49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53" w:type="dxa"/>
            <w:shd w:val="clear" w:color="auto" w:fill="00B0F0"/>
            <w:vAlign w:val="center"/>
          </w:tcPr>
          <w:p w14:paraId="66C640B0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87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88" w:author="usuario" w:date="2026-04-13T19:49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229" w:type="dxa"/>
            <w:shd w:val="clear" w:color="auto" w:fill="00B0F0"/>
            <w:vAlign w:val="center"/>
          </w:tcPr>
          <w:p w14:paraId="5EAC9430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89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890" w:author="usuario" w:date="2026-04-13T19:49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6C5B3D" w:rsidRPr="00E97C5F" w14:paraId="77B5CF0B" w14:textId="77777777" w:rsidTr="006C5B3D">
        <w:trPr>
          <w:ins w:id="891" w:author="usuario" w:date="2026-04-13T19:49:00Z"/>
        </w:trPr>
        <w:tc>
          <w:tcPr>
            <w:tcW w:w="1735" w:type="dxa"/>
            <w:vAlign w:val="center"/>
          </w:tcPr>
          <w:p w14:paraId="179473A5" w14:textId="22E33CDC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92" w:author="usuario" w:date="2026-04-13T19:49:00Z"/>
                <w:rFonts w:ascii="Arial" w:hAnsi="Arial" w:cs="Arial"/>
                <w:color w:val="000000"/>
                <w:sz w:val="20"/>
                <w:szCs w:val="20"/>
              </w:rPr>
            </w:pPr>
            <w:ins w:id="893" w:author="usuario" w:date="2026-04-13T19:49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Num_</w:t>
              </w:r>
            </w:ins>
            <w:ins w:id="894" w:author="usuario" w:date="2026-04-13T19:5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Prescripcion</w:t>
              </w:r>
            </w:ins>
          </w:p>
        </w:tc>
        <w:tc>
          <w:tcPr>
            <w:tcW w:w="1262" w:type="dxa"/>
            <w:vAlign w:val="center"/>
          </w:tcPr>
          <w:p w14:paraId="35254F05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95" w:author="usuario" w:date="2026-04-13T19:49:00Z"/>
                <w:rFonts w:ascii="Arial" w:hAnsi="Arial" w:cs="Arial"/>
                <w:color w:val="000000"/>
                <w:sz w:val="20"/>
                <w:szCs w:val="20"/>
              </w:rPr>
            </w:pPr>
            <w:ins w:id="896" w:author="usuario" w:date="2026-04-13T19:49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 xml:space="preserve">INT </w:t>
              </w:r>
            </w:ins>
          </w:p>
        </w:tc>
        <w:tc>
          <w:tcPr>
            <w:tcW w:w="971" w:type="dxa"/>
            <w:vAlign w:val="center"/>
          </w:tcPr>
          <w:p w14:paraId="735530A1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97" w:author="usuario" w:date="2026-04-13T19:49:00Z"/>
                <w:rFonts w:ascii="Arial" w:hAnsi="Arial" w:cs="Arial"/>
                <w:color w:val="000000"/>
                <w:sz w:val="20"/>
                <w:szCs w:val="20"/>
              </w:rPr>
            </w:pPr>
            <w:ins w:id="898" w:author="usuario" w:date="2026-04-13T19:49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3" w:type="dxa"/>
            <w:vAlign w:val="center"/>
          </w:tcPr>
          <w:p w14:paraId="26378B13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899" w:author="usuario" w:date="2026-04-13T19:49:00Z"/>
                <w:rFonts w:ascii="Arial" w:hAnsi="Arial" w:cs="Arial"/>
                <w:color w:val="000000"/>
                <w:sz w:val="20"/>
                <w:szCs w:val="20"/>
              </w:rPr>
            </w:pPr>
            <w:ins w:id="900" w:author="usuario" w:date="2026-04-13T19:49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29" w:type="dxa"/>
            <w:vAlign w:val="center"/>
          </w:tcPr>
          <w:p w14:paraId="3BDF11AC" w14:textId="64E29CA0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01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02" w:author="usuario" w:date="2026-04-13T19:50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único de la prescripción</w:t>
              </w:r>
            </w:ins>
          </w:p>
        </w:tc>
      </w:tr>
      <w:tr w:rsidR="006C5B3D" w:rsidRPr="00E97C5F" w14:paraId="7904A045" w14:textId="77777777" w:rsidTr="006C5B3D">
        <w:trPr>
          <w:ins w:id="903" w:author="usuario" w:date="2026-04-13T19:49:00Z"/>
        </w:trPr>
        <w:tc>
          <w:tcPr>
            <w:tcW w:w="1735" w:type="dxa"/>
            <w:vAlign w:val="center"/>
          </w:tcPr>
          <w:p w14:paraId="14D4D7DA" w14:textId="0CE413EB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04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05" w:author="usuario" w:date="2026-04-13T19:5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Estado</w:t>
              </w:r>
            </w:ins>
          </w:p>
        </w:tc>
        <w:tc>
          <w:tcPr>
            <w:tcW w:w="1262" w:type="dxa"/>
            <w:vAlign w:val="center"/>
          </w:tcPr>
          <w:p w14:paraId="44698D9A" w14:textId="56145534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06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07" w:author="usuario" w:date="2026-04-13T19:50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</w:ins>
            <w:ins w:id="908" w:author="usuario" w:date="2026-04-13T19:5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</w:ins>
            <w:ins w:id="909" w:author="usuario" w:date="2026-04-13T19:50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(20)</w:t>
              </w:r>
            </w:ins>
          </w:p>
        </w:tc>
        <w:tc>
          <w:tcPr>
            <w:tcW w:w="971" w:type="dxa"/>
            <w:vAlign w:val="center"/>
          </w:tcPr>
          <w:p w14:paraId="206A2AC2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10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11" w:author="usuario" w:date="2026-04-13T19:4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3" w:type="dxa"/>
            <w:vAlign w:val="center"/>
          </w:tcPr>
          <w:p w14:paraId="26A4EB9F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12" w:author="usuario" w:date="2026-04-13T19:51:00Z"/>
                <w:rFonts w:ascii="Calibri" w:hAnsi="Calibri" w:cs="Calibri"/>
                <w:color w:val="000000"/>
                <w:sz w:val="20"/>
                <w:szCs w:val="20"/>
              </w:rPr>
            </w:pPr>
            <w:ins w:id="913" w:author="usuario" w:date="2026-04-13T19:5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Activa</w:t>
              </w:r>
            </w:ins>
          </w:p>
          <w:p w14:paraId="6A2997D9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14" w:author="usuario" w:date="2026-04-13T19:51:00Z"/>
                <w:rFonts w:ascii="Calibri" w:hAnsi="Calibri" w:cs="Calibri"/>
                <w:color w:val="000000"/>
                <w:sz w:val="20"/>
                <w:szCs w:val="20"/>
              </w:rPr>
            </w:pPr>
            <w:ins w:id="915" w:author="usuario" w:date="2026-04-13T19:5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Suspendida</w:t>
              </w:r>
            </w:ins>
          </w:p>
          <w:p w14:paraId="23F717D7" w14:textId="38681584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16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17" w:author="usuario" w:date="2026-04-13T19:5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Finalizada</w:t>
              </w:r>
            </w:ins>
          </w:p>
        </w:tc>
        <w:tc>
          <w:tcPr>
            <w:tcW w:w="4229" w:type="dxa"/>
            <w:vAlign w:val="center"/>
          </w:tcPr>
          <w:p w14:paraId="595A51E5" w14:textId="6DF47E96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18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19" w:author="usuario" w:date="2026-04-13T19:51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Situación actual de la prescripción</w:t>
              </w:r>
            </w:ins>
          </w:p>
        </w:tc>
      </w:tr>
      <w:tr w:rsidR="006C5B3D" w:rsidRPr="00E97C5F" w14:paraId="77DEF204" w14:textId="77777777" w:rsidTr="006C5B3D">
        <w:trPr>
          <w:ins w:id="920" w:author="usuario" w:date="2026-04-13T19:49:00Z"/>
        </w:trPr>
        <w:tc>
          <w:tcPr>
            <w:tcW w:w="1735" w:type="dxa"/>
            <w:vAlign w:val="center"/>
          </w:tcPr>
          <w:p w14:paraId="41856E5A" w14:textId="7F111DA1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21" w:author="usuario" w:date="2026-04-13T19:49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22" w:author="usuario" w:date="2026-04-13T19:51:00Z">
              <w:r w:rsidRPr="006C5B3D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Hora_Suministro</w:t>
              </w:r>
            </w:ins>
          </w:p>
        </w:tc>
        <w:tc>
          <w:tcPr>
            <w:tcW w:w="1262" w:type="dxa"/>
            <w:vAlign w:val="center"/>
          </w:tcPr>
          <w:p w14:paraId="36E75321" w14:textId="4B7C9725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23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24" w:author="usuario" w:date="2026-04-13T19:5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TIME</w:t>
              </w:r>
            </w:ins>
          </w:p>
        </w:tc>
        <w:tc>
          <w:tcPr>
            <w:tcW w:w="971" w:type="dxa"/>
            <w:vAlign w:val="center"/>
          </w:tcPr>
          <w:p w14:paraId="636CEA0F" w14:textId="77C1A57F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25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26" w:author="usuario" w:date="2026-04-13T19:5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53" w:type="dxa"/>
            <w:vAlign w:val="center"/>
          </w:tcPr>
          <w:p w14:paraId="645C2FD1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27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28" w:author="usuario" w:date="2026-04-13T19:4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29" w:type="dxa"/>
            <w:vAlign w:val="center"/>
          </w:tcPr>
          <w:p w14:paraId="3FA3541F" w14:textId="52A120D8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29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30" w:author="usuario" w:date="2026-04-13T19:51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Hora en la que debe administrarse o se administró la medicación</w:t>
              </w:r>
            </w:ins>
          </w:p>
        </w:tc>
      </w:tr>
      <w:tr w:rsidR="006C5B3D" w:rsidRPr="00E97C5F" w14:paraId="5668014E" w14:textId="77777777" w:rsidTr="006C5B3D">
        <w:trPr>
          <w:ins w:id="931" w:author="usuario" w:date="2026-04-13T19:49:00Z"/>
        </w:trPr>
        <w:tc>
          <w:tcPr>
            <w:tcW w:w="1735" w:type="dxa"/>
            <w:vAlign w:val="center"/>
          </w:tcPr>
          <w:p w14:paraId="3EF76B9B" w14:textId="716FC88D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32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33" w:author="usuario" w:date="2026-04-13T19:52:00Z">
              <w:r w:rsidRPr="006C5B3D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Fecha_Suministro</w:t>
              </w:r>
            </w:ins>
          </w:p>
        </w:tc>
        <w:tc>
          <w:tcPr>
            <w:tcW w:w="1262" w:type="dxa"/>
            <w:vAlign w:val="center"/>
          </w:tcPr>
          <w:p w14:paraId="34E7DF5E" w14:textId="26565041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34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35" w:author="usuario" w:date="2026-04-13T19:5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DATE</w:t>
              </w:r>
            </w:ins>
          </w:p>
        </w:tc>
        <w:tc>
          <w:tcPr>
            <w:tcW w:w="971" w:type="dxa"/>
            <w:vAlign w:val="center"/>
          </w:tcPr>
          <w:p w14:paraId="3E70EC9E" w14:textId="72310AA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36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37" w:author="usuario" w:date="2026-04-13T19:5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53" w:type="dxa"/>
            <w:vAlign w:val="center"/>
          </w:tcPr>
          <w:p w14:paraId="0D325094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38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39" w:author="usuario" w:date="2026-04-13T19:4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29" w:type="dxa"/>
            <w:vAlign w:val="center"/>
          </w:tcPr>
          <w:p w14:paraId="5E49F5CF" w14:textId="654C86C2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40" w:author="usuario" w:date="2026-04-13T19:49:00Z"/>
                <w:rFonts w:ascii="Calibri" w:hAnsi="Calibri" w:cs="Calibri"/>
                <w:color w:val="000000"/>
                <w:sz w:val="20"/>
                <w:szCs w:val="20"/>
              </w:rPr>
            </w:pPr>
            <w:ins w:id="941" w:author="usuario" w:date="2026-04-13T19:52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Fecha de suministro de la medicación</w:t>
              </w:r>
            </w:ins>
          </w:p>
        </w:tc>
      </w:tr>
      <w:tr w:rsidR="006C5B3D" w:rsidRPr="00E97C5F" w14:paraId="01761F25" w14:textId="77777777" w:rsidTr="006C5B3D">
        <w:trPr>
          <w:ins w:id="942" w:author="usuario" w:date="2026-04-13T19:52:00Z"/>
        </w:trPr>
        <w:tc>
          <w:tcPr>
            <w:tcW w:w="1735" w:type="dxa"/>
            <w:vAlign w:val="center"/>
          </w:tcPr>
          <w:p w14:paraId="24EFE66B" w14:textId="3EDA004B" w:rsidR="006C5B3D" w:rsidRP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43" w:author="usuario" w:date="2026-04-13T19:52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944" w:author="usuario" w:date="2026-04-13T19:53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DNI_Medico</w:t>
              </w:r>
            </w:ins>
          </w:p>
        </w:tc>
        <w:tc>
          <w:tcPr>
            <w:tcW w:w="1262" w:type="dxa"/>
            <w:vAlign w:val="center"/>
          </w:tcPr>
          <w:p w14:paraId="22676147" w14:textId="4C4A16A3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45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46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71" w:type="dxa"/>
            <w:vAlign w:val="center"/>
          </w:tcPr>
          <w:p w14:paraId="730BA26D" w14:textId="51533970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47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48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3" w:type="dxa"/>
            <w:vAlign w:val="center"/>
          </w:tcPr>
          <w:p w14:paraId="2063344C" w14:textId="00CF6FCF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49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50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29" w:type="dxa"/>
            <w:vAlign w:val="center"/>
          </w:tcPr>
          <w:p w14:paraId="18DA1576" w14:textId="1EC408EE" w:rsidR="006C5B3D" w:rsidRP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51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52" w:author="usuario" w:date="2026-04-13T19:53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Médico que emite la prescripción (FK).</w:t>
              </w:r>
            </w:ins>
          </w:p>
        </w:tc>
      </w:tr>
      <w:tr w:rsidR="006C5B3D" w:rsidRPr="00E97C5F" w14:paraId="45A89EC8" w14:textId="77777777" w:rsidTr="006C5B3D">
        <w:trPr>
          <w:ins w:id="953" w:author="usuario" w:date="2026-04-13T19:52:00Z"/>
        </w:trPr>
        <w:tc>
          <w:tcPr>
            <w:tcW w:w="1735" w:type="dxa"/>
            <w:vAlign w:val="center"/>
          </w:tcPr>
          <w:p w14:paraId="30A483E6" w14:textId="031DECC7" w:rsidR="006C5B3D" w:rsidRP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54" w:author="usuario" w:date="2026-04-13T19:52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955" w:author="usuario" w:date="2026-04-13T19:53:00Z">
              <w:r w:rsidRPr="006C5B3D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Fecha_Prescripción</w:t>
              </w:r>
            </w:ins>
          </w:p>
        </w:tc>
        <w:tc>
          <w:tcPr>
            <w:tcW w:w="1262" w:type="dxa"/>
            <w:vAlign w:val="center"/>
          </w:tcPr>
          <w:p w14:paraId="3264D058" w14:textId="02C71B8F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56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57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DATE</w:t>
              </w:r>
            </w:ins>
          </w:p>
        </w:tc>
        <w:tc>
          <w:tcPr>
            <w:tcW w:w="971" w:type="dxa"/>
            <w:vAlign w:val="center"/>
          </w:tcPr>
          <w:p w14:paraId="609985E0" w14:textId="04DCEF45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58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59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3" w:type="dxa"/>
            <w:vAlign w:val="center"/>
          </w:tcPr>
          <w:p w14:paraId="7CB1CE45" w14:textId="14E759ED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60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61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29" w:type="dxa"/>
            <w:vAlign w:val="center"/>
          </w:tcPr>
          <w:p w14:paraId="4C431C7C" w14:textId="03DD5056" w:rsidR="006C5B3D" w:rsidRP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62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63" w:author="usuario" w:date="2026-04-13T19:53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Fecha en que se registra la prescripción.</w:t>
              </w:r>
            </w:ins>
          </w:p>
        </w:tc>
      </w:tr>
      <w:tr w:rsidR="006C5B3D" w:rsidRPr="00E97C5F" w14:paraId="5730BF46" w14:textId="77777777" w:rsidTr="006C5B3D">
        <w:trPr>
          <w:ins w:id="964" w:author="usuario" w:date="2026-04-13T19:52:00Z"/>
        </w:trPr>
        <w:tc>
          <w:tcPr>
            <w:tcW w:w="1735" w:type="dxa"/>
            <w:vAlign w:val="center"/>
          </w:tcPr>
          <w:p w14:paraId="713A2E30" w14:textId="07644FEA" w:rsidR="006C5B3D" w:rsidRP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65" w:author="usuario" w:date="2026-04-13T19:52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966" w:author="usuario" w:date="2026-04-13T19:53:00Z">
              <w:r w:rsidRPr="006C5B3D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Hora_Prescripción</w:t>
              </w:r>
            </w:ins>
          </w:p>
        </w:tc>
        <w:tc>
          <w:tcPr>
            <w:tcW w:w="1262" w:type="dxa"/>
            <w:vAlign w:val="center"/>
          </w:tcPr>
          <w:p w14:paraId="600ADB5A" w14:textId="1D19CCF0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67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68" w:author="usuario" w:date="2026-04-13T19:5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TIME</w:t>
              </w:r>
            </w:ins>
          </w:p>
        </w:tc>
        <w:tc>
          <w:tcPr>
            <w:tcW w:w="971" w:type="dxa"/>
            <w:vAlign w:val="center"/>
          </w:tcPr>
          <w:p w14:paraId="1B8DE589" w14:textId="51E0A82F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69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70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3" w:type="dxa"/>
            <w:vAlign w:val="center"/>
          </w:tcPr>
          <w:p w14:paraId="2DAB8A71" w14:textId="55334F5A" w:rsid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71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72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229" w:type="dxa"/>
            <w:vAlign w:val="center"/>
          </w:tcPr>
          <w:p w14:paraId="28EAEA71" w14:textId="7E04F09B" w:rsidR="006C5B3D" w:rsidRPr="006C5B3D" w:rsidRDefault="006C5B3D" w:rsidP="006C5B3D">
            <w:pPr>
              <w:pStyle w:val="NormalWeb"/>
              <w:spacing w:before="120" w:beforeAutospacing="0" w:after="120" w:afterAutospacing="0"/>
              <w:jc w:val="center"/>
              <w:rPr>
                <w:ins w:id="973" w:author="usuario" w:date="2026-04-13T19:52:00Z"/>
                <w:rFonts w:ascii="Calibri" w:hAnsi="Calibri" w:cs="Calibri"/>
                <w:color w:val="000000"/>
                <w:sz w:val="20"/>
                <w:szCs w:val="20"/>
              </w:rPr>
            </w:pPr>
            <w:ins w:id="974" w:author="usuario" w:date="2026-04-13T19:54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Hora en que se registra la prescripción</w:t>
              </w:r>
            </w:ins>
          </w:p>
        </w:tc>
      </w:tr>
    </w:tbl>
    <w:p w14:paraId="34668312" w14:textId="4CBA5344" w:rsidR="006C5B3D" w:rsidRDefault="006C5B3D">
      <w:pPr>
        <w:rPr>
          <w:ins w:id="975" w:author="usuario" w:date="2026-04-13T19:54:00Z"/>
          <w:lang w:val="es-AR"/>
        </w:rPr>
      </w:pPr>
    </w:p>
    <w:p w14:paraId="321797C6" w14:textId="0A27C299" w:rsidR="006C5B3D" w:rsidRDefault="006C5B3D" w:rsidP="006C5B3D">
      <w:pPr>
        <w:pStyle w:val="NormalWeb"/>
        <w:spacing w:before="120" w:beforeAutospacing="0" w:after="120" w:afterAutospacing="0"/>
        <w:rPr>
          <w:ins w:id="976" w:author="usuario" w:date="2026-04-13T19:54:00Z"/>
          <w:rFonts w:ascii="Arial" w:hAnsi="Arial" w:cs="Arial"/>
          <w:b/>
          <w:bCs/>
          <w:color w:val="000000"/>
          <w:sz w:val="22"/>
          <w:szCs w:val="22"/>
        </w:rPr>
      </w:pPr>
      <w:ins w:id="977" w:author="usuario" w:date="2026-04-13T19:54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Agenda Medicación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 </w:t>
        </w:r>
      </w:ins>
    </w:p>
    <w:p w14:paraId="4E264EDC" w14:textId="22350B3B" w:rsidR="006C5B3D" w:rsidRPr="00E97C5F" w:rsidRDefault="006C5B3D" w:rsidP="006C5B3D">
      <w:pPr>
        <w:pStyle w:val="NormalWeb"/>
        <w:spacing w:before="120" w:beforeAutospacing="0" w:after="120" w:afterAutospacing="0"/>
        <w:rPr>
          <w:ins w:id="978" w:author="usuario" w:date="2026-04-13T19:54:00Z"/>
          <w:rFonts w:ascii="Arial" w:hAnsi="Arial" w:cs="Arial"/>
          <w:color w:val="000000"/>
          <w:sz w:val="22"/>
          <w:szCs w:val="22"/>
        </w:rPr>
      </w:pPr>
      <w:ins w:id="979" w:author="usuario" w:date="2026-04-13T19:54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Clave Primaria: Num_</w:t>
        </w:r>
      </w:ins>
      <w:ins w:id="980" w:author="usuario" w:date="2026-04-13T19:56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Prescripcion +</w:t>
        </w:r>
      </w:ins>
      <w:ins w:id="981" w:author="usuario" w:date="2026-04-13T19:54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Día </w:t>
        </w:r>
        <w:r>
          <w:rPr>
            <w:rFonts w:ascii="Arial" w:hAnsi="Arial" w:cs="Arial"/>
            <w:color w:val="000000"/>
            <w:sz w:val="22"/>
            <w:szCs w:val="22"/>
          </w:rPr>
          <w:t>(clave primaria compuesta)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1255"/>
        <w:gridCol w:w="969"/>
        <w:gridCol w:w="1150"/>
        <w:gridCol w:w="4161"/>
        <w:tblGridChange w:id="982">
          <w:tblGrid>
            <w:gridCol w:w="1815"/>
            <w:gridCol w:w="1255"/>
            <w:gridCol w:w="969"/>
            <w:gridCol w:w="1150"/>
            <w:gridCol w:w="4161"/>
          </w:tblGrid>
        </w:tblGridChange>
      </w:tblGrid>
      <w:tr w:rsidR="004D6213" w:rsidRPr="00E97C5F" w14:paraId="562C2691" w14:textId="77777777" w:rsidTr="004D6213">
        <w:trPr>
          <w:ins w:id="983" w:author="usuario" w:date="2026-04-13T19:54:00Z"/>
        </w:trPr>
        <w:tc>
          <w:tcPr>
            <w:tcW w:w="1815" w:type="dxa"/>
            <w:shd w:val="clear" w:color="auto" w:fill="00B0F0"/>
            <w:vAlign w:val="center"/>
          </w:tcPr>
          <w:p w14:paraId="2EAC3626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84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85" w:author="usuario" w:date="2026-04-13T19:5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55" w:type="dxa"/>
            <w:shd w:val="clear" w:color="auto" w:fill="00B0F0"/>
            <w:vAlign w:val="center"/>
          </w:tcPr>
          <w:p w14:paraId="1FA61CAF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86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87" w:author="usuario" w:date="2026-04-13T19:5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69" w:type="dxa"/>
            <w:shd w:val="clear" w:color="auto" w:fill="00B0F0"/>
            <w:vAlign w:val="center"/>
          </w:tcPr>
          <w:p w14:paraId="42A726FD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88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89" w:author="usuario" w:date="2026-04-13T19:5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50" w:type="dxa"/>
            <w:shd w:val="clear" w:color="auto" w:fill="00B0F0"/>
            <w:vAlign w:val="center"/>
          </w:tcPr>
          <w:p w14:paraId="218F8158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90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91" w:author="usuario" w:date="2026-04-13T19:5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161" w:type="dxa"/>
            <w:shd w:val="clear" w:color="auto" w:fill="00B0F0"/>
            <w:vAlign w:val="center"/>
          </w:tcPr>
          <w:p w14:paraId="1961C0BF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92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993" w:author="usuario" w:date="2026-04-13T19:54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4D6213" w:rsidRPr="00E97C5F" w14:paraId="4096D873" w14:textId="77777777" w:rsidTr="004D6213">
        <w:trPr>
          <w:ins w:id="994" w:author="usuario" w:date="2026-04-13T19:54:00Z"/>
        </w:trPr>
        <w:tc>
          <w:tcPr>
            <w:tcW w:w="1815" w:type="dxa"/>
            <w:vAlign w:val="center"/>
          </w:tcPr>
          <w:p w14:paraId="76D077F1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95" w:author="usuario" w:date="2026-04-13T19:54:00Z"/>
                <w:rFonts w:ascii="Arial" w:hAnsi="Arial" w:cs="Arial"/>
                <w:color w:val="000000"/>
                <w:sz w:val="20"/>
                <w:szCs w:val="20"/>
              </w:rPr>
            </w:pPr>
            <w:ins w:id="996" w:author="usuario" w:date="2026-04-13T19:54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Num_Prescripcion</w:t>
              </w:r>
            </w:ins>
          </w:p>
        </w:tc>
        <w:tc>
          <w:tcPr>
            <w:tcW w:w="1255" w:type="dxa"/>
            <w:vAlign w:val="center"/>
          </w:tcPr>
          <w:p w14:paraId="36964EA3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97" w:author="usuario" w:date="2026-04-13T19:54:00Z"/>
                <w:rFonts w:ascii="Arial" w:hAnsi="Arial" w:cs="Arial"/>
                <w:color w:val="000000"/>
                <w:sz w:val="20"/>
                <w:szCs w:val="20"/>
              </w:rPr>
            </w:pPr>
            <w:ins w:id="998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 xml:space="preserve">INT </w:t>
              </w:r>
            </w:ins>
          </w:p>
        </w:tc>
        <w:tc>
          <w:tcPr>
            <w:tcW w:w="969" w:type="dxa"/>
            <w:vAlign w:val="center"/>
          </w:tcPr>
          <w:p w14:paraId="3F53A73F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999" w:author="usuario" w:date="2026-04-13T19:54:00Z"/>
                <w:rFonts w:ascii="Arial" w:hAnsi="Arial" w:cs="Arial"/>
                <w:color w:val="000000"/>
                <w:sz w:val="20"/>
                <w:szCs w:val="20"/>
              </w:rPr>
            </w:pPr>
            <w:ins w:id="1000" w:author="usuario" w:date="2026-04-13T19:5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0743E22C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01" w:author="usuario" w:date="2026-04-13T19:54:00Z"/>
                <w:rFonts w:ascii="Arial" w:hAnsi="Arial" w:cs="Arial"/>
                <w:color w:val="000000"/>
                <w:sz w:val="20"/>
                <w:szCs w:val="20"/>
              </w:rPr>
            </w:pPr>
            <w:ins w:id="1002" w:author="usuario" w:date="2026-04-13T19:5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524873FF" w14:textId="034DD3CC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03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04" w:author="usuario" w:date="2026-04-13T19:55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Prescripción a la que pertenece la agenda (PK y FK).</w:t>
              </w:r>
            </w:ins>
          </w:p>
        </w:tc>
      </w:tr>
      <w:tr w:rsidR="004D6213" w:rsidRPr="00E97C5F" w14:paraId="448473C8" w14:textId="77777777" w:rsidTr="004D6213">
        <w:trPr>
          <w:ins w:id="1005" w:author="usuario" w:date="2026-04-13T19:54:00Z"/>
        </w:trPr>
        <w:tc>
          <w:tcPr>
            <w:tcW w:w="1815" w:type="dxa"/>
            <w:vAlign w:val="center"/>
          </w:tcPr>
          <w:p w14:paraId="75FA934F" w14:textId="37B4E338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06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07" w:author="usuario" w:date="2026-04-13T19:55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Día</w:t>
              </w:r>
            </w:ins>
          </w:p>
        </w:tc>
        <w:tc>
          <w:tcPr>
            <w:tcW w:w="1255" w:type="dxa"/>
            <w:vAlign w:val="center"/>
          </w:tcPr>
          <w:p w14:paraId="28F22E3E" w14:textId="0B5B8A0B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08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09" w:author="usuario" w:date="2026-04-13T19:55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(15) o ENUM</w:t>
              </w:r>
            </w:ins>
          </w:p>
        </w:tc>
        <w:tc>
          <w:tcPr>
            <w:tcW w:w="969" w:type="dxa"/>
            <w:vAlign w:val="center"/>
          </w:tcPr>
          <w:p w14:paraId="6DE4D3C4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10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11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57BE768A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12" w:author="usuario" w:date="2026-04-13T19:55:00Z"/>
                <w:rFonts w:ascii="Calibri" w:hAnsi="Calibri" w:cs="Calibri"/>
                <w:color w:val="000000"/>
                <w:sz w:val="20"/>
                <w:szCs w:val="20"/>
              </w:rPr>
            </w:pPr>
            <w:ins w:id="1013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Lunes</w:t>
              </w:r>
            </w:ins>
          </w:p>
          <w:p w14:paraId="20A6A16B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14" w:author="usuario" w:date="2026-04-13T19:55:00Z"/>
                <w:rFonts w:ascii="Calibri" w:hAnsi="Calibri" w:cs="Calibri"/>
                <w:color w:val="000000"/>
                <w:sz w:val="20"/>
                <w:szCs w:val="20"/>
              </w:rPr>
            </w:pPr>
            <w:ins w:id="1015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Martes</w:t>
              </w:r>
            </w:ins>
          </w:p>
          <w:p w14:paraId="6F2F0105" w14:textId="2310CC65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16" w:author="usuario" w:date="2026-04-13T19:55:00Z"/>
                <w:rFonts w:ascii="Calibri" w:hAnsi="Calibri" w:cs="Calibri"/>
                <w:color w:val="000000"/>
                <w:sz w:val="20"/>
                <w:szCs w:val="20"/>
              </w:rPr>
            </w:pPr>
            <w:ins w:id="1017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Miércoles</w:t>
              </w:r>
            </w:ins>
          </w:p>
          <w:p w14:paraId="00710752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18" w:author="usuario" w:date="2026-04-13T19:55:00Z"/>
                <w:rFonts w:ascii="Calibri" w:hAnsi="Calibri" w:cs="Calibri"/>
                <w:color w:val="000000"/>
                <w:sz w:val="20"/>
                <w:szCs w:val="20"/>
              </w:rPr>
            </w:pPr>
            <w:ins w:id="1019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Jueves</w:t>
              </w:r>
            </w:ins>
          </w:p>
          <w:p w14:paraId="7991E6CB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20" w:author="usuario" w:date="2026-04-13T19:55:00Z"/>
                <w:rFonts w:ascii="Calibri" w:hAnsi="Calibri" w:cs="Calibri"/>
                <w:color w:val="000000"/>
                <w:sz w:val="20"/>
                <w:szCs w:val="20"/>
              </w:rPr>
            </w:pPr>
            <w:ins w:id="1021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Viernes</w:t>
              </w:r>
            </w:ins>
          </w:p>
          <w:p w14:paraId="7F1103E6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22" w:author="usuario" w:date="2026-04-13T19:55:00Z"/>
                <w:rFonts w:ascii="Calibri" w:hAnsi="Calibri" w:cs="Calibri"/>
                <w:color w:val="000000"/>
                <w:sz w:val="20"/>
                <w:szCs w:val="20"/>
              </w:rPr>
            </w:pPr>
            <w:ins w:id="1023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Sabado</w:t>
              </w:r>
            </w:ins>
          </w:p>
          <w:p w14:paraId="7AAF5563" w14:textId="68E0A8F5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24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25" w:author="usuario" w:date="2026-04-13T19:5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Domingo</w:t>
              </w:r>
            </w:ins>
          </w:p>
        </w:tc>
        <w:tc>
          <w:tcPr>
            <w:tcW w:w="4161" w:type="dxa"/>
            <w:vAlign w:val="center"/>
          </w:tcPr>
          <w:p w14:paraId="336BAACE" w14:textId="47B8E1B0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26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27" w:author="usuario" w:date="2026-04-13T19:56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Día en que debe administrarse el medicamento.</w:t>
              </w:r>
            </w:ins>
          </w:p>
        </w:tc>
      </w:tr>
      <w:tr w:rsidR="004D6213" w:rsidRPr="00E97C5F" w14:paraId="5CDB84EE" w14:textId="77777777" w:rsidTr="004D6213">
        <w:trPr>
          <w:ins w:id="1028" w:author="usuario" w:date="2026-04-13T19:54:00Z"/>
        </w:trPr>
        <w:tc>
          <w:tcPr>
            <w:tcW w:w="1815" w:type="dxa"/>
            <w:vAlign w:val="center"/>
          </w:tcPr>
          <w:p w14:paraId="285A9C6B" w14:textId="09D78EF7" w:rsidR="006C5B3D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29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30" w:author="usuario" w:date="2026-04-13T19:58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Medicamento</w:t>
              </w:r>
            </w:ins>
          </w:p>
        </w:tc>
        <w:tc>
          <w:tcPr>
            <w:tcW w:w="1255" w:type="dxa"/>
            <w:vAlign w:val="center"/>
          </w:tcPr>
          <w:p w14:paraId="372F89C4" w14:textId="2256DAC6" w:rsidR="006C5B3D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31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32" w:author="usuario" w:date="2026-04-13T19:58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(1</w:t>
              </w:r>
            </w:ins>
            <w:ins w:id="1033" w:author="usuario" w:date="2026-04-13T19:5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0</w:t>
              </w:r>
            </w:ins>
            <w:ins w:id="1034" w:author="usuario" w:date="2026-04-13T19:58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)</w:t>
              </w:r>
            </w:ins>
          </w:p>
        </w:tc>
        <w:tc>
          <w:tcPr>
            <w:tcW w:w="969" w:type="dxa"/>
            <w:vAlign w:val="center"/>
          </w:tcPr>
          <w:p w14:paraId="35C4F653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35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36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50" w:type="dxa"/>
            <w:vAlign w:val="center"/>
          </w:tcPr>
          <w:p w14:paraId="602AAAFD" w14:textId="77777777" w:rsidR="006C5B3D" w:rsidRPr="00E97C5F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37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38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5FEE87C5" w14:textId="5625E854" w:rsidR="006C5B3D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39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40" w:author="usuario" w:date="2026-04-13T19:59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Nombre del medicamento indicado</w:t>
              </w:r>
            </w:ins>
          </w:p>
        </w:tc>
      </w:tr>
      <w:tr w:rsidR="004D6213" w:rsidRPr="00E97C5F" w14:paraId="61BAF348" w14:textId="77777777" w:rsidTr="004D6213">
        <w:trPr>
          <w:ins w:id="1041" w:author="usuario" w:date="2026-04-13T19:54:00Z"/>
        </w:trPr>
        <w:tc>
          <w:tcPr>
            <w:tcW w:w="1815" w:type="dxa"/>
            <w:vAlign w:val="center"/>
          </w:tcPr>
          <w:p w14:paraId="6C877BAB" w14:textId="1DDFC152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42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43" w:author="usuario" w:date="2026-04-13T19:59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DNI_Paciente</w:t>
              </w:r>
            </w:ins>
          </w:p>
        </w:tc>
        <w:tc>
          <w:tcPr>
            <w:tcW w:w="1255" w:type="dxa"/>
            <w:vAlign w:val="center"/>
          </w:tcPr>
          <w:p w14:paraId="24A04DD4" w14:textId="502ED9FE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44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45" w:author="usuario" w:date="2026-04-13T19:5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69" w:type="dxa"/>
            <w:vAlign w:val="center"/>
          </w:tcPr>
          <w:p w14:paraId="34D6777D" w14:textId="682EBB7D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46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47" w:author="usuario" w:date="2026-04-13T19:5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22B2B61A" w14:textId="77D4D843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48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49" w:author="usuario" w:date="2026-04-13T19:59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3D00C60F" w14:textId="028B47A7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50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51" w:author="usuario" w:date="2026-04-13T19:59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Paciente que recibe la medicación (FK).</w:t>
              </w:r>
            </w:ins>
          </w:p>
        </w:tc>
      </w:tr>
      <w:tr w:rsidR="006C5B3D" w:rsidRPr="00E97C5F" w14:paraId="0FD0753C" w14:textId="77777777" w:rsidTr="004D6213">
        <w:trPr>
          <w:ins w:id="1052" w:author="usuario" w:date="2026-04-13T19:54:00Z"/>
        </w:trPr>
        <w:tc>
          <w:tcPr>
            <w:tcW w:w="1815" w:type="dxa"/>
            <w:vAlign w:val="center"/>
          </w:tcPr>
          <w:p w14:paraId="5C13F615" w14:textId="77777777" w:rsidR="006C5B3D" w:rsidRP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53" w:author="usuario" w:date="2026-04-13T19:54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1054" w:author="usuario" w:date="2026-04-13T19:54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lastRenderedPageBreak/>
                <w:t>DNI_Medico</w:t>
              </w:r>
            </w:ins>
          </w:p>
        </w:tc>
        <w:tc>
          <w:tcPr>
            <w:tcW w:w="1255" w:type="dxa"/>
            <w:vAlign w:val="center"/>
          </w:tcPr>
          <w:p w14:paraId="04D4772C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55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56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69" w:type="dxa"/>
            <w:vAlign w:val="center"/>
          </w:tcPr>
          <w:p w14:paraId="65EC89E8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57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58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3E736897" w14:textId="77777777" w:rsidR="006C5B3D" w:rsidRDefault="006C5B3D" w:rsidP="00E97C5F">
            <w:pPr>
              <w:pStyle w:val="NormalWeb"/>
              <w:spacing w:before="120" w:beforeAutospacing="0" w:after="120" w:afterAutospacing="0"/>
              <w:jc w:val="center"/>
              <w:rPr>
                <w:ins w:id="1059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60" w:author="usuario" w:date="2026-04-13T19:5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6C80447E" w14:textId="4D599991" w:rsidR="006C5B3D" w:rsidRPr="006C5B3D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61" w:author="usuario" w:date="2026-04-13T19:54:00Z"/>
                <w:rFonts w:ascii="Calibri" w:hAnsi="Calibri" w:cs="Calibri"/>
                <w:color w:val="000000"/>
                <w:sz w:val="20"/>
                <w:szCs w:val="20"/>
              </w:rPr>
            </w:pPr>
            <w:ins w:id="1062" w:author="usuario" w:date="2026-04-13T20:00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Médico responsable de la indicación (FK)</w:t>
              </w:r>
            </w:ins>
          </w:p>
        </w:tc>
      </w:tr>
    </w:tbl>
    <w:p w14:paraId="23193930" w14:textId="6788F49B" w:rsidR="006C5B3D" w:rsidRDefault="006C5B3D">
      <w:pPr>
        <w:rPr>
          <w:ins w:id="1063" w:author="usuario" w:date="2026-04-13T20:00:00Z"/>
          <w:lang w:val="es-AR"/>
        </w:rPr>
      </w:pPr>
    </w:p>
    <w:p w14:paraId="07DB2C51" w14:textId="4034ED6B" w:rsidR="004D6213" w:rsidRDefault="004D6213" w:rsidP="004D6213">
      <w:pPr>
        <w:pStyle w:val="NormalWeb"/>
        <w:spacing w:before="120" w:beforeAutospacing="0" w:after="120" w:afterAutospacing="0"/>
        <w:rPr>
          <w:ins w:id="1064" w:author="usuario" w:date="2026-04-13T20:00:00Z"/>
          <w:rFonts w:ascii="Arial" w:hAnsi="Arial" w:cs="Arial"/>
          <w:b/>
          <w:bCs/>
          <w:color w:val="000000"/>
          <w:sz w:val="22"/>
          <w:szCs w:val="22"/>
        </w:rPr>
      </w:pPr>
      <w:ins w:id="1065" w:author="usuario" w:date="2026-04-13T20:0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>Tratamie</w:t>
        </w:r>
      </w:ins>
      <w:ins w:id="1066" w:author="usuario" w:date="2026-04-13T20:01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>nto</w:t>
        </w:r>
      </w:ins>
      <w:ins w:id="1067" w:author="usuario" w:date="2026-04-13T20:0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 </w:t>
        </w:r>
      </w:ins>
    </w:p>
    <w:p w14:paraId="7E3FCDCE" w14:textId="458BEBD8" w:rsidR="004D6213" w:rsidRPr="00E97C5F" w:rsidRDefault="004D6213" w:rsidP="004D6213">
      <w:pPr>
        <w:pStyle w:val="NormalWeb"/>
        <w:spacing w:before="120" w:beforeAutospacing="0" w:after="120" w:afterAutospacing="0"/>
        <w:rPr>
          <w:ins w:id="1068" w:author="usuario" w:date="2026-04-13T20:00:00Z"/>
          <w:rFonts w:ascii="Arial" w:hAnsi="Arial" w:cs="Arial"/>
          <w:color w:val="000000"/>
          <w:sz w:val="22"/>
          <w:szCs w:val="22"/>
        </w:rPr>
      </w:pPr>
      <w:ins w:id="1069" w:author="usuario" w:date="2026-04-13T20:00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Num_Prescripcion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1255"/>
        <w:gridCol w:w="969"/>
        <w:gridCol w:w="1150"/>
        <w:gridCol w:w="4161"/>
        <w:tblGridChange w:id="1070">
          <w:tblGrid>
            <w:gridCol w:w="1815"/>
            <w:gridCol w:w="1255"/>
            <w:gridCol w:w="969"/>
            <w:gridCol w:w="1150"/>
            <w:gridCol w:w="4161"/>
          </w:tblGrid>
        </w:tblGridChange>
      </w:tblGrid>
      <w:tr w:rsidR="004D6213" w:rsidRPr="00E97C5F" w14:paraId="607E050E" w14:textId="77777777" w:rsidTr="00E97C5F">
        <w:trPr>
          <w:ins w:id="1071" w:author="usuario" w:date="2026-04-13T20:00:00Z"/>
        </w:trPr>
        <w:tc>
          <w:tcPr>
            <w:tcW w:w="1815" w:type="dxa"/>
            <w:shd w:val="clear" w:color="auto" w:fill="00B0F0"/>
            <w:vAlign w:val="center"/>
          </w:tcPr>
          <w:p w14:paraId="70C74262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72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73" w:author="usuario" w:date="2026-04-13T20:0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55" w:type="dxa"/>
            <w:shd w:val="clear" w:color="auto" w:fill="00B0F0"/>
            <w:vAlign w:val="center"/>
          </w:tcPr>
          <w:p w14:paraId="274A8ED5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74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75" w:author="usuario" w:date="2026-04-13T20:0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69" w:type="dxa"/>
            <w:shd w:val="clear" w:color="auto" w:fill="00B0F0"/>
            <w:vAlign w:val="center"/>
          </w:tcPr>
          <w:p w14:paraId="72564423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76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77" w:author="usuario" w:date="2026-04-13T20:0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50" w:type="dxa"/>
            <w:shd w:val="clear" w:color="auto" w:fill="00B0F0"/>
            <w:vAlign w:val="center"/>
          </w:tcPr>
          <w:p w14:paraId="7280ECD8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78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79" w:author="usuario" w:date="2026-04-13T20:0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161" w:type="dxa"/>
            <w:shd w:val="clear" w:color="auto" w:fill="00B0F0"/>
            <w:vAlign w:val="center"/>
          </w:tcPr>
          <w:p w14:paraId="570B1DAB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80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81" w:author="usuario" w:date="2026-04-13T20:00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4D6213" w:rsidRPr="00E97C5F" w14:paraId="029C443C" w14:textId="77777777" w:rsidTr="00E97C5F">
        <w:trPr>
          <w:ins w:id="1082" w:author="usuario" w:date="2026-04-13T20:00:00Z"/>
        </w:trPr>
        <w:tc>
          <w:tcPr>
            <w:tcW w:w="1815" w:type="dxa"/>
            <w:vAlign w:val="center"/>
          </w:tcPr>
          <w:p w14:paraId="5D94E56B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83" w:author="usuario" w:date="2026-04-13T20:00:00Z"/>
                <w:rFonts w:ascii="Arial" w:hAnsi="Arial" w:cs="Arial"/>
                <w:color w:val="000000"/>
                <w:sz w:val="20"/>
                <w:szCs w:val="20"/>
              </w:rPr>
            </w:pPr>
            <w:ins w:id="1084" w:author="usuario" w:date="2026-04-13T20:0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Num_Prescripcion</w:t>
              </w:r>
            </w:ins>
          </w:p>
        </w:tc>
        <w:tc>
          <w:tcPr>
            <w:tcW w:w="1255" w:type="dxa"/>
            <w:vAlign w:val="center"/>
          </w:tcPr>
          <w:p w14:paraId="343212F6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85" w:author="usuario" w:date="2026-04-13T20:00:00Z"/>
                <w:rFonts w:ascii="Arial" w:hAnsi="Arial" w:cs="Arial"/>
                <w:color w:val="000000"/>
                <w:sz w:val="20"/>
                <w:szCs w:val="20"/>
              </w:rPr>
            </w:pPr>
            <w:ins w:id="1086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  <w:lang w:val="es-ES" w:eastAsia="es-ES"/>
                </w:rPr>
                <w:t xml:space="preserve">INT </w:t>
              </w:r>
            </w:ins>
          </w:p>
        </w:tc>
        <w:tc>
          <w:tcPr>
            <w:tcW w:w="969" w:type="dxa"/>
            <w:vAlign w:val="center"/>
          </w:tcPr>
          <w:p w14:paraId="000E4016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87" w:author="usuario" w:date="2026-04-13T20:00:00Z"/>
                <w:rFonts w:ascii="Arial" w:hAnsi="Arial" w:cs="Arial"/>
                <w:color w:val="000000"/>
                <w:sz w:val="20"/>
                <w:szCs w:val="20"/>
              </w:rPr>
            </w:pPr>
            <w:ins w:id="1088" w:author="usuario" w:date="2026-04-13T20:00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3DBD41DE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89" w:author="usuario" w:date="2026-04-13T20:00:00Z"/>
                <w:rFonts w:ascii="Arial" w:hAnsi="Arial" w:cs="Arial"/>
                <w:color w:val="000000"/>
                <w:sz w:val="20"/>
                <w:szCs w:val="20"/>
              </w:rPr>
            </w:pPr>
            <w:ins w:id="1090" w:author="usuario" w:date="2026-04-13T20:00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2094AC21" w14:textId="310F944D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091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092" w:author="usuario" w:date="2026-04-13T20:01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Identificador de la prescripción asociada al tratamiento (PK y FK).</w:t>
              </w:r>
            </w:ins>
          </w:p>
        </w:tc>
      </w:tr>
      <w:tr w:rsidR="004D6213" w:rsidRPr="00E97C5F" w14:paraId="3EFE72C8" w14:textId="77777777" w:rsidTr="00E97C5F">
        <w:trPr>
          <w:ins w:id="1093" w:author="usuario" w:date="2026-04-13T20:00:00Z"/>
        </w:trPr>
        <w:tc>
          <w:tcPr>
            <w:tcW w:w="1815" w:type="dxa"/>
            <w:vAlign w:val="center"/>
          </w:tcPr>
          <w:p w14:paraId="3FF267E5" w14:textId="2D9E4C35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94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095" w:author="usuario" w:date="2026-04-13T20:01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Descripción</w:t>
              </w:r>
            </w:ins>
          </w:p>
        </w:tc>
        <w:tc>
          <w:tcPr>
            <w:tcW w:w="1255" w:type="dxa"/>
            <w:vAlign w:val="center"/>
          </w:tcPr>
          <w:p w14:paraId="51889B94" w14:textId="6A501D05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96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097" w:author="usuario" w:date="2026-04-13T20:01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(255) o TEXT</w:t>
              </w:r>
            </w:ins>
          </w:p>
        </w:tc>
        <w:tc>
          <w:tcPr>
            <w:tcW w:w="969" w:type="dxa"/>
            <w:vAlign w:val="center"/>
          </w:tcPr>
          <w:p w14:paraId="00C55004" w14:textId="39B9C38D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098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099" w:author="usuario" w:date="2026-04-13T20:0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5AC1A6ED" w14:textId="13F1F684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00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01" w:author="usuario" w:date="2026-04-13T20:01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522DB826" w14:textId="2D96A2B1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02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03" w:author="usuario" w:date="2026-04-13T20:01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Detalle del tratamiento a seguir</w:t>
              </w:r>
            </w:ins>
          </w:p>
        </w:tc>
      </w:tr>
      <w:tr w:rsidR="004D6213" w:rsidRPr="00E97C5F" w14:paraId="021ACF34" w14:textId="77777777" w:rsidTr="00E97C5F">
        <w:trPr>
          <w:ins w:id="1104" w:author="usuario" w:date="2026-04-13T20:00:00Z"/>
        </w:trPr>
        <w:tc>
          <w:tcPr>
            <w:tcW w:w="1815" w:type="dxa"/>
            <w:vAlign w:val="center"/>
          </w:tcPr>
          <w:p w14:paraId="7F6CB768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05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06" w:author="usuario" w:date="2026-04-13T20:0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DNI_Paciente</w:t>
              </w:r>
            </w:ins>
          </w:p>
        </w:tc>
        <w:tc>
          <w:tcPr>
            <w:tcW w:w="1255" w:type="dxa"/>
            <w:vAlign w:val="center"/>
          </w:tcPr>
          <w:p w14:paraId="08C4FA5C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07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08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69" w:type="dxa"/>
            <w:vAlign w:val="center"/>
          </w:tcPr>
          <w:p w14:paraId="07C54C5B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09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10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370EE3A0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11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12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513F3D2D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13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14" w:author="usuario" w:date="2026-04-13T20:00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Paciente que recibe la medicación (FK).</w:t>
              </w:r>
            </w:ins>
          </w:p>
        </w:tc>
      </w:tr>
      <w:tr w:rsidR="004D6213" w:rsidRPr="00E97C5F" w14:paraId="18037112" w14:textId="77777777" w:rsidTr="00E97C5F">
        <w:trPr>
          <w:ins w:id="1115" w:author="usuario" w:date="2026-04-13T20:00:00Z"/>
        </w:trPr>
        <w:tc>
          <w:tcPr>
            <w:tcW w:w="1815" w:type="dxa"/>
            <w:vAlign w:val="center"/>
          </w:tcPr>
          <w:p w14:paraId="598BA7ED" w14:textId="77777777" w:rsidR="004D6213" w:rsidRPr="006C5B3D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16" w:author="usuario" w:date="2026-04-13T20:00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1117" w:author="usuario" w:date="2026-04-13T20:00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DNI_Medico</w:t>
              </w:r>
            </w:ins>
          </w:p>
        </w:tc>
        <w:tc>
          <w:tcPr>
            <w:tcW w:w="1255" w:type="dxa"/>
            <w:vAlign w:val="center"/>
          </w:tcPr>
          <w:p w14:paraId="5DB6051E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18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19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69" w:type="dxa"/>
            <w:vAlign w:val="center"/>
          </w:tcPr>
          <w:p w14:paraId="2AEF2E76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20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21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34D6212F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22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23" w:author="usuario" w:date="2026-04-13T20:00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15C3EA62" w14:textId="77777777" w:rsidR="004D6213" w:rsidRPr="006C5B3D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24" w:author="usuario" w:date="2026-04-13T20:00:00Z"/>
                <w:rFonts w:ascii="Calibri" w:hAnsi="Calibri" w:cs="Calibri"/>
                <w:color w:val="000000"/>
                <w:sz w:val="20"/>
                <w:szCs w:val="20"/>
              </w:rPr>
            </w:pPr>
            <w:ins w:id="1125" w:author="usuario" w:date="2026-04-13T20:00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Médico responsable de la indicación (FK)</w:t>
              </w:r>
            </w:ins>
          </w:p>
        </w:tc>
      </w:tr>
    </w:tbl>
    <w:p w14:paraId="0C1CBB99" w14:textId="0E0C2D51" w:rsidR="004D6213" w:rsidRDefault="004D6213">
      <w:pPr>
        <w:rPr>
          <w:ins w:id="1126" w:author="usuario" w:date="2026-04-13T20:02:00Z"/>
          <w:lang w:val="es-AR"/>
        </w:rPr>
      </w:pPr>
    </w:p>
    <w:p w14:paraId="0A88F408" w14:textId="08271E71" w:rsidR="004D6213" w:rsidRDefault="004D6213" w:rsidP="004D6213">
      <w:pPr>
        <w:pStyle w:val="NormalWeb"/>
        <w:spacing w:before="120" w:beforeAutospacing="0" w:after="120" w:afterAutospacing="0"/>
        <w:rPr>
          <w:ins w:id="1127" w:author="usuario" w:date="2026-04-13T20:02:00Z"/>
          <w:rFonts w:ascii="Arial" w:hAnsi="Arial" w:cs="Arial"/>
          <w:b/>
          <w:bCs/>
          <w:color w:val="000000"/>
          <w:sz w:val="22"/>
          <w:szCs w:val="22"/>
        </w:rPr>
      </w:pPr>
      <w:ins w:id="1128" w:author="usuario" w:date="2026-04-13T20:0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Entidad: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Horario </w:t>
        </w:r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 </w:t>
        </w:r>
      </w:ins>
    </w:p>
    <w:p w14:paraId="4306801E" w14:textId="44C08F2C" w:rsidR="004D6213" w:rsidRPr="00E97C5F" w:rsidRDefault="004D6213" w:rsidP="004D6213">
      <w:pPr>
        <w:pStyle w:val="NormalWeb"/>
        <w:spacing w:before="120" w:beforeAutospacing="0" w:after="120" w:afterAutospacing="0"/>
        <w:rPr>
          <w:ins w:id="1129" w:author="usuario" w:date="2026-04-13T20:02:00Z"/>
          <w:rFonts w:ascii="Arial" w:hAnsi="Arial" w:cs="Arial"/>
          <w:color w:val="000000"/>
          <w:sz w:val="22"/>
          <w:szCs w:val="22"/>
        </w:rPr>
      </w:pPr>
      <w:ins w:id="1130" w:author="usuario" w:date="2026-04-13T20:02:00Z">
        <w:r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Clave Primaria: </w:t>
        </w:r>
        <w:r w:rsidRPr="004D6213">
          <w:rPr>
            <w:rFonts w:ascii="Arial" w:hAnsi="Arial" w:cs="Arial"/>
            <w:b/>
            <w:bCs/>
            <w:color w:val="000000"/>
            <w:sz w:val="22"/>
            <w:szCs w:val="22"/>
          </w:rPr>
          <w:t>Día + Hora_Ingreso + Hora_Egreso</w:t>
        </w:r>
        <w:r w:rsidRPr="004D6213">
          <w:rPr>
            <w:rFonts w:ascii="Arial" w:hAnsi="Arial" w:cs="Arial"/>
            <w:b/>
            <w:bCs/>
            <w:color w:val="000000"/>
            <w:sz w:val="22"/>
            <w:szCs w:val="22"/>
          </w:rPr>
          <w:t xml:space="preserve"> </w:t>
        </w:r>
        <w:r>
          <w:rPr>
            <w:rFonts w:ascii="Arial" w:hAnsi="Arial" w:cs="Arial"/>
            <w:color w:val="000000"/>
            <w:sz w:val="22"/>
            <w:szCs w:val="22"/>
          </w:rPr>
          <w:t xml:space="preserve">(clave primaria compuesta) 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1255"/>
        <w:gridCol w:w="969"/>
        <w:gridCol w:w="1150"/>
        <w:gridCol w:w="4161"/>
        <w:tblGridChange w:id="1131">
          <w:tblGrid>
            <w:gridCol w:w="1815"/>
            <w:gridCol w:w="1255"/>
            <w:gridCol w:w="969"/>
            <w:gridCol w:w="1150"/>
            <w:gridCol w:w="4161"/>
          </w:tblGrid>
        </w:tblGridChange>
      </w:tblGrid>
      <w:tr w:rsidR="004D6213" w:rsidRPr="00E97C5F" w14:paraId="14FBC08D" w14:textId="77777777" w:rsidTr="00E97C5F">
        <w:trPr>
          <w:ins w:id="1132" w:author="usuario" w:date="2026-04-13T20:02:00Z"/>
        </w:trPr>
        <w:tc>
          <w:tcPr>
            <w:tcW w:w="1815" w:type="dxa"/>
            <w:shd w:val="clear" w:color="auto" w:fill="00B0F0"/>
            <w:vAlign w:val="center"/>
          </w:tcPr>
          <w:p w14:paraId="6B6DD4FD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33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34" w:author="usuario" w:date="2026-04-13T20:0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Atributos</w:t>
              </w:r>
            </w:ins>
          </w:p>
        </w:tc>
        <w:tc>
          <w:tcPr>
            <w:tcW w:w="1255" w:type="dxa"/>
            <w:shd w:val="clear" w:color="auto" w:fill="00B0F0"/>
            <w:vAlign w:val="center"/>
          </w:tcPr>
          <w:p w14:paraId="6F90E2CC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35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36" w:author="usuario" w:date="2026-04-13T20:0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Tipo de datos</w:t>
              </w:r>
            </w:ins>
          </w:p>
        </w:tc>
        <w:tc>
          <w:tcPr>
            <w:tcW w:w="969" w:type="dxa"/>
            <w:shd w:val="clear" w:color="auto" w:fill="00B0F0"/>
            <w:vAlign w:val="center"/>
          </w:tcPr>
          <w:p w14:paraId="245993BD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37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38" w:author="usuario" w:date="2026-04-13T20:0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Permite NULL</w:t>
              </w:r>
            </w:ins>
          </w:p>
        </w:tc>
        <w:tc>
          <w:tcPr>
            <w:tcW w:w="1150" w:type="dxa"/>
            <w:shd w:val="clear" w:color="auto" w:fill="00B0F0"/>
            <w:vAlign w:val="center"/>
          </w:tcPr>
          <w:p w14:paraId="1B85753B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39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40" w:author="usuario" w:date="2026-04-13T20:0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Valores posibles</w:t>
              </w:r>
            </w:ins>
          </w:p>
        </w:tc>
        <w:tc>
          <w:tcPr>
            <w:tcW w:w="4161" w:type="dxa"/>
            <w:shd w:val="clear" w:color="auto" w:fill="00B0F0"/>
            <w:vAlign w:val="center"/>
          </w:tcPr>
          <w:p w14:paraId="69EF1B6B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41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42" w:author="usuario" w:date="2026-04-13T20:02:00Z">
              <w:r w:rsidRPr="00E97C5F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 xml:space="preserve">Descripción </w:t>
              </w:r>
            </w:ins>
          </w:p>
        </w:tc>
      </w:tr>
      <w:tr w:rsidR="004D6213" w:rsidRPr="00E97C5F" w14:paraId="6CBB7887" w14:textId="77777777" w:rsidTr="00E97C5F">
        <w:trPr>
          <w:ins w:id="1143" w:author="usuario" w:date="2026-04-13T20:02:00Z"/>
        </w:trPr>
        <w:tc>
          <w:tcPr>
            <w:tcW w:w="1815" w:type="dxa"/>
            <w:vAlign w:val="center"/>
          </w:tcPr>
          <w:p w14:paraId="3BD31400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44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45" w:author="usuario" w:date="2026-04-13T20:02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</w:rPr>
                <w:t>Día</w:t>
              </w:r>
            </w:ins>
          </w:p>
        </w:tc>
        <w:tc>
          <w:tcPr>
            <w:tcW w:w="1255" w:type="dxa"/>
            <w:vAlign w:val="center"/>
          </w:tcPr>
          <w:p w14:paraId="2BB3240F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46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47" w:author="usuario" w:date="2026-04-13T20:02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VARCHAR</w:t>
              </w:r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 xml:space="preserve"> </w:t>
              </w:r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(15) o ENUM</w:t>
              </w:r>
            </w:ins>
          </w:p>
        </w:tc>
        <w:tc>
          <w:tcPr>
            <w:tcW w:w="969" w:type="dxa"/>
            <w:vAlign w:val="center"/>
          </w:tcPr>
          <w:p w14:paraId="127B280C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48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49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19BC0A9C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50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51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Lunes</w:t>
              </w:r>
            </w:ins>
          </w:p>
          <w:p w14:paraId="5DEFC9A1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52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53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Martes</w:t>
              </w:r>
            </w:ins>
          </w:p>
          <w:p w14:paraId="5316FFDA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54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55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Miércoles</w:t>
              </w:r>
            </w:ins>
          </w:p>
          <w:p w14:paraId="34622A49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56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57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Jueves</w:t>
              </w:r>
            </w:ins>
          </w:p>
          <w:p w14:paraId="34FCEF10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58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59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Viernes</w:t>
              </w:r>
            </w:ins>
          </w:p>
          <w:p w14:paraId="666C09A8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60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61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Sabado</w:t>
              </w:r>
            </w:ins>
          </w:p>
          <w:p w14:paraId="59BB71DC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62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63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Domingo</w:t>
              </w:r>
            </w:ins>
          </w:p>
        </w:tc>
        <w:tc>
          <w:tcPr>
            <w:tcW w:w="4161" w:type="dxa"/>
            <w:vAlign w:val="center"/>
          </w:tcPr>
          <w:p w14:paraId="070BDA1F" w14:textId="77777777" w:rsidR="004D6213" w:rsidRPr="00E97C5F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64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65" w:author="usuario" w:date="2026-04-13T20:02:00Z">
              <w:r w:rsidRPr="006C5B3D">
                <w:rPr>
                  <w:rFonts w:ascii="Calibri" w:hAnsi="Calibri" w:cs="Calibri"/>
                  <w:color w:val="000000"/>
                  <w:sz w:val="20"/>
                  <w:szCs w:val="20"/>
                </w:rPr>
                <w:t>Día en que debe administrarse el medicamento.</w:t>
              </w:r>
            </w:ins>
          </w:p>
        </w:tc>
      </w:tr>
      <w:tr w:rsidR="004D6213" w:rsidRPr="00E97C5F" w14:paraId="1048E6D2" w14:textId="77777777" w:rsidTr="00E97C5F">
        <w:trPr>
          <w:ins w:id="1166" w:author="usuario" w:date="2026-04-13T20:02:00Z"/>
        </w:trPr>
        <w:tc>
          <w:tcPr>
            <w:tcW w:w="1815" w:type="dxa"/>
            <w:vAlign w:val="center"/>
          </w:tcPr>
          <w:p w14:paraId="6F0BC5C1" w14:textId="58129F89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67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ins w:id="1168" w:author="usuario" w:date="2026-04-13T20:03:00Z">
              <w:r w:rsidRPr="006C5B3D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Hora_</w:t>
              </w:r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Ingreso</w:t>
              </w:r>
            </w:ins>
          </w:p>
        </w:tc>
        <w:tc>
          <w:tcPr>
            <w:tcW w:w="1255" w:type="dxa"/>
            <w:vAlign w:val="center"/>
          </w:tcPr>
          <w:p w14:paraId="31AE80EA" w14:textId="6D689EFB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69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70" w:author="usuario" w:date="2026-04-13T20:0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TIME</w:t>
              </w:r>
            </w:ins>
          </w:p>
        </w:tc>
        <w:tc>
          <w:tcPr>
            <w:tcW w:w="969" w:type="dxa"/>
            <w:vAlign w:val="center"/>
          </w:tcPr>
          <w:p w14:paraId="0E9457F8" w14:textId="061AF8C4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71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72" w:author="usuario" w:date="2026-04-13T20:0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6BFF7917" w14:textId="75B077C0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73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74" w:author="usuario" w:date="2026-04-13T20:03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42D569CE" w14:textId="4261BD95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75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76" w:author="usuario" w:date="2026-04-13T20:04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Hora de inicio del turno</w:t>
              </w:r>
            </w:ins>
          </w:p>
        </w:tc>
      </w:tr>
      <w:tr w:rsidR="004D6213" w:rsidRPr="00E97C5F" w14:paraId="25D4B0DB" w14:textId="77777777" w:rsidTr="00E97C5F">
        <w:trPr>
          <w:ins w:id="1177" w:author="usuario" w:date="2026-04-13T20:02:00Z"/>
        </w:trPr>
        <w:tc>
          <w:tcPr>
            <w:tcW w:w="1815" w:type="dxa"/>
            <w:vAlign w:val="center"/>
          </w:tcPr>
          <w:p w14:paraId="57CBB7BE" w14:textId="20420B87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78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79" w:author="usuario" w:date="2026-04-13T20:04:00Z">
              <w:r w:rsidRPr="006C5B3D"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Hora_</w:t>
              </w:r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E</w:t>
              </w:r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greso</w:t>
              </w:r>
            </w:ins>
          </w:p>
        </w:tc>
        <w:tc>
          <w:tcPr>
            <w:tcW w:w="1255" w:type="dxa"/>
            <w:vAlign w:val="center"/>
          </w:tcPr>
          <w:p w14:paraId="3D54C95E" w14:textId="3BC222A4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80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81" w:author="usuario" w:date="2026-04-13T20:0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TIME</w:t>
              </w:r>
            </w:ins>
          </w:p>
        </w:tc>
        <w:tc>
          <w:tcPr>
            <w:tcW w:w="969" w:type="dxa"/>
            <w:vAlign w:val="center"/>
          </w:tcPr>
          <w:p w14:paraId="78BDF0B7" w14:textId="22B20250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82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83" w:author="usuario" w:date="2026-04-13T20:0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NO</w:t>
              </w:r>
            </w:ins>
          </w:p>
        </w:tc>
        <w:tc>
          <w:tcPr>
            <w:tcW w:w="1150" w:type="dxa"/>
            <w:vAlign w:val="center"/>
          </w:tcPr>
          <w:p w14:paraId="29C886F5" w14:textId="46348DC2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84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85" w:author="usuario" w:date="2026-04-13T20:04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0CEE1CD4" w14:textId="23D355D7" w:rsidR="004D6213" w:rsidRPr="00E97C5F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186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87" w:author="usuario" w:date="2026-04-13T20:04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Hora de finalización del turno.</w:t>
              </w:r>
            </w:ins>
          </w:p>
        </w:tc>
      </w:tr>
      <w:tr w:rsidR="004D6213" w:rsidRPr="00E97C5F" w14:paraId="5BABF284" w14:textId="77777777" w:rsidTr="00E97C5F">
        <w:trPr>
          <w:ins w:id="1188" w:author="usuario" w:date="2026-04-13T20:02:00Z"/>
        </w:trPr>
        <w:tc>
          <w:tcPr>
            <w:tcW w:w="1815" w:type="dxa"/>
            <w:vAlign w:val="center"/>
          </w:tcPr>
          <w:p w14:paraId="6B91921B" w14:textId="77777777" w:rsidR="004D6213" w:rsidRPr="006C5B3D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89" w:author="usuario" w:date="2026-04-13T20:02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1190" w:author="usuario" w:date="2026-04-13T20:02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DNI_Medico</w:t>
              </w:r>
            </w:ins>
          </w:p>
        </w:tc>
        <w:tc>
          <w:tcPr>
            <w:tcW w:w="1255" w:type="dxa"/>
            <w:vAlign w:val="center"/>
          </w:tcPr>
          <w:p w14:paraId="4A9EF9C3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91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92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69" w:type="dxa"/>
            <w:vAlign w:val="center"/>
          </w:tcPr>
          <w:p w14:paraId="4FE093AB" w14:textId="64314BE5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93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94" w:author="usuario" w:date="2026-04-13T20:0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50" w:type="dxa"/>
            <w:vAlign w:val="center"/>
          </w:tcPr>
          <w:p w14:paraId="758DDB30" w14:textId="77777777" w:rsidR="004D6213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95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96" w:author="usuario" w:date="2026-04-13T20:02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5E1EB8FF" w14:textId="52833098" w:rsidR="004D6213" w:rsidRPr="006C5B3D" w:rsidRDefault="004D6213" w:rsidP="00E97C5F">
            <w:pPr>
              <w:pStyle w:val="NormalWeb"/>
              <w:spacing w:before="120" w:beforeAutospacing="0" w:after="120" w:afterAutospacing="0"/>
              <w:jc w:val="center"/>
              <w:rPr>
                <w:ins w:id="1197" w:author="usuario" w:date="2026-04-13T20:02:00Z"/>
                <w:rFonts w:ascii="Calibri" w:hAnsi="Calibri" w:cs="Calibri"/>
                <w:color w:val="000000"/>
                <w:sz w:val="20"/>
                <w:szCs w:val="20"/>
              </w:rPr>
            </w:pPr>
            <w:ins w:id="1198" w:author="usuario" w:date="2026-04-13T20:05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Médico asociado a ese horario (FK).</w:t>
              </w:r>
            </w:ins>
          </w:p>
        </w:tc>
      </w:tr>
      <w:tr w:rsidR="004D6213" w:rsidRPr="00E97C5F" w14:paraId="6FB98BBC" w14:textId="77777777" w:rsidTr="00E97C5F">
        <w:trPr>
          <w:ins w:id="1199" w:author="usuario" w:date="2026-04-13T20:04:00Z"/>
        </w:trPr>
        <w:tc>
          <w:tcPr>
            <w:tcW w:w="1815" w:type="dxa"/>
            <w:vAlign w:val="center"/>
          </w:tcPr>
          <w:p w14:paraId="0EDAA2B6" w14:textId="05BA1251" w:rsidR="004D6213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200" w:author="usuario" w:date="2026-04-13T20:04:00Z"/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ins w:id="1201" w:author="usuario" w:date="2026-04-13T20:05:00Z"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DNI_</w:t>
              </w:r>
              <w:r>
                <w:rPr>
                  <w:rFonts w:ascii="Calibri" w:hAnsi="Calibri" w:cs="Calibri"/>
                  <w:b/>
                  <w:bCs/>
                  <w:color w:val="000000"/>
                  <w:sz w:val="20"/>
                  <w:szCs w:val="20"/>
                  <w:lang w:val="es-ES" w:eastAsia="es-ES"/>
                </w:rPr>
                <w:t>Enfermera</w:t>
              </w:r>
            </w:ins>
          </w:p>
        </w:tc>
        <w:tc>
          <w:tcPr>
            <w:tcW w:w="1255" w:type="dxa"/>
            <w:vAlign w:val="center"/>
          </w:tcPr>
          <w:p w14:paraId="74A0DAB5" w14:textId="1D635022" w:rsidR="004D6213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202" w:author="usuario" w:date="2026-04-13T20:04:00Z"/>
                <w:rFonts w:ascii="Calibri" w:hAnsi="Calibri" w:cs="Calibri"/>
                <w:color w:val="000000"/>
                <w:sz w:val="20"/>
                <w:szCs w:val="20"/>
              </w:rPr>
            </w:pPr>
            <w:ins w:id="1203" w:author="usuario" w:date="2026-04-13T20:0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INT / BGINT</w:t>
              </w:r>
            </w:ins>
          </w:p>
        </w:tc>
        <w:tc>
          <w:tcPr>
            <w:tcW w:w="969" w:type="dxa"/>
            <w:vAlign w:val="center"/>
          </w:tcPr>
          <w:p w14:paraId="59F3539A" w14:textId="42A5807B" w:rsidR="004D6213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204" w:author="usuario" w:date="2026-04-13T20:04:00Z"/>
                <w:rFonts w:ascii="Calibri" w:hAnsi="Calibri" w:cs="Calibri"/>
                <w:color w:val="000000"/>
                <w:sz w:val="20"/>
                <w:szCs w:val="20"/>
              </w:rPr>
            </w:pPr>
            <w:ins w:id="1205" w:author="usuario" w:date="2026-04-13T20:0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SI</w:t>
              </w:r>
            </w:ins>
          </w:p>
        </w:tc>
        <w:tc>
          <w:tcPr>
            <w:tcW w:w="1150" w:type="dxa"/>
            <w:vAlign w:val="center"/>
          </w:tcPr>
          <w:p w14:paraId="66DB32E7" w14:textId="2E303340" w:rsidR="004D6213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206" w:author="usuario" w:date="2026-04-13T20:04:00Z"/>
                <w:rFonts w:ascii="Calibri" w:hAnsi="Calibri" w:cs="Calibri"/>
                <w:color w:val="000000"/>
                <w:sz w:val="20"/>
                <w:szCs w:val="20"/>
              </w:rPr>
            </w:pPr>
            <w:ins w:id="1207" w:author="usuario" w:date="2026-04-13T20:05:00Z">
              <w:r>
                <w:rPr>
                  <w:rFonts w:ascii="Calibri" w:hAnsi="Calibri" w:cs="Calibri"/>
                  <w:color w:val="000000"/>
                  <w:sz w:val="20"/>
                  <w:szCs w:val="20"/>
                </w:rPr>
                <w:t>-</w:t>
              </w:r>
            </w:ins>
          </w:p>
        </w:tc>
        <w:tc>
          <w:tcPr>
            <w:tcW w:w="4161" w:type="dxa"/>
            <w:vAlign w:val="center"/>
          </w:tcPr>
          <w:p w14:paraId="023CC0B5" w14:textId="4AC48124" w:rsidR="004D6213" w:rsidRPr="004D6213" w:rsidRDefault="004D6213" w:rsidP="004D6213">
            <w:pPr>
              <w:pStyle w:val="NormalWeb"/>
              <w:spacing w:before="120" w:beforeAutospacing="0" w:after="120" w:afterAutospacing="0"/>
              <w:jc w:val="center"/>
              <w:rPr>
                <w:ins w:id="1208" w:author="usuario" w:date="2026-04-13T20:04:00Z"/>
                <w:rFonts w:ascii="Calibri" w:hAnsi="Calibri" w:cs="Calibri"/>
                <w:color w:val="000000"/>
                <w:sz w:val="20"/>
                <w:szCs w:val="20"/>
              </w:rPr>
            </w:pPr>
            <w:ins w:id="1209" w:author="usuario" w:date="2026-04-13T20:05:00Z">
              <w:r w:rsidRPr="004D6213">
                <w:rPr>
                  <w:rFonts w:ascii="Calibri" w:hAnsi="Calibri" w:cs="Calibri"/>
                  <w:color w:val="000000"/>
                  <w:sz w:val="20"/>
                  <w:szCs w:val="20"/>
                </w:rPr>
                <w:t>Enfermera asociada a ese horario (FK).</w:t>
              </w:r>
            </w:ins>
          </w:p>
        </w:tc>
      </w:tr>
    </w:tbl>
    <w:p w14:paraId="04333A65" w14:textId="77777777" w:rsidR="004D6213" w:rsidRPr="00861D75" w:rsidRDefault="004D6213">
      <w:pPr>
        <w:rPr>
          <w:lang w:val="es-AR"/>
        </w:rPr>
      </w:pPr>
    </w:p>
    <w:sectPr w:rsidR="004D6213" w:rsidRPr="00861D75" w:rsidSect="0027262B">
      <w:pgSz w:w="12240" w:h="15840" w:code="1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FC41C" w14:textId="77777777" w:rsidR="008B54E0" w:rsidRDefault="008B54E0">
      <w:pPr>
        <w:spacing w:before="0" w:after="0"/>
      </w:pPr>
      <w:r>
        <w:separator/>
      </w:r>
    </w:p>
  </w:endnote>
  <w:endnote w:type="continuationSeparator" w:id="0">
    <w:p w14:paraId="01539958" w14:textId="77777777" w:rsidR="008B54E0" w:rsidRDefault="008B54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4A691" w14:textId="77777777" w:rsidR="008B54E0" w:rsidRDefault="008B54E0">
      <w:pPr>
        <w:spacing w:before="0" w:after="0"/>
      </w:pPr>
      <w:r>
        <w:separator/>
      </w:r>
    </w:p>
  </w:footnote>
  <w:footnote w:type="continuationSeparator" w:id="0">
    <w:p w14:paraId="3A20206E" w14:textId="77777777" w:rsidR="008B54E0" w:rsidRDefault="008B54E0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F48"/>
    <w:multiLevelType w:val="hybridMultilevel"/>
    <w:tmpl w:val="BB2AF03C"/>
    <w:lvl w:ilvl="0" w:tplc="250488D0">
      <w:start w:val="1"/>
      <w:numFmt w:val="lowerLetter"/>
      <w:pStyle w:val="TableText10Numb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01BC38CF"/>
    <w:multiLevelType w:val="hybridMultilevel"/>
    <w:tmpl w:val="186C665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20F64"/>
    <w:multiLevelType w:val="hybridMultilevel"/>
    <w:tmpl w:val="55843F60"/>
    <w:lvl w:ilvl="0" w:tplc="D9D2E418">
      <w:start w:val="1"/>
      <w:numFmt w:val="bullet"/>
      <w:pStyle w:val="InstructionalTextBulletLeve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23D67"/>
    <w:multiLevelType w:val="hybridMultilevel"/>
    <w:tmpl w:val="B93E3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816C3"/>
    <w:multiLevelType w:val="multilevel"/>
    <w:tmpl w:val="B1E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9714CB"/>
    <w:multiLevelType w:val="hybridMultilevel"/>
    <w:tmpl w:val="B362622C"/>
    <w:lvl w:ilvl="0" w:tplc="C66A6A5C">
      <w:start w:val="1"/>
      <w:numFmt w:val="decimal"/>
      <w:pStyle w:val="InstructionalTextNumb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D84CBA"/>
    <w:multiLevelType w:val="multilevel"/>
    <w:tmpl w:val="656EB39E"/>
    <w:lvl w:ilvl="0">
      <w:start w:val="1"/>
      <w:numFmt w:val="decimal"/>
      <w:pStyle w:val="TableText10Number"/>
      <w:lvlText w:val="%1"/>
      <w:lvlJc w:val="left"/>
      <w:pPr>
        <w:tabs>
          <w:tab w:val="num" w:pos="720"/>
        </w:tabs>
        <w:ind w:left="144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144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944"/>
        </w:tabs>
        <w:ind w:left="144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4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44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44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4"/>
        </w:tabs>
        <w:ind w:left="230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8"/>
        </w:tabs>
        <w:ind w:left="2448" w:hanging="1584"/>
      </w:pPr>
      <w:rPr>
        <w:rFonts w:cs="Times New Roman" w:hint="default"/>
      </w:rPr>
    </w:lvl>
  </w:abstractNum>
  <w:abstractNum w:abstractNumId="7" w15:restartNumberingAfterBreak="0">
    <w:nsid w:val="10F074F2"/>
    <w:multiLevelType w:val="multilevel"/>
    <w:tmpl w:val="2E341186"/>
    <w:lvl w:ilvl="0">
      <w:start w:val="1"/>
      <w:numFmt w:val="decimal"/>
      <w:pStyle w:val="TableText8Number"/>
      <w:lvlText w:val="%1"/>
      <w:lvlJc w:val="left"/>
      <w:pPr>
        <w:tabs>
          <w:tab w:val="num" w:pos="504"/>
        </w:tabs>
        <w:ind w:left="720" w:hanging="432"/>
      </w:pPr>
      <w:rPr>
        <w:rFonts w:ascii="Times New Roman" w:hAnsi="Times New Roman" w:cs="Times New Roman" w:hint="default"/>
        <w:b w:val="0"/>
        <w:i w:val="0"/>
        <w:sz w:val="16"/>
      </w:rPr>
    </w:lvl>
    <w:lvl w:ilvl="1">
      <w:start w:val="1"/>
      <w:numFmt w:val="upperLetter"/>
      <w:lvlText w:val="%2"/>
      <w:lvlJc w:val="left"/>
      <w:pPr>
        <w:tabs>
          <w:tab w:val="num" w:pos="648"/>
        </w:tabs>
        <w:ind w:left="-7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1728"/>
        </w:tabs>
        <w:ind w:left="-72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-72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80"/>
        </w:tabs>
        <w:ind w:left="-7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68"/>
        </w:tabs>
        <w:ind w:left="-7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8"/>
        </w:tabs>
        <w:ind w:left="208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32"/>
        </w:tabs>
        <w:ind w:left="2232" w:hanging="1584"/>
      </w:pPr>
      <w:rPr>
        <w:rFonts w:cs="Times New Roman" w:hint="default"/>
      </w:rPr>
    </w:lvl>
  </w:abstractNum>
  <w:abstractNum w:abstractNumId="8" w15:restartNumberingAfterBreak="0">
    <w:nsid w:val="11005518"/>
    <w:multiLevelType w:val="hybridMultilevel"/>
    <w:tmpl w:val="D214E1B0"/>
    <w:lvl w:ilvl="0" w:tplc="99ACF702">
      <w:start w:val="1"/>
      <w:numFmt w:val="decimal"/>
      <w:pStyle w:val="AppendixH"/>
      <w:lvlText w:val="H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66373B"/>
    <w:multiLevelType w:val="hybridMultilevel"/>
    <w:tmpl w:val="13D2D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15C29"/>
    <w:multiLevelType w:val="multilevel"/>
    <w:tmpl w:val="AA3C3464"/>
    <w:lvl w:ilvl="0">
      <w:start w:val="1"/>
      <w:numFmt w:val="decimal"/>
      <w:pStyle w:val="AppendixA"/>
      <w:lvlText w:val="A.%1"/>
      <w:lvlJc w:val="left"/>
      <w:pPr>
        <w:tabs>
          <w:tab w:val="num" w:pos="720"/>
        </w:tabs>
        <w:ind w:left="634" w:hanging="634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532"/>
        </w:tabs>
        <w:ind w:left="15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64"/>
        </w:tabs>
        <w:ind w:left="19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68"/>
        </w:tabs>
        <w:ind w:left="24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972"/>
        </w:tabs>
        <w:ind w:left="29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76"/>
        </w:tabs>
        <w:ind w:left="34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80"/>
        </w:tabs>
        <w:ind w:left="39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84"/>
        </w:tabs>
        <w:ind w:left="44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60"/>
        </w:tabs>
        <w:ind w:left="5060" w:hanging="1440"/>
      </w:pPr>
      <w:rPr>
        <w:rFonts w:cs="Times New Roman" w:hint="default"/>
      </w:rPr>
    </w:lvl>
  </w:abstractNum>
  <w:abstractNum w:abstractNumId="11" w15:restartNumberingAfterBreak="0">
    <w:nsid w:val="1EE4396C"/>
    <w:multiLevelType w:val="hybridMultilevel"/>
    <w:tmpl w:val="9E083D90"/>
    <w:lvl w:ilvl="0" w:tplc="8E0287A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57798"/>
    <w:multiLevelType w:val="multilevel"/>
    <w:tmpl w:val="8B8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BE7DA3"/>
    <w:multiLevelType w:val="hybridMultilevel"/>
    <w:tmpl w:val="552C112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756367"/>
    <w:multiLevelType w:val="multilevel"/>
    <w:tmpl w:val="A5D0C25C"/>
    <w:lvl w:ilvl="0">
      <w:start w:val="1"/>
      <w:numFmt w:val="decimal"/>
      <w:pStyle w:val="BodyText10Number"/>
      <w:lvlText w:val="%1."/>
      <w:lvlJc w:val="left"/>
      <w:pPr>
        <w:tabs>
          <w:tab w:val="num" w:pos="576"/>
        </w:tabs>
        <w:ind w:left="576" w:hanging="288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288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088"/>
        </w:tabs>
        <w:ind w:left="288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28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28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28"/>
        </w:tabs>
        <w:ind w:left="288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584"/>
      </w:pPr>
      <w:rPr>
        <w:rFonts w:cs="Times New Roman" w:hint="default"/>
      </w:rPr>
    </w:lvl>
  </w:abstractNum>
  <w:abstractNum w:abstractNumId="15" w15:restartNumberingAfterBreak="0">
    <w:nsid w:val="2DA70B25"/>
    <w:multiLevelType w:val="hybridMultilevel"/>
    <w:tmpl w:val="76645964"/>
    <w:lvl w:ilvl="0" w:tplc="C7D02504">
      <w:start w:val="1"/>
      <w:numFmt w:val="bullet"/>
      <w:pStyle w:val="BodyTextNumberStepResultsNotes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6" w15:restartNumberingAfterBreak="0">
    <w:nsid w:val="31C6424D"/>
    <w:multiLevelType w:val="hybridMultilevel"/>
    <w:tmpl w:val="366AE7F8"/>
    <w:lvl w:ilvl="0" w:tplc="5262037E">
      <w:start w:val="1"/>
      <w:numFmt w:val="bullet"/>
      <w:pStyle w:val="BodyTex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DB487E"/>
    <w:multiLevelType w:val="hybridMultilevel"/>
    <w:tmpl w:val="8602942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615B52"/>
    <w:multiLevelType w:val="hybridMultilevel"/>
    <w:tmpl w:val="66B0E430"/>
    <w:lvl w:ilvl="0" w:tplc="A5F066EC">
      <w:start w:val="1"/>
      <w:numFmt w:val="bullet"/>
      <w:pStyle w:val="Instructional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D5FF4"/>
    <w:multiLevelType w:val="multilevel"/>
    <w:tmpl w:val="6DE44D4A"/>
    <w:lvl w:ilvl="0">
      <w:start w:val="1"/>
      <w:numFmt w:val="decimal"/>
      <w:pStyle w:val="AppendixB"/>
      <w:lvlText w:val="B.%1"/>
      <w:lvlJc w:val="left"/>
      <w:pPr>
        <w:tabs>
          <w:tab w:val="num" w:pos="720"/>
        </w:tabs>
        <w:ind w:left="634" w:hanging="634"/>
      </w:pPr>
      <w:rPr>
        <w:rFonts w:cs="Times New Roman" w:hint="default"/>
      </w:rPr>
    </w:lvl>
    <w:lvl w:ilvl="1">
      <w:start w:val="1"/>
      <w:numFmt w:val="decimal"/>
      <w:lvlText w:val="A.%2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33DC3A20"/>
    <w:multiLevelType w:val="hybridMultilevel"/>
    <w:tmpl w:val="3052220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AB5069"/>
    <w:multiLevelType w:val="multilevel"/>
    <w:tmpl w:val="88C8D0C0"/>
    <w:lvl w:ilvl="0">
      <w:start w:val="1"/>
      <w:numFmt w:val="decimal"/>
      <w:pStyle w:val="AppendixC"/>
      <w:lvlText w:val="C.%1"/>
      <w:lvlJc w:val="left"/>
      <w:pPr>
        <w:tabs>
          <w:tab w:val="num" w:pos="634"/>
        </w:tabs>
        <w:ind w:left="634" w:hanging="360"/>
      </w:pPr>
      <w:rPr>
        <w:rFonts w:cs="Times New Roman" w:hint="default"/>
      </w:rPr>
    </w:lvl>
    <w:lvl w:ilvl="1">
      <w:start w:val="1"/>
      <w:numFmt w:val="decimal"/>
      <w:lvlText w:val="A.%2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39EE0E31"/>
    <w:multiLevelType w:val="multilevel"/>
    <w:tmpl w:val="35FC7506"/>
    <w:lvl w:ilvl="0">
      <w:start w:val="1"/>
      <w:numFmt w:val="decimal"/>
      <w:pStyle w:val="AppendixD"/>
      <w:lvlText w:val="D.%1"/>
      <w:lvlJc w:val="left"/>
      <w:pPr>
        <w:tabs>
          <w:tab w:val="num" w:pos="346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532"/>
        </w:tabs>
        <w:ind w:left="15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64"/>
        </w:tabs>
        <w:ind w:left="19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68"/>
        </w:tabs>
        <w:ind w:left="24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972"/>
        </w:tabs>
        <w:ind w:left="29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76"/>
        </w:tabs>
        <w:ind w:left="34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80"/>
        </w:tabs>
        <w:ind w:left="39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84"/>
        </w:tabs>
        <w:ind w:left="44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60"/>
        </w:tabs>
        <w:ind w:left="5060" w:hanging="1440"/>
      </w:pPr>
      <w:rPr>
        <w:rFonts w:cs="Times New Roman" w:hint="default"/>
      </w:rPr>
    </w:lvl>
  </w:abstractNum>
  <w:abstractNum w:abstractNumId="23" w15:restartNumberingAfterBreak="0">
    <w:nsid w:val="3AC30128"/>
    <w:multiLevelType w:val="hybridMultilevel"/>
    <w:tmpl w:val="EB8A8D6E"/>
    <w:lvl w:ilvl="0" w:tplc="927055DA">
      <w:start w:val="1"/>
      <w:numFmt w:val="bullet"/>
      <w:pStyle w:val="TableText10Bullet"/>
      <w:lvlText w:val=""/>
      <w:lvlJc w:val="left"/>
      <w:pPr>
        <w:tabs>
          <w:tab w:val="num" w:pos="216"/>
        </w:tabs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81033"/>
    <w:multiLevelType w:val="multilevel"/>
    <w:tmpl w:val="28EC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4411CB"/>
    <w:multiLevelType w:val="hybridMultilevel"/>
    <w:tmpl w:val="9878B4CC"/>
    <w:lvl w:ilvl="0" w:tplc="94B08B7C">
      <w:start w:val="1"/>
      <w:numFmt w:val="decimal"/>
      <w:pStyle w:val="AppendixF"/>
      <w:lvlText w:val="F.%1"/>
      <w:lvlJc w:val="left"/>
      <w:rPr>
        <w:rFonts w:ascii="Arial Narrow" w:hAnsi="Arial Narrow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8D01A29"/>
    <w:multiLevelType w:val="hybridMultilevel"/>
    <w:tmpl w:val="F75C320C"/>
    <w:lvl w:ilvl="0" w:tplc="EE6E7564">
      <w:start w:val="1"/>
      <w:numFmt w:val="decimal"/>
      <w:pStyle w:val="AppendixE"/>
      <w:lvlText w:val="E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8FC20C9"/>
    <w:multiLevelType w:val="hybridMultilevel"/>
    <w:tmpl w:val="0F103E78"/>
    <w:lvl w:ilvl="0" w:tplc="D9C61E1C">
      <w:start w:val="1"/>
      <w:numFmt w:val="lowerLetter"/>
      <w:pStyle w:val="BodyTextNumberLetterLevel2"/>
      <w:lvlText w:val="%1."/>
      <w:lvlJc w:val="left"/>
      <w:pPr>
        <w:ind w:left="100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  <w:rPr>
        <w:rFonts w:cs="Times New Roman"/>
      </w:rPr>
    </w:lvl>
  </w:abstractNum>
  <w:abstractNum w:abstractNumId="28" w15:restartNumberingAfterBreak="0">
    <w:nsid w:val="5BA34C3A"/>
    <w:multiLevelType w:val="hybridMultilevel"/>
    <w:tmpl w:val="56E04C9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A479C"/>
    <w:multiLevelType w:val="hybridMultilevel"/>
    <w:tmpl w:val="CF209B0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E55CF2"/>
    <w:multiLevelType w:val="multilevel"/>
    <w:tmpl w:val="8C0C3468"/>
    <w:lvl w:ilvl="0">
      <w:start w:val="1"/>
      <w:numFmt w:val="decimal"/>
      <w:pStyle w:val="BodyTextNumber"/>
      <w:lvlText w:val="%1."/>
      <w:lvlJc w:val="left"/>
      <w:pPr>
        <w:tabs>
          <w:tab w:val="num" w:pos="720"/>
        </w:tabs>
        <w:ind w:left="720" w:hanging="432"/>
      </w:pPr>
      <w:rPr>
        <w:rFonts w:ascii="Arial" w:hAnsi="Arial" w:cs="Arial" w:hint="default"/>
        <w:b w:val="0"/>
        <w:i w:val="0"/>
        <w:sz w:val="22"/>
        <w:szCs w:val="22"/>
      </w:rPr>
    </w:lvl>
    <w:lvl w:ilvl="1">
      <w:start w:val="1"/>
      <w:numFmt w:val="upperLetter"/>
      <w:lvlText w:val="%2"/>
      <w:lvlJc w:val="left"/>
      <w:pPr>
        <w:tabs>
          <w:tab w:val="num" w:pos="648"/>
        </w:tabs>
        <w:ind w:left="-7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1728"/>
        </w:tabs>
        <w:ind w:left="-72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-72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80"/>
        </w:tabs>
        <w:ind w:left="-7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68"/>
        </w:tabs>
        <w:ind w:left="-7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8"/>
        </w:tabs>
        <w:ind w:left="208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32"/>
        </w:tabs>
        <w:ind w:left="2232" w:hanging="1584"/>
      </w:pPr>
      <w:rPr>
        <w:rFonts w:cs="Times New Roman" w:hint="default"/>
      </w:rPr>
    </w:lvl>
  </w:abstractNum>
  <w:abstractNum w:abstractNumId="31" w15:restartNumberingAfterBreak="0">
    <w:nsid w:val="628F5423"/>
    <w:multiLevelType w:val="multilevel"/>
    <w:tmpl w:val="E8268DCA"/>
    <w:lvl w:ilvl="0">
      <w:start w:val="1"/>
      <w:numFmt w:val="none"/>
      <w:pStyle w:val="Ttulo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Ttulo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Ttulo3"/>
      <w:lvlText w:val="%2.%3"/>
      <w:lvlJc w:val="left"/>
      <w:pPr>
        <w:ind w:left="2563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Ttulo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Ttulo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Ttulo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Ttulo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Ttulo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 w:val="0"/>
        <w:sz w:val="22"/>
      </w:rPr>
    </w:lvl>
    <w:lvl w:ilvl="8">
      <w:start w:val="1"/>
      <w:numFmt w:val="decimal"/>
      <w:pStyle w:val="Ttulo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32" w15:restartNumberingAfterBreak="0">
    <w:nsid w:val="66D71EA9"/>
    <w:multiLevelType w:val="hybridMultilevel"/>
    <w:tmpl w:val="5BE6F34E"/>
    <w:lvl w:ilvl="0" w:tplc="BF407C62">
      <w:start w:val="1"/>
      <w:numFmt w:val="decimal"/>
      <w:pStyle w:val="AppendixG"/>
      <w:lvlText w:val="G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BCC4A7B"/>
    <w:multiLevelType w:val="hybridMultilevel"/>
    <w:tmpl w:val="C6F086F4"/>
    <w:lvl w:ilvl="0" w:tplc="D4D81450">
      <w:start w:val="1"/>
      <w:numFmt w:val="bullet"/>
      <w:pStyle w:val="BodyText10Bullet"/>
      <w:lvlText w:val=""/>
      <w:lvlJc w:val="left"/>
      <w:pPr>
        <w:tabs>
          <w:tab w:val="num" w:pos="576"/>
        </w:tabs>
        <w:ind w:left="504" w:hanging="216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F52FA"/>
    <w:multiLevelType w:val="hybridMultilevel"/>
    <w:tmpl w:val="95264B0A"/>
    <w:lvl w:ilvl="0" w:tplc="12468C02">
      <w:start w:val="1"/>
      <w:numFmt w:val="bullet"/>
      <w:pStyle w:val="BodyTextBulletLevel2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EDA7680"/>
    <w:multiLevelType w:val="multilevel"/>
    <w:tmpl w:val="A41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4700E8"/>
    <w:multiLevelType w:val="hybridMultilevel"/>
    <w:tmpl w:val="F32A2A66"/>
    <w:lvl w:ilvl="0" w:tplc="CB3EC74A">
      <w:start w:val="1"/>
      <w:numFmt w:val="bullet"/>
      <w:pStyle w:val="TableText8Bullet"/>
      <w:lvlText w:val=""/>
      <w:lvlJc w:val="left"/>
      <w:pPr>
        <w:tabs>
          <w:tab w:val="num" w:pos="216"/>
        </w:tabs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20541"/>
    <w:multiLevelType w:val="hybridMultilevel"/>
    <w:tmpl w:val="E4D6A464"/>
    <w:lvl w:ilvl="0" w:tplc="DF58DF3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42310"/>
    <w:multiLevelType w:val="multilevel"/>
    <w:tmpl w:val="99C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4C6E75"/>
    <w:multiLevelType w:val="hybridMultilevel"/>
    <w:tmpl w:val="D36C7D28"/>
    <w:lvl w:ilvl="0" w:tplc="DB8AC4EA">
      <w:start w:val="1"/>
      <w:numFmt w:val="decimal"/>
      <w:pStyle w:val="AppendixI"/>
      <w:lvlText w:val="I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C9A01B9"/>
    <w:multiLevelType w:val="multilevel"/>
    <w:tmpl w:val="705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7692326">
    <w:abstractNumId w:val="10"/>
  </w:num>
  <w:num w:numId="2" w16cid:durableId="540868841">
    <w:abstractNumId w:val="19"/>
  </w:num>
  <w:num w:numId="3" w16cid:durableId="1926573951">
    <w:abstractNumId w:val="21"/>
  </w:num>
  <w:num w:numId="4" w16cid:durableId="1670475">
    <w:abstractNumId w:val="22"/>
  </w:num>
  <w:num w:numId="5" w16cid:durableId="265776635">
    <w:abstractNumId w:val="26"/>
  </w:num>
  <w:num w:numId="6" w16cid:durableId="543952704">
    <w:abstractNumId w:val="25"/>
  </w:num>
  <w:num w:numId="7" w16cid:durableId="1224020172">
    <w:abstractNumId w:val="32"/>
  </w:num>
  <w:num w:numId="8" w16cid:durableId="1416434565">
    <w:abstractNumId w:val="8"/>
  </w:num>
  <w:num w:numId="9" w16cid:durableId="1865749161">
    <w:abstractNumId w:val="39"/>
  </w:num>
  <w:num w:numId="10" w16cid:durableId="1883515651">
    <w:abstractNumId w:val="33"/>
  </w:num>
  <w:num w:numId="11" w16cid:durableId="374231430">
    <w:abstractNumId w:val="14"/>
  </w:num>
  <w:num w:numId="12" w16cid:durableId="1744568918">
    <w:abstractNumId w:val="16"/>
  </w:num>
  <w:num w:numId="13" w16cid:durableId="1266815152">
    <w:abstractNumId w:val="34"/>
  </w:num>
  <w:num w:numId="14" w16cid:durableId="965894132">
    <w:abstractNumId w:val="30"/>
  </w:num>
  <w:num w:numId="15" w16cid:durableId="131867443">
    <w:abstractNumId w:val="27"/>
  </w:num>
  <w:num w:numId="16" w16cid:durableId="1997101944">
    <w:abstractNumId w:val="15"/>
  </w:num>
  <w:num w:numId="17" w16cid:durableId="1831290675">
    <w:abstractNumId w:val="31"/>
  </w:num>
  <w:num w:numId="18" w16cid:durableId="1716658357">
    <w:abstractNumId w:val="18"/>
  </w:num>
  <w:num w:numId="19" w16cid:durableId="1269242285">
    <w:abstractNumId w:val="2"/>
  </w:num>
  <w:num w:numId="20" w16cid:durableId="1649824732">
    <w:abstractNumId w:val="5"/>
  </w:num>
  <w:num w:numId="21" w16cid:durableId="518472317">
    <w:abstractNumId w:val="23"/>
  </w:num>
  <w:num w:numId="22" w16cid:durableId="449401247">
    <w:abstractNumId w:val="6"/>
  </w:num>
  <w:num w:numId="23" w16cid:durableId="865218502">
    <w:abstractNumId w:val="0"/>
  </w:num>
  <w:num w:numId="24" w16cid:durableId="1748380243">
    <w:abstractNumId w:val="36"/>
  </w:num>
  <w:num w:numId="25" w16cid:durableId="991325715">
    <w:abstractNumId w:val="7"/>
  </w:num>
  <w:num w:numId="26" w16cid:durableId="321810561">
    <w:abstractNumId w:val="35"/>
  </w:num>
  <w:num w:numId="27" w16cid:durableId="971443627">
    <w:abstractNumId w:val="12"/>
  </w:num>
  <w:num w:numId="28" w16cid:durableId="961885193">
    <w:abstractNumId w:val="38"/>
  </w:num>
  <w:num w:numId="29" w16cid:durableId="1661884361">
    <w:abstractNumId w:val="4"/>
  </w:num>
  <w:num w:numId="30" w16cid:durableId="1679429467">
    <w:abstractNumId w:val="40"/>
  </w:num>
  <w:num w:numId="31" w16cid:durableId="1841308122">
    <w:abstractNumId w:val="24"/>
  </w:num>
  <w:num w:numId="32" w16cid:durableId="1069155139">
    <w:abstractNumId w:val="11"/>
  </w:num>
  <w:num w:numId="33" w16cid:durableId="1895240441">
    <w:abstractNumId w:val="3"/>
  </w:num>
  <w:num w:numId="34" w16cid:durableId="1094133268">
    <w:abstractNumId w:val="9"/>
  </w:num>
  <w:num w:numId="35" w16cid:durableId="83304020">
    <w:abstractNumId w:val="28"/>
  </w:num>
  <w:num w:numId="36" w16cid:durableId="1574463132">
    <w:abstractNumId w:val="13"/>
  </w:num>
  <w:num w:numId="37" w16cid:durableId="1374185283">
    <w:abstractNumId w:val="17"/>
  </w:num>
  <w:num w:numId="38" w16cid:durableId="1793749662">
    <w:abstractNumId w:val="37"/>
  </w:num>
  <w:num w:numId="39" w16cid:durableId="1273437840">
    <w:abstractNumId w:val="20"/>
  </w:num>
  <w:num w:numId="40" w16cid:durableId="806748218">
    <w:abstractNumId w:val="29"/>
  </w:num>
  <w:num w:numId="41" w16cid:durableId="2115860561">
    <w:abstractNumId w:val="1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521" w:allStyles="1" w:customStyles="0" w:latentStyles="0" w:stylesInUse="0" w:headingStyles="1" w:numberingStyles="0" w:tableStyles="0" w:directFormattingOnRuns="1" w:directFormattingOnParagraphs="0" w:directFormattingOnNumbering="1" w:directFormattingOnTables="0" w:clearFormatting="1" w:top3HeadingStyles="0" w:visibleStyles="0" w:alternateStyleNames="0"/>
  <w:stylePaneSortMethod w:val="0000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12"/>
    <w:rsid w:val="00003728"/>
    <w:rsid w:val="000216DE"/>
    <w:rsid w:val="00022616"/>
    <w:rsid w:val="00025DC8"/>
    <w:rsid w:val="000939F4"/>
    <w:rsid w:val="000B1821"/>
    <w:rsid w:val="000B4735"/>
    <w:rsid w:val="000E4337"/>
    <w:rsid w:val="00110827"/>
    <w:rsid w:val="00125F22"/>
    <w:rsid w:val="00141463"/>
    <w:rsid w:val="001437AA"/>
    <w:rsid w:val="001C0221"/>
    <w:rsid w:val="001E5032"/>
    <w:rsid w:val="002234FE"/>
    <w:rsid w:val="00233F80"/>
    <w:rsid w:val="002A7BA7"/>
    <w:rsid w:val="0032541E"/>
    <w:rsid w:val="00346984"/>
    <w:rsid w:val="00372C6A"/>
    <w:rsid w:val="003A089C"/>
    <w:rsid w:val="003B0A39"/>
    <w:rsid w:val="003D2955"/>
    <w:rsid w:val="00417A64"/>
    <w:rsid w:val="00436E73"/>
    <w:rsid w:val="004669EC"/>
    <w:rsid w:val="004730F0"/>
    <w:rsid w:val="004B7E95"/>
    <w:rsid w:val="004D2B20"/>
    <w:rsid w:val="004D6213"/>
    <w:rsid w:val="005105AE"/>
    <w:rsid w:val="00515CBC"/>
    <w:rsid w:val="0056207D"/>
    <w:rsid w:val="00602E66"/>
    <w:rsid w:val="0062242E"/>
    <w:rsid w:val="00623969"/>
    <w:rsid w:val="00662E10"/>
    <w:rsid w:val="00672331"/>
    <w:rsid w:val="00680271"/>
    <w:rsid w:val="006C1B48"/>
    <w:rsid w:val="006C5B3D"/>
    <w:rsid w:val="006E3F21"/>
    <w:rsid w:val="006F4A07"/>
    <w:rsid w:val="00731E7D"/>
    <w:rsid w:val="007B38E0"/>
    <w:rsid w:val="007C5670"/>
    <w:rsid w:val="007D27DA"/>
    <w:rsid w:val="007E0CD7"/>
    <w:rsid w:val="0080742B"/>
    <w:rsid w:val="00861D75"/>
    <w:rsid w:val="0087684C"/>
    <w:rsid w:val="008A0194"/>
    <w:rsid w:val="008B54E0"/>
    <w:rsid w:val="008D2C0B"/>
    <w:rsid w:val="008D4BEC"/>
    <w:rsid w:val="008D530D"/>
    <w:rsid w:val="009044B5"/>
    <w:rsid w:val="00961DA4"/>
    <w:rsid w:val="009960D5"/>
    <w:rsid w:val="00A2271F"/>
    <w:rsid w:val="00A63CC0"/>
    <w:rsid w:val="00AB6E55"/>
    <w:rsid w:val="00AC4B75"/>
    <w:rsid w:val="00AC5C48"/>
    <w:rsid w:val="00AF3EA0"/>
    <w:rsid w:val="00B678AB"/>
    <w:rsid w:val="00BC2A40"/>
    <w:rsid w:val="00BF22FD"/>
    <w:rsid w:val="00C178BA"/>
    <w:rsid w:val="00C9512D"/>
    <w:rsid w:val="00CD48C1"/>
    <w:rsid w:val="00D248A6"/>
    <w:rsid w:val="00D409E7"/>
    <w:rsid w:val="00D42A71"/>
    <w:rsid w:val="00D65004"/>
    <w:rsid w:val="00DE5592"/>
    <w:rsid w:val="00E27366"/>
    <w:rsid w:val="00EA4247"/>
    <w:rsid w:val="00EB3E12"/>
    <w:rsid w:val="00ED6F9B"/>
    <w:rsid w:val="00F15928"/>
    <w:rsid w:val="00F35F0E"/>
    <w:rsid w:val="00F62681"/>
    <w:rsid w:val="00FF2C61"/>
    <w:rsid w:val="00FF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864C"/>
  <w15:docId w15:val="{D9A6E8E1-E93C-4B09-BB01-EB606483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A3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paragraph" w:styleId="Ttulo1">
    <w:name w:val="heading 1"/>
    <w:next w:val="Normal"/>
    <w:link w:val="Ttulo1Car"/>
    <w:autoRedefine/>
    <w:uiPriority w:val="9"/>
    <w:qFormat/>
    <w:rsid w:val="003B0A39"/>
    <w:pPr>
      <w:keepNext/>
      <w:numPr>
        <w:numId w:val="17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Ttulo2">
    <w:name w:val="heading 2"/>
    <w:next w:val="Normal"/>
    <w:link w:val="Ttulo2Car"/>
    <w:autoRedefine/>
    <w:uiPriority w:val="9"/>
    <w:qFormat/>
    <w:rsid w:val="003B0A39"/>
    <w:pPr>
      <w:keepNext/>
      <w:keepLines/>
      <w:pageBreakBefore/>
      <w:numPr>
        <w:ilvl w:val="1"/>
        <w:numId w:val="17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Ttulo3">
    <w:name w:val="heading 3"/>
    <w:next w:val="Normal"/>
    <w:link w:val="Ttulo3Car"/>
    <w:autoRedefine/>
    <w:uiPriority w:val="9"/>
    <w:qFormat/>
    <w:rsid w:val="003B0A39"/>
    <w:pPr>
      <w:keepNext/>
      <w:widowControl w:val="0"/>
      <w:numPr>
        <w:ilvl w:val="2"/>
        <w:numId w:val="17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Ttulo4">
    <w:name w:val="heading 4"/>
    <w:next w:val="Normal"/>
    <w:link w:val="Ttulo4Car"/>
    <w:autoRedefine/>
    <w:uiPriority w:val="9"/>
    <w:qFormat/>
    <w:rsid w:val="003B0A39"/>
    <w:pPr>
      <w:keepNext/>
      <w:numPr>
        <w:ilvl w:val="3"/>
        <w:numId w:val="17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5">
    <w:name w:val="heading 5"/>
    <w:next w:val="Normal"/>
    <w:link w:val="Ttulo5Car"/>
    <w:qFormat/>
    <w:rsid w:val="000939F4"/>
    <w:pPr>
      <w:keepNext/>
      <w:numPr>
        <w:ilvl w:val="4"/>
        <w:numId w:val="17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Ttulo6">
    <w:name w:val="heading 6"/>
    <w:next w:val="Normal"/>
    <w:link w:val="Ttulo6Car"/>
    <w:qFormat/>
    <w:rsid w:val="003B0A39"/>
    <w:pPr>
      <w:keepNext/>
      <w:numPr>
        <w:ilvl w:val="5"/>
        <w:numId w:val="17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Ttulo7">
    <w:name w:val="heading 7"/>
    <w:basedOn w:val="Normal"/>
    <w:next w:val="Normal"/>
    <w:link w:val="Ttulo7Car"/>
    <w:qFormat/>
    <w:rsid w:val="003B0A39"/>
    <w:pPr>
      <w:numPr>
        <w:ilvl w:val="6"/>
        <w:numId w:val="17"/>
      </w:numPr>
      <w:spacing w:before="240" w:after="60"/>
      <w:outlineLvl w:val="6"/>
    </w:pPr>
    <w:rPr>
      <w:rFonts w:ascii="Arial Narrow" w:eastAsiaTheme="majorEastAsia" w:hAnsi="Arial Narrow" w:cstheme="majorBidi"/>
      <w:b/>
      <w:i/>
    </w:rPr>
  </w:style>
  <w:style w:type="paragraph" w:styleId="Ttulo8">
    <w:name w:val="heading 8"/>
    <w:basedOn w:val="Normal"/>
    <w:next w:val="Normal"/>
    <w:link w:val="Ttulo8Car"/>
    <w:qFormat/>
    <w:rsid w:val="00BC2A40"/>
    <w:pPr>
      <w:keepNext/>
      <w:numPr>
        <w:ilvl w:val="7"/>
        <w:numId w:val="17"/>
      </w:numPr>
      <w:outlineLvl w:val="7"/>
    </w:pPr>
    <w:rPr>
      <w:rFonts w:ascii="Arial Narrow" w:eastAsiaTheme="majorEastAsia" w:hAnsi="Arial Narrow" w:cstheme="majorBidi"/>
      <w:b/>
      <w:i/>
      <w:snapToGrid w:val="0"/>
    </w:rPr>
  </w:style>
  <w:style w:type="paragraph" w:styleId="Ttulo9">
    <w:name w:val="heading 9"/>
    <w:basedOn w:val="Normal"/>
    <w:next w:val="Normal"/>
    <w:link w:val="Ttulo9Car"/>
    <w:qFormat/>
    <w:rsid w:val="00BC2A40"/>
    <w:pPr>
      <w:keepNext/>
      <w:numPr>
        <w:ilvl w:val="8"/>
        <w:numId w:val="17"/>
      </w:numPr>
      <w:outlineLvl w:val="8"/>
    </w:pPr>
    <w:rPr>
      <w:rFonts w:ascii="Arial Narrow" w:eastAsiaTheme="majorEastAsia" w:hAnsi="Arial Narrow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A3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3B0A3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B0A3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3B0A3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Ttulo5Car">
    <w:name w:val="Título 5 Car"/>
    <w:basedOn w:val="Fuentedeprrafopredeter"/>
    <w:link w:val="Ttulo5"/>
    <w:rsid w:val="000939F4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Ttulo6Car">
    <w:name w:val="Título 6 Car"/>
    <w:basedOn w:val="Fuentedeprrafopredeter"/>
    <w:link w:val="Ttulo6"/>
    <w:rsid w:val="003B0A3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Ttulo7Car">
    <w:name w:val="Título 7 Car"/>
    <w:basedOn w:val="Fuentedeprrafopredeter"/>
    <w:link w:val="Ttulo7"/>
    <w:rsid w:val="003B0A39"/>
    <w:rPr>
      <w:rFonts w:ascii="Arial Narrow" w:eastAsiaTheme="majorEastAsia" w:hAnsi="Arial Narrow" w:cstheme="majorBidi"/>
      <w:b/>
      <w:i/>
      <w:szCs w:val="20"/>
    </w:rPr>
  </w:style>
  <w:style w:type="character" w:customStyle="1" w:styleId="Ttulo8Car">
    <w:name w:val="Título 8 Car"/>
    <w:basedOn w:val="Fuentedeprrafopredeter"/>
    <w:link w:val="Ttulo8"/>
    <w:rsid w:val="00BC2A40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Ttulo9Car">
    <w:name w:val="Título 9 Car"/>
    <w:basedOn w:val="Fuentedeprrafopredeter"/>
    <w:link w:val="Ttulo9"/>
    <w:rsid w:val="00BC2A40"/>
    <w:rPr>
      <w:rFonts w:ascii="Arial Narrow" w:eastAsiaTheme="majorEastAsia" w:hAnsi="Arial Narrow" w:cstheme="majorBidi"/>
      <w:szCs w:val="20"/>
    </w:rPr>
  </w:style>
  <w:style w:type="paragraph" w:customStyle="1" w:styleId="InstructionalTextNumber">
    <w:name w:val="Instructional Text Number"/>
    <w:basedOn w:val="Normal"/>
    <w:qFormat/>
    <w:rsid w:val="003B0A39"/>
    <w:pPr>
      <w:numPr>
        <w:numId w:val="20"/>
      </w:numPr>
      <w:spacing w:before="80" w:after="240"/>
    </w:pPr>
    <w:rPr>
      <w:rFonts w:cs="Arial"/>
      <w:i/>
      <w:color w:val="0000FF"/>
      <w:sz w:val="24"/>
      <w:szCs w:val="24"/>
    </w:rPr>
  </w:style>
  <w:style w:type="paragraph" w:customStyle="1" w:styleId="BodyText10ItalicBorders">
    <w:name w:val="Body Text 10 Italic Borders"/>
    <w:basedOn w:val="Piedepgina"/>
    <w:qFormat/>
    <w:rsid w:val="003B0A39"/>
    <w:pPr>
      <w:pBdr>
        <w:bottom w:val="single" w:sz="4" w:space="4" w:color="auto"/>
      </w:pBdr>
      <w:spacing w:after="120"/>
    </w:pPr>
    <w:rPr>
      <w:rFonts w:ascii="Arial" w:hAnsi="Arial" w:cs="Arial"/>
      <w:i/>
      <w:sz w:val="20"/>
    </w:rPr>
  </w:style>
  <w:style w:type="paragraph" w:styleId="Piedepgina">
    <w:name w:val="footer"/>
    <w:link w:val="PiedepginaCar"/>
    <w:rsid w:val="003B0A39"/>
    <w:pPr>
      <w:pBdr>
        <w:top w:val="single" w:sz="4" w:space="1" w:color="000000"/>
      </w:pBdr>
      <w:tabs>
        <w:tab w:val="center" w:pos="4680"/>
        <w:tab w:val="right" w:pos="9360"/>
      </w:tabs>
      <w:spacing w:before="60" w:after="60" w:line="240" w:lineRule="auto"/>
    </w:pPr>
    <w:rPr>
      <w:rFonts w:ascii="Arial Narrow" w:eastAsia="Times New Roman" w:hAnsi="Arial Narrow" w:cs="Times New Roman"/>
      <w:sz w:val="18"/>
      <w:szCs w:val="20"/>
    </w:rPr>
  </w:style>
  <w:style w:type="character" w:customStyle="1" w:styleId="PiedepginaCar">
    <w:name w:val="Pie de página Car"/>
    <w:basedOn w:val="Fuentedeprrafopredeter"/>
    <w:link w:val="Piedepgina"/>
    <w:rsid w:val="003B0A39"/>
    <w:rPr>
      <w:rFonts w:ascii="Arial Narrow" w:eastAsia="Times New Roman" w:hAnsi="Arial Narrow" w:cs="Times New Roman"/>
      <w:sz w:val="18"/>
      <w:szCs w:val="20"/>
    </w:rPr>
  </w:style>
  <w:style w:type="paragraph" w:customStyle="1" w:styleId="BackMatterHeading">
    <w:name w:val="Back Matter Heading"/>
    <w:next w:val="Normal"/>
    <w:autoRedefine/>
    <w:rsid w:val="00372C6A"/>
    <w:pPr>
      <w:keepNext/>
      <w:pageBreakBefore/>
      <w:spacing w:after="360" w:line="240" w:lineRule="auto"/>
      <w:ind w:left="360"/>
      <w:jc w:val="center"/>
    </w:pPr>
    <w:rPr>
      <w:rFonts w:ascii="Arial Narrow" w:eastAsia="Times New Roman" w:hAnsi="Arial Narrow" w:cs="Times New Roman"/>
      <w:b/>
      <w:color w:val="000000" w:themeColor="text1"/>
      <w:sz w:val="36"/>
      <w:szCs w:val="20"/>
    </w:rPr>
  </w:style>
  <w:style w:type="paragraph" w:customStyle="1" w:styleId="Figure">
    <w:name w:val="Figure"/>
    <w:next w:val="Normal"/>
    <w:rsid w:val="00602E66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FrontMatterHeader">
    <w:name w:val="Front Matter Header"/>
    <w:next w:val="Normal"/>
    <w:autoRedefine/>
    <w:rsid w:val="003B0A39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sz w:val="36"/>
      <w:szCs w:val="20"/>
    </w:rPr>
  </w:style>
  <w:style w:type="paragraph" w:styleId="Encabezado">
    <w:name w:val="header"/>
    <w:basedOn w:val="Normal"/>
    <w:link w:val="EncabezadoCar"/>
    <w:unhideWhenUsed/>
    <w:rsid w:val="003B0A39"/>
    <w:pPr>
      <w:pBdr>
        <w:bottom w:val="single" w:sz="4" w:space="1" w:color="000000"/>
      </w:pBdr>
      <w:tabs>
        <w:tab w:val="right" w:pos="9360"/>
      </w:tabs>
      <w:spacing w:after="0"/>
    </w:pPr>
    <w:rPr>
      <w:rFonts w:ascii="Arial Narrow" w:hAnsi="Arial Narrow"/>
      <w:sz w:val="18"/>
    </w:rPr>
  </w:style>
  <w:style w:type="character" w:customStyle="1" w:styleId="EncabezadoCar">
    <w:name w:val="Encabezado Car"/>
    <w:basedOn w:val="Fuentedeprrafopredeter"/>
    <w:link w:val="Encabezado"/>
    <w:rsid w:val="003B0A39"/>
    <w:rPr>
      <w:rFonts w:ascii="Arial Narrow" w:eastAsia="Times New Roman" w:hAnsi="Arial Narrow" w:cs="Times New Roman"/>
      <w:sz w:val="18"/>
      <w:szCs w:val="20"/>
    </w:rPr>
  </w:style>
  <w:style w:type="paragraph" w:customStyle="1" w:styleId="InstructionalText">
    <w:name w:val="Instructional Text"/>
    <w:basedOn w:val="Textoindependiente"/>
    <w:next w:val="Textoindependiente"/>
    <w:link w:val="InstructionalTextChar"/>
    <w:qFormat/>
    <w:rsid w:val="003B0A39"/>
    <w:rPr>
      <w:i/>
      <w:color w:val="0000FF"/>
      <w:sz w:val="24"/>
      <w:lang w:eastAsia="ar-SA"/>
    </w:rPr>
  </w:style>
  <w:style w:type="paragraph" w:styleId="Textoindependiente">
    <w:name w:val="Body Text"/>
    <w:basedOn w:val="Normal"/>
    <w:link w:val="TextoindependienteCar"/>
    <w:uiPriority w:val="99"/>
    <w:rsid w:val="00672331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72331"/>
    <w:rPr>
      <w:rFonts w:ascii="Arial" w:eastAsia="Times New Roman" w:hAnsi="Arial" w:cs="Times New Roman"/>
      <w:szCs w:val="20"/>
    </w:rPr>
  </w:style>
  <w:style w:type="character" w:customStyle="1" w:styleId="InstructionalTextChar">
    <w:name w:val="Instructional Text Char"/>
    <w:basedOn w:val="TextoindependienteCar"/>
    <w:link w:val="InstructionalText"/>
    <w:rsid w:val="003B0A3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TDC1">
    <w:name w:val="toc 1"/>
    <w:next w:val="Normal"/>
    <w:autoRedefine/>
    <w:uiPriority w:val="39"/>
    <w:rsid w:val="003B0A39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sz w:val="24"/>
      <w:szCs w:val="20"/>
    </w:rPr>
  </w:style>
  <w:style w:type="paragraph" w:styleId="TDC2">
    <w:name w:val="toc 2"/>
    <w:next w:val="Normal"/>
    <w:autoRedefine/>
    <w:uiPriority w:val="39"/>
    <w:rsid w:val="003B0A39"/>
    <w:pPr>
      <w:tabs>
        <w:tab w:val="left" w:pos="1080"/>
        <w:tab w:val="right" w:leader="dot" w:pos="9360"/>
      </w:tabs>
      <w:spacing w:after="0" w:line="240" w:lineRule="auto"/>
      <w:ind w:left="965" w:hanging="720"/>
    </w:pPr>
    <w:rPr>
      <w:rFonts w:ascii="Arial" w:eastAsia="Times New Roman" w:hAnsi="Arial" w:cs="Times New Roman"/>
      <w:noProof/>
      <w:sz w:val="24"/>
      <w:szCs w:val="20"/>
    </w:rPr>
  </w:style>
  <w:style w:type="paragraph" w:styleId="TDC3">
    <w:name w:val="toc 3"/>
    <w:next w:val="Normal"/>
    <w:autoRedefine/>
    <w:uiPriority w:val="39"/>
    <w:rsid w:val="003B0A39"/>
    <w:pPr>
      <w:tabs>
        <w:tab w:val="left" w:pos="1980"/>
        <w:tab w:val="right" w:leader="dot" w:pos="9360"/>
      </w:tabs>
      <w:spacing w:after="0" w:line="240" w:lineRule="auto"/>
      <w:ind w:left="1382" w:hanging="907"/>
    </w:pPr>
    <w:rPr>
      <w:rFonts w:ascii="Arial" w:eastAsia="Times New Roman" w:hAnsi="Arial" w:cs="Times New Roman"/>
      <w:sz w:val="24"/>
      <w:szCs w:val="20"/>
    </w:rPr>
  </w:style>
  <w:style w:type="paragraph" w:styleId="Descripcin">
    <w:name w:val="caption"/>
    <w:basedOn w:val="Normal"/>
    <w:next w:val="Normal"/>
    <w:link w:val="DescripcinCar"/>
    <w:uiPriority w:val="35"/>
    <w:qFormat/>
    <w:rsid w:val="003B0A39"/>
    <w:pPr>
      <w:keepNext/>
      <w:spacing w:after="60"/>
    </w:pPr>
    <w:rPr>
      <w:rFonts w:ascii="Arial Narrow" w:hAnsi="Arial Narrow"/>
      <w:b/>
      <w:bCs/>
      <w:sz w:val="20"/>
    </w:rPr>
  </w:style>
  <w:style w:type="character" w:customStyle="1" w:styleId="DescripcinCar">
    <w:name w:val="Descripción Car"/>
    <w:link w:val="Descripcin"/>
    <w:uiPriority w:val="35"/>
    <w:locked/>
    <w:rsid w:val="003B0A39"/>
    <w:rPr>
      <w:rFonts w:ascii="Arial Narrow" w:eastAsia="Times New Roman" w:hAnsi="Arial Narrow" w:cs="Times New Roman"/>
      <w:b/>
      <w:bCs/>
      <w:sz w:val="20"/>
      <w:szCs w:val="20"/>
    </w:rPr>
  </w:style>
  <w:style w:type="paragraph" w:styleId="Tabladeilustraciones">
    <w:name w:val="table of figures"/>
    <w:basedOn w:val="TDC1"/>
    <w:next w:val="Normal"/>
    <w:autoRedefine/>
    <w:uiPriority w:val="99"/>
    <w:rsid w:val="003B0A39"/>
    <w:rPr>
      <w:b w:val="0"/>
    </w:rPr>
  </w:style>
  <w:style w:type="table" w:styleId="Tablaconcuadrcula">
    <w:name w:val="Table Grid"/>
    <w:basedOn w:val="Tablanormal"/>
    <w:rsid w:val="003B0A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B7E95"/>
    <w:rPr>
      <w:rFonts w:ascii="Arial" w:hAnsi="Arial"/>
      <w:color w:val="0000FF" w:themeColor="hyperlink"/>
      <w:sz w:val="24"/>
      <w:u w:val="single"/>
    </w:rPr>
  </w:style>
  <w:style w:type="paragraph" w:customStyle="1" w:styleId="BodyTextBold">
    <w:name w:val="Body Text Bold"/>
    <w:basedOn w:val="Textoindependiente"/>
    <w:next w:val="Textoindependiente"/>
    <w:link w:val="BodyTextBoldChar"/>
    <w:uiPriority w:val="99"/>
    <w:rsid w:val="003B0A39"/>
    <w:rPr>
      <w:b/>
      <w:bCs/>
    </w:rPr>
  </w:style>
  <w:style w:type="character" w:customStyle="1" w:styleId="BodyTextBoldChar">
    <w:name w:val="Body Text Bold Char"/>
    <w:basedOn w:val="TextoindependienteCar"/>
    <w:link w:val="BodyTextBold"/>
    <w:uiPriority w:val="99"/>
    <w:locked/>
    <w:rsid w:val="003B0A39"/>
    <w:rPr>
      <w:rFonts w:ascii="Arial" w:eastAsia="Times New Roman" w:hAnsi="Arial" w:cs="Times New Roman"/>
      <w:b/>
      <w:bCs/>
      <w:szCs w:val="20"/>
    </w:rPr>
  </w:style>
  <w:style w:type="paragraph" w:customStyle="1" w:styleId="CoverProjectName">
    <w:name w:val="Cover Project Name"/>
    <w:basedOn w:val="Normal"/>
    <w:rsid w:val="003B0A39"/>
    <w:pPr>
      <w:pBdr>
        <w:bottom w:val="single" w:sz="4" w:space="1" w:color="auto"/>
      </w:pBdr>
      <w:spacing w:before="2000" w:after="240"/>
      <w:jc w:val="right"/>
    </w:pPr>
    <w:rPr>
      <w:rFonts w:ascii="Arial Narrow" w:hAnsi="Arial Narrow"/>
      <w:b/>
      <w:bCs/>
      <w:color w:val="0070C0"/>
      <w:sz w:val="48"/>
    </w:rPr>
  </w:style>
  <w:style w:type="paragraph" w:customStyle="1" w:styleId="CoverText">
    <w:name w:val="Cover Text"/>
    <w:basedOn w:val="Normal"/>
    <w:link w:val="CoverTextChar"/>
    <w:rsid w:val="003B0A39"/>
    <w:pPr>
      <w:jc w:val="right"/>
    </w:pPr>
    <w:rPr>
      <w:rFonts w:ascii="Arial Narrow" w:hAnsi="Arial Narrow"/>
      <w:b/>
      <w:bCs/>
      <w:sz w:val="32"/>
    </w:rPr>
  </w:style>
  <w:style w:type="paragraph" w:customStyle="1" w:styleId="HeaderRight">
    <w:name w:val="Header Right"/>
    <w:link w:val="HeaderRightChar"/>
    <w:uiPriority w:val="99"/>
    <w:rsid w:val="003B0A39"/>
    <w:pPr>
      <w:spacing w:before="120" w:after="0" w:line="240" w:lineRule="auto"/>
      <w:jc w:val="right"/>
    </w:pPr>
    <w:rPr>
      <w:rFonts w:ascii="Arial Narrow" w:eastAsia="Times New Roman" w:hAnsi="Arial Narrow" w:cs="Times New Roman"/>
      <w:color w:val="000000" w:themeColor="text1"/>
      <w:sz w:val="18"/>
      <w:szCs w:val="24"/>
    </w:rPr>
  </w:style>
  <w:style w:type="character" w:customStyle="1" w:styleId="HeaderRightChar">
    <w:name w:val="Header Right Char"/>
    <w:basedOn w:val="Fuentedeprrafopredeter"/>
    <w:link w:val="HeaderRight"/>
    <w:uiPriority w:val="99"/>
    <w:rsid w:val="003B0A39"/>
    <w:rPr>
      <w:rFonts w:ascii="Arial Narrow" w:eastAsia="Times New Roman" w:hAnsi="Arial Narrow" w:cs="Times New Roman"/>
      <w:color w:val="000000" w:themeColor="text1"/>
      <w:sz w:val="18"/>
      <w:szCs w:val="24"/>
    </w:rPr>
  </w:style>
  <w:style w:type="character" w:customStyle="1" w:styleId="Hyperlink10">
    <w:name w:val="Hyperlink 10"/>
    <w:basedOn w:val="Hipervnculo"/>
    <w:uiPriority w:val="99"/>
    <w:rsid w:val="003B0A39"/>
    <w:rPr>
      <w:rFonts w:ascii="Arial" w:hAnsi="Arial" w:cs="Arial"/>
      <w:color w:val="0000FF"/>
      <w:sz w:val="20"/>
      <w:szCs w:val="22"/>
      <w:u w:val="single"/>
    </w:rPr>
  </w:style>
  <w:style w:type="paragraph" w:customStyle="1" w:styleId="InstructionalTextBullet">
    <w:name w:val="Instructional Text Bullet"/>
    <w:basedOn w:val="BodyTextBullet"/>
    <w:qFormat/>
    <w:rsid w:val="003B0A39"/>
    <w:pPr>
      <w:numPr>
        <w:numId w:val="18"/>
      </w:numPr>
      <w:spacing w:after="60"/>
    </w:pPr>
    <w:rPr>
      <w:i/>
      <w:color w:val="0000FF"/>
      <w:sz w:val="24"/>
      <w:szCs w:val="24"/>
    </w:rPr>
  </w:style>
  <w:style w:type="paragraph" w:customStyle="1" w:styleId="ParagraphSpacer10">
    <w:name w:val="Paragraph Spacer 10"/>
    <w:next w:val="Textoindependiente"/>
    <w:uiPriority w:val="99"/>
    <w:rsid w:val="003B0A3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SignatureText">
    <w:name w:val="Signature Text"/>
    <w:basedOn w:val="Normal"/>
    <w:link w:val="SignatureTextChar"/>
    <w:qFormat/>
    <w:rsid w:val="003B0A39"/>
    <w:pPr>
      <w:pBdr>
        <w:top w:val="dashed" w:sz="4" w:space="1" w:color="auto"/>
      </w:pBdr>
      <w:spacing w:before="480" w:after="0"/>
    </w:pPr>
    <w:rPr>
      <w:sz w:val="20"/>
    </w:rPr>
  </w:style>
  <w:style w:type="character" w:customStyle="1" w:styleId="SignatureTextChar">
    <w:name w:val="Signature Text Char"/>
    <w:basedOn w:val="Fuentedeprrafopredeter"/>
    <w:link w:val="SignatureText"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">
    <w:name w:val="Table Text 10"/>
    <w:basedOn w:val="Normal"/>
    <w:link w:val="TableText10Char"/>
    <w:rsid w:val="003B0A39"/>
    <w:pPr>
      <w:spacing w:before="20"/>
    </w:pPr>
    <w:rPr>
      <w:sz w:val="20"/>
    </w:rPr>
  </w:style>
  <w:style w:type="character" w:customStyle="1" w:styleId="TableText10Char">
    <w:name w:val="Table Text 10 Char"/>
    <w:basedOn w:val="Fuentedeprrafopredeter"/>
    <w:link w:val="TableText10"/>
    <w:locked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HeaderCenter">
    <w:name w:val="Table Text 10 Header Center"/>
    <w:basedOn w:val="Normal"/>
    <w:link w:val="TableText10HeaderCenterChar"/>
    <w:uiPriority w:val="99"/>
    <w:rsid w:val="003B0A39"/>
    <w:pPr>
      <w:keepNext/>
      <w:spacing w:before="0"/>
      <w:jc w:val="center"/>
    </w:pPr>
    <w:rPr>
      <w:b/>
      <w:color w:val="FFFFFF" w:themeColor="background1"/>
      <w:sz w:val="20"/>
      <w:szCs w:val="24"/>
    </w:rPr>
  </w:style>
  <w:style w:type="character" w:customStyle="1" w:styleId="TableText10HeaderCenterChar">
    <w:name w:val="Table Text 10 Header Center Char"/>
    <w:basedOn w:val="Fuentedeprrafopredeter"/>
    <w:link w:val="TableText10HeaderCenter"/>
    <w:uiPriority w:val="99"/>
    <w:locked/>
    <w:rsid w:val="003B0A39"/>
    <w:rPr>
      <w:rFonts w:ascii="Arial" w:eastAsia="Times New Roman" w:hAnsi="Arial" w:cs="Times New Roman"/>
      <w:b/>
      <w:color w:val="FFFFFF" w:themeColor="background1"/>
      <w:sz w:val="20"/>
      <w:szCs w:val="24"/>
    </w:rPr>
  </w:style>
  <w:style w:type="paragraph" w:customStyle="1" w:styleId="TableText10Italic">
    <w:name w:val="Table Text 10 Italic"/>
    <w:basedOn w:val="TableText10"/>
    <w:link w:val="TableText10ItalicChar"/>
    <w:uiPriority w:val="99"/>
    <w:rsid w:val="003B0A39"/>
    <w:rPr>
      <w:i/>
      <w:iCs/>
    </w:rPr>
  </w:style>
  <w:style w:type="character" w:customStyle="1" w:styleId="TableText10ItalicChar">
    <w:name w:val="Table Text 10 Italic Char"/>
    <w:basedOn w:val="TableText10Char"/>
    <w:link w:val="TableText10Italic"/>
    <w:uiPriority w:val="99"/>
    <w:locked/>
    <w:rsid w:val="003B0A39"/>
    <w:rPr>
      <w:rFonts w:ascii="Arial" w:eastAsia="Times New Roman" w:hAnsi="Arial" w:cs="Times New Roman"/>
      <w:i/>
      <w:iCs/>
      <w:sz w:val="20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B0A39"/>
    <w:pPr>
      <w:spacing w:after="4100"/>
    </w:pPr>
  </w:style>
  <w:style w:type="character" w:customStyle="1" w:styleId="CoverTextChar">
    <w:name w:val="Cover Text Char"/>
    <w:basedOn w:val="Fuentedeprrafopredeter"/>
    <w:link w:val="CoverText"/>
    <w:rsid w:val="003B0A39"/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DateChar">
    <w:name w:val="Cover Text Date Char"/>
    <w:basedOn w:val="CoverTextChar"/>
    <w:link w:val="CoverTextDate"/>
    <w:rsid w:val="003B0A39"/>
    <w:rPr>
      <w:rFonts w:ascii="Arial Narrow" w:eastAsia="Times New Roman" w:hAnsi="Arial Narrow" w:cs="Times New Roman"/>
      <w:b/>
      <w:bCs/>
      <w:sz w:val="3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B0A3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0A39"/>
    <w:rPr>
      <w:rFonts w:ascii="Tahoma" w:eastAsia="Times New Roman" w:hAnsi="Tahoma" w:cs="Tahoma"/>
      <w:sz w:val="16"/>
      <w:szCs w:val="16"/>
    </w:rPr>
  </w:style>
  <w:style w:type="paragraph" w:customStyle="1" w:styleId="Appendix">
    <w:name w:val="Appendix"/>
    <w:next w:val="Textoindependiente"/>
    <w:uiPriority w:val="99"/>
    <w:rsid w:val="003B0A39"/>
    <w:pPr>
      <w:keepNext/>
      <w:pageBreakBefore/>
      <w:tabs>
        <w:tab w:val="num" w:pos="1800"/>
      </w:tabs>
      <w:spacing w:before="120" w:after="240" w:line="240" w:lineRule="auto"/>
      <w:outlineLvl w:val="0"/>
    </w:pPr>
    <w:rPr>
      <w:rFonts w:ascii="Arial Narrow" w:eastAsia="Times New Roman" w:hAnsi="Arial Narrow" w:cs="Times New Roman"/>
      <w:b/>
      <w:color w:val="003366"/>
      <w:kern w:val="28"/>
      <w:sz w:val="32"/>
      <w:szCs w:val="24"/>
    </w:rPr>
  </w:style>
  <w:style w:type="paragraph" w:customStyle="1" w:styleId="AppendixA">
    <w:name w:val="Appendix A"/>
    <w:next w:val="Textoindependiente"/>
    <w:uiPriority w:val="99"/>
    <w:rsid w:val="003B0A39"/>
    <w:pPr>
      <w:keepNext/>
      <w:numPr>
        <w:numId w:val="1"/>
      </w:numPr>
      <w:tabs>
        <w:tab w:val="left" w:pos="864"/>
      </w:tabs>
      <w:spacing w:before="240" w:after="120" w:line="240" w:lineRule="auto"/>
    </w:pPr>
    <w:rPr>
      <w:rFonts w:ascii="Arial Narrow" w:eastAsia="Times New Roman" w:hAnsi="Arial Narrow" w:cs="Arial"/>
      <w:b/>
      <w:bCs/>
      <w:iCs/>
      <w:color w:val="003366"/>
      <w:sz w:val="28"/>
      <w:szCs w:val="28"/>
    </w:rPr>
  </w:style>
  <w:style w:type="paragraph" w:customStyle="1" w:styleId="AppendixB">
    <w:name w:val="Appendix B"/>
    <w:next w:val="Textoindependiente"/>
    <w:uiPriority w:val="99"/>
    <w:rsid w:val="003B0A39"/>
    <w:pPr>
      <w:keepNext/>
      <w:numPr>
        <w:numId w:val="2"/>
      </w:numPr>
      <w:spacing w:before="240" w:after="120" w:line="240" w:lineRule="auto"/>
    </w:pPr>
    <w:rPr>
      <w:rFonts w:ascii="Arial Narrow" w:eastAsia="Times New Roman" w:hAnsi="Arial Narrow" w:cs="Arial"/>
      <w:b/>
      <w:bCs/>
      <w:iCs/>
      <w:color w:val="003366"/>
      <w:sz w:val="28"/>
      <w:szCs w:val="28"/>
    </w:rPr>
  </w:style>
  <w:style w:type="paragraph" w:customStyle="1" w:styleId="AppendixC">
    <w:name w:val="Appendix C"/>
    <w:next w:val="Textoindependiente"/>
    <w:uiPriority w:val="99"/>
    <w:rsid w:val="00372C6A"/>
    <w:pPr>
      <w:keepNext/>
      <w:numPr>
        <w:numId w:val="3"/>
      </w:numPr>
      <w:tabs>
        <w:tab w:val="left" w:pos="864"/>
      </w:tabs>
      <w:spacing w:before="240" w:after="120" w:line="240" w:lineRule="auto"/>
      <w:ind w:left="360"/>
    </w:pPr>
    <w:rPr>
      <w:rFonts w:ascii="Arial Narrow" w:eastAsia="Times New Roman" w:hAnsi="Arial Narrow" w:cs="Arial"/>
      <w:b/>
      <w:bCs/>
      <w:iCs/>
      <w:color w:val="003366"/>
      <w:sz w:val="28"/>
      <w:szCs w:val="28"/>
    </w:rPr>
  </w:style>
  <w:style w:type="paragraph" w:customStyle="1" w:styleId="AppendixD">
    <w:name w:val="Appendix D"/>
    <w:next w:val="Textoindependiente"/>
    <w:uiPriority w:val="99"/>
    <w:rsid w:val="003B0A39"/>
    <w:pPr>
      <w:keepNext/>
      <w:numPr>
        <w:numId w:val="4"/>
      </w:numPr>
      <w:spacing w:before="240" w:after="120" w:line="240" w:lineRule="auto"/>
    </w:pPr>
    <w:rPr>
      <w:rFonts w:ascii="Arial Narrow" w:eastAsia="Times New Roman" w:hAnsi="Arial Narrow" w:cs="Arial"/>
      <w:b/>
      <w:bCs/>
      <w:iCs/>
      <w:color w:val="003366"/>
      <w:sz w:val="28"/>
      <w:szCs w:val="28"/>
    </w:rPr>
  </w:style>
  <w:style w:type="paragraph" w:customStyle="1" w:styleId="AppendixE">
    <w:name w:val="Appendix E"/>
    <w:next w:val="Textoindependiente"/>
    <w:uiPriority w:val="99"/>
    <w:rsid w:val="003B0A39"/>
    <w:pPr>
      <w:keepNext/>
      <w:numPr>
        <w:numId w:val="5"/>
      </w:numPr>
      <w:tabs>
        <w:tab w:val="left" w:pos="864"/>
      </w:tabs>
      <w:spacing w:before="240" w:after="120" w:line="240" w:lineRule="auto"/>
    </w:pPr>
    <w:rPr>
      <w:rFonts w:ascii="Arial Narrow" w:eastAsia="Times New Roman" w:hAnsi="Arial Narrow" w:cs="Times New Roman"/>
      <w:b/>
      <w:bCs/>
      <w:iCs/>
      <w:color w:val="003366"/>
      <w:sz w:val="28"/>
      <w:szCs w:val="28"/>
      <w:lang w:eastAsia="ar-SA"/>
    </w:rPr>
  </w:style>
  <w:style w:type="paragraph" w:customStyle="1" w:styleId="AppendixF">
    <w:name w:val="Appendix F"/>
    <w:next w:val="Textoindependiente"/>
    <w:uiPriority w:val="99"/>
    <w:rsid w:val="00372C6A"/>
    <w:pPr>
      <w:keepNext/>
      <w:numPr>
        <w:numId w:val="6"/>
      </w:numPr>
      <w:tabs>
        <w:tab w:val="left" w:pos="1440"/>
      </w:tabs>
      <w:spacing w:before="240" w:after="120" w:line="240" w:lineRule="auto"/>
    </w:pPr>
    <w:rPr>
      <w:rFonts w:ascii="Arial Narrow" w:eastAsia="Times New Roman" w:hAnsi="Arial Narrow" w:cs="Times New Roman"/>
      <w:b/>
      <w:bCs/>
      <w:iCs/>
      <w:color w:val="1F497D"/>
      <w:sz w:val="28"/>
      <w:szCs w:val="28"/>
      <w:lang w:eastAsia="ar-SA"/>
    </w:rPr>
  </w:style>
  <w:style w:type="paragraph" w:customStyle="1" w:styleId="AppendixG">
    <w:name w:val="Appendix G"/>
    <w:next w:val="Textoindependiente"/>
    <w:uiPriority w:val="99"/>
    <w:rsid w:val="003B0A39"/>
    <w:pPr>
      <w:keepNext/>
      <w:numPr>
        <w:numId w:val="7"/>
      </w:numPr>
      <w:tabs>
        <w:tab w:val="left" w:pos="864"/>
      </w:tabs>
      <w:spacing w:before="240" w:after="120" w:line="240" w:lineRule="auto"/>
    </w:pPr>
    <w:rPr>
      <w:rFonts w:ascii="Arial Narrow" w:eastAsia="Times New Roman" w:hAnsi="Arial Narrow" w:cs="Times New Roman"/>
      <w:b/>
      <w:bCs/>
      <w:iCs/>
      <w:color w:val="003366"/>
      <w:sz w:val="28"/>
      <w:szCs w:val="28"/>
      <w:lang w:eastAsia="ar-SA"/>
    </w:rPr>
  </w:style>
  <w:style w:type="paragraph" w:customStyle="1" w:styleId="AppendixH">
    <w:name w:val="Appendix H"/>
    <w:next w:val="Textoindependiente"/>
    <w:uiPriority w:val="99"/>
    <w:rsid w:val="003B0A39"/>
    <w:pPr>
      <w:keepNext/>
      <w:numPr>
        <w:numId w:val="8"/>
      </w:numPr>
      <w:tabs>
        <w:tab w:val="left" w:pos="864"/>
      </w:tabs>
      <w:spacing w:before="240" w:after="120" w:line="240" w:lineRule="auto"/>
    </w:pPr>
    <w:rPr>
      <w:rFonts w:ascii="Arial Narrow" w:eastAsia="Times New Roman" w:hAnsi="Arial Narrow" w:cs="Arial"/>
      <w:b/>
      <w:bCs/>
      <w:iCs/>
      <w:color w:val="003366"/>
      <w:sz w:val="28"/>
      <w:szCs w:val="28"/>
      <w:lang w:eastAsia="ar-SA"/>
    </w:rPr>
  </w:style>
  <w:style w:type="paragraph" w:customStyle="1" w:styleId="AppendixI">
    <w:name w:val="Appendix I"/>
    <w:next w:val="Textoindependiente"/>
    <w:uiPriority w:val="99"/>
    <w:rsid w:val="003B0A39"/>
    <w:pPr>
      <w:keepNext/>
      <w:numPr>
        <w:numId w:val="9"/>
      </w:numPr>
      <w:tabs>
        <w:tab w:val="left" w:pos="864"/>
      </w:tabs>
      <w:spacing w:before="240" w:after="120" w:line="240" w:lineRule="auto"/>
    </w:pPr>
    <w:rPr>
      <w:rFonts w:ascii="Arial Narrow" w:eastAsia="Times New Roman" w:hAnsi="Arial Narrow" w:cs="Times New Roman"/>
      <w:b/>
      <w:bCs/>
      <w:iCs/>
      <w:color w:val="003366"/>
      <w:sz w:val="28"/>
      <w:szCs w:val="28"/>
      <w:lang w:eastAsia="ar-SA"/>
    </w:rPr>
  </w:style>
  <w:style w:type="paragraph" w:customStyle="1" w:styleId="BodyText10">
    <w:name w:val="Body Text 10"/>
    <w:link w:val="BodyText10Char"/>
    <w:uiPriority w:val="99"/>
    <w:rsid w:val="003B0A39"/>
    <w:pPr>
      <w:spacing w:after="12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dyText10Char">
    <w:name w:val="Body Text 10 Char"/>
    <w:basedOn w:val="Fuentedeprrafopredeter"/>
    <w:link w:val="BodyText10"/>
    <w:uiPriority w:val="99"/>
    <w:locked/>
    <w:rsid w:val="003B0A39"/>
    <w:rPr>
      <w:rFonts w:ascii="Arial" w:eastAsia="Times New Roman" w:hAnsi="Arial" w:cs="Times New Roman"/>
      <w:sz w:val="20"/>
      <w:szCs w:val="24"/>
    </w:rPr>
  </w:style>
  <w:style w:type="paragraph" w:customStyle="1" w:styleId="BodyText10Bold">
    <w:name w:val="Body Text 10 Bold"/>
    <w:basedOn w:val="BodyText10"/>
    <w:next w:val="BodyText10"/>
    <w:link w:val="BodyText10BoldCharChar"/>
    <w:uiPriority w:val="99"/>
    <w:rsid w:val="003B0A39"/>
    <w:rPr>
      <w:b/>
      <w:bCs/>
    </w:rPr>
  </w:style>
  <w:style w:type="character" w:customStyle="1" w:styleId="BodyText10BoldCharChar">
    <w:name w:val="Body Text 10 Bold Char Char"/>
    <w:basedOn w:val="Fuentedeprrafopredeter"/>
    <w:link w:val="BodyText10Bold"/>
    <w:uiPriority w:val="99"/>
    <w:locked/>
    <w:rsid w:val="003B0A39"/>
    <w:rPr>
      <w:rFonts w:ascii="Arial" w:eastAsia="Times New Roman" w:hAnsi="Arial" w:cs="Times New Roman"/>
      <w:b/>
      <w:bCs/>
      <w:sz w:val="20"/>
      <w:szCs w:val="24"/>
    </w:rPr>
  </w:style>
  <w:style w:type="paragraph" w:customStyle="1" w:styleId="BodyText10BoldCenter">
    <w:name w:val="Body Text 10 Bold Center"/>
    <w:basedOn w:val="BodyText10"/>
    <w:next w:val="BodyText10"/>
    <w:link w:val="BodyText10BoldCenterChar"/>
    <w:uiPriority w:val="99"/>
    <w:rsid w:val="003B0A39"/>
    <w:pPr>
      <w:jc w:val="center"/>
    </w:pPr>
    <w:rPr>
      <w:b/>
      <w:bCs/>
      <w:sz w:val="22"/>
    </w:rPr>
  </w:style>
  <w:style w:type="character" w:customStyle="1" w:styleId="BodyText10BoldCenterChar">
    <w:name w:val="Body Text 10 Bold Center Char"/>
    <w:basedOn w:val="TextoindependienteCar"/>
    <w:link w:val="BodyText10BoldCenter"/>
    <w:uiPriority w:val="99"/>
    <w:rsid w:val="003B0A39"/>
    <w:rPr>
      <w:rFonts w:ascii="Arial" w:eastAsia="Times New Roman" w:hAnsi="Arial" w:cs="Times New Roman"/>
      <w:b/>
      <w:bCs/>
      <w:szCs w:val="24"/>
    </w:rPr>
  </w:style>
  <w:style w:type="paragraph" w:customStyle="1" w:styleId="BodyText10Bullet">
    <w:name w:val="Body Text 10 Bullet"/>
    <w:basedOn w:val="BodyText10"/>
    <w:link w:val="BodyText10BulletChar"/>
    <w:uiPriority w:val="99"/>
    <w:rsid w:val="003B0A39"/>
    <w:pPr>
      <w:numPr>
        <w:numId w:val="10"/>
      </w:numPr>
    </w:pPr>
  </w:style>
  <w:style w:type="character" w:customStyle="1" w:styleId="BodyText10BulletChar">
    <w:name w:val="Body Text 10 Bullet Char"/>
    <w:basedOn w:val="Fuentedeprrafopredeter"/>
    <w:link w:val="BodyText10Bullet"/>
    <w:uiPriority w:val="99"/>
    <w:locked/>
    <w:rsid w:val="003B0A39"/>
    <w:rPr>
      <w:rFonts w:ascii="Arial" w:eastAsia="Times New Roman" w:hAnsi="Arial" w:cs="Times New Roman"/>
      <w:sz w:val="20"/>
      <w:szCs w:val="24"/>
    </w:rPr>
  </w:style>
  <w:style w:type="paragraph" w:customStyle="1" w:styleId="BodyText10Caps">
    <w:name w:val="Body Text 10 Caps"/>
    <w:basedOn w:val="BodyText10"/>
    <w:link w:val="BodyText10CapsChar"/>
    <w:qFormat/>
    <w:rsid w:val="003B0A39"/>
    <w:rPr>
      <w:caps/>
    </w:rPr>
  </w:style>
  <w:style w:type="character" w:customStyle="1" w:styleId="BodyText10CapsChar">
    <w:name w:val="Body Text 10 Caps Char"/>
    <w:basedOn w:val="BodyText10Char"/>
    <w:link w:val="BodyText10Caps"/>
    <w:rsid w:val="003B0A39"/>
    <w:rPr>
      <w:rFonts w:ascii="Arial" w:eastAsia="Times New Roman" w:hAnsi="Arial" w:cs="Times New Roman"/>
      <w:caps/>
      <w:sz w:val="20"/>
      <w:szCs w:val="24"/>
    </w:rPr>
  </w:style>
  <w:style w:type="paragraph" w:customStyle="1" w:styleId="BodyText10Center">
    <w:name w:val="Body Text 10 Center"/>
    <w:basedOn w:val="BodyText10"/>
    <w:next w:val="BodyText10"/>
    <w:link w:val="BodyText10CenterChar"/>
    <w:uiPriority w:val="99"/>
    <w:rsid w:val="003B0A39"/>
    <w:pPr>
      <w:jc w:val="center"/>
    </w:pPr>
  </w:style>
  <w:style w:type="character" w:customStyle="1" w:styleId="BodyText10CenterChar">
    <w:name w:val="Body Text 10 Center Char"/>
    <w:basedOn w:val="Fuentedeprrafopredeter"/>
    <w:link w:val="BodyText10Center"/>
    <w:uiPriority w:val="99"/>
    <w:locked/>
    <w:rsid w:val="003B0A39"/>
    <w:rPr>
      <w:rFonts w:ascii="Arial" w:eastAsia="Times New Roman" w:hAnsi="Arial" w:cs="Times New Roman"/>
      <w:sz w:val="20"/>
      <w:szCs w:val="24"/>
    </w:rPr>
  </w:style>
  <w:style w:type="paragraph" w:customStyle="1" w:styleId="BodyText10Glossary">
    <w:name w:val="Body Text 10 Glossary"/>
    <w:basedOn w:val="BodyText10"/>
    <w:next w:val="BodyText10"/>
    <w:link w:val="BodyText10GlossaryChar"/>
    <w:qFormat/>
    <w:rsid w:val="003B0A39"/>
  </w:style>
  <w:style w:type="character" w:customStyle="1" w:styleId="BodyText10GlossaryChar">
    <w:name w:val="Body Text 10 Glossary Char"/>
    <w:basedOn w:val="BodyText10Char"/>
    <w:link w:val="BodyText10Glossary"/>
    <w:rsid w:val="003B0A39"/>
    <w:rPr>
      <w:rFonts w:ascii="Arial" w:eastAsia="Times New Roman" w:hAnsi="Arial" w:cs="Times New Roman"/>
      <w:sz w:val="20"/>
      <w:szCs w:val="24"/>
    </w:rPr>
  </w:style>
  <w:style w:type="paragraph" w:customStyle="1" w:styleId="BodyText10Italic">
    <w:name w:val="Body Text 10 Italic"/>
    <w:basedOn w:val="BodyText10"/>
    <w:next w:val="BodyText10"/>
    <w:link w:val="BodyText10ItalicChar"/>
    <w:qFormat/>
    <w:rsid w:val="003B0A39"/>
    <w:rPr>
      <w:i/>
    </w:rPr>
  </w:style>
  <w:style w:type="character" w:customStyle="1" w:styleId="BodyText10ItalicChar">
    <w:name w:val="Body Text 10 Italic Char"/>
    <w:basedOn w:val="BodyText10Char"/>
    <w:link w:val="BodyText10Italic"/>
    <w:rsid w:val="003B0A39"/>
    <w:rPr>
      <w:rFonts w:ascii="Arial" w:eastAsia="Times New Roman" w:hAnsi="Arial" w:cs="Times New Roman"/>
      <w:i/>
      <w:sz w:val="20"/>
      <w:szCs w:val="24"/>
    </w:rPr>
  </w:style>
  <w:style w:type="paragraph" w:customStyle="1" w:styleId="BodyText10Number">
    <w:name w:val="Body Text 10 Number"/>
    <w:basedOn w:val="BodyText10"/>
    <w:link w:val="BodyText10NumberCharChar"/>
    <w:uiPriority w:val="99"/>
    <w:rsid w:val="00DE5592"/>
    <w:pPr>
      <w:numPr>
        <w:numId w:val="11"/>
      </w:numPr>
    </w:pPr>
  </w:style>
  <w:style w:type="character" w:customStyle="1" w:styleId="BodyText10NumberCharChar">
    <w:name w:val="Body Text 10 Number Char Char"/>
    <w:basedOn w:val="TextoindependienteCar"/>
    <w:link w:val="BodyText10Number"/>
    <w:uiPriority w:val="99"/>
    <w:locked/>
    <w:rsid w:val="00DE5592"/>
    <w:rPr>
      <w:rFonts w:ascii="Arial" w:eastAsia="Times New Roman" w:hAnsi="Arial" w:cs="Times New Roman"/>
      <w:sz w:val="20"/>
      <w:szCs w:val="24"/>
    </w:rPr>
  </w:style>
  <w:style w:type="paragraph" w:customStyle="1" w:styleId="BodyText10Underline">
    <w:name w:val="Body Text 10 Underline"/>
    <w:basedOn w:val="BodyText10"/>
    <w:next w:val="BodyText10"/>
    <w:link w:val="BodyText10UnderlineChar"/>
    <w:uiPriority w:val="99"/>
    <w:rsid w:val="003B0A39"/>
    <w:rPr>
      <w:u w:val="single"/>
    </w:rPr>
  </w:style>
  <w:style w:type="character" w:customStyle="1" w:styleId="BodyText10UnderlineChar">
    <w:name w:val="Body Text 10 Underline Char"/>
    <w:basedOn w:val="Fuentedeprrafopredeter"/>
    <w:link w:val="BodyText10Underline"/>
    <w:uiPriority w:val="99"/>
    <w:locked/>
    <w:rsid w:val="003B0A39"/>
    <w:rPr>
      <w:rFonts w:ascii="Arial" w:eastAsia="Times New Roman" w:hAnsi="Arial" w:cs="Times New Roman"/>
      <w:sz w:val="20"/>
      <w:szCs w:val="24"/>
      <w:u w:val="single"/>
    </w:rPr>
  </w:style>
  <w:style w:type="paragraph" w:customStyle="1" w:styleId="BodyTextBullet">
    <w:name w:val="Body Text Bullet"/>
    <w:basedOn w:val="Textoindependiente"/>
    <w:link w:val="BodyTextBulletChar"/>
    <w:uiPriority w:val="99"/>
    <w:rsid w:val="003B0A39"/>
    <w:pPr>
      <w:numPr>
        <w:numId w:val="12"/>
      </w:numPr>
      <w:spacing w:before="0" w:after="0"/>
    </w:pPr>
  </w:style>
  <w:style w:type="character" w:customStyle="1" w:styleId="BodyTextBulletChar">
    <w:name w:val="Body Text Bullet Char"/>
    <w:basedOn w:val="Fuentedeprrafopredeter"/>
    <w:link w:val="BodyTextBullet"/>
    <w:uiPriority w:val="99"/>
    <w:locked/>
    <w:rsid w:val="003B0A39"/>
    <w:rPr>
      <w:rFonts w:ascii="Arial" w:eastAsia="Times New Roman" w:hAnsi="Arial" w:cs="Times New Roman"/>
      <w:szCs w:val="20"/>
    </w:rPr>
  </w:style>
  <w:style w:type="paragraph" w:customStyle="1" w:styleId="BodyTextBulletLevel2">
    <w:name w:val="Body Text Bullet Level 2"/>
    <w:basedOn w:val="BodyTextBullet"/>
    <w:link w:val="BodyTextBulletLevel2Char"/>
    <w:uiPriority w:val="99"/>
    <w:rsid w:val="003B0A39"/>
    <w:pPr>
      <w:numPr>
        <w:numId w:val="13"/>
      </w:numPr>
    </w:pPr>
    <w:rPr>
      <w:lang w:eastAsia="ar-SA"/>
    </w:rPr>
  </w:style>
  <w:style w:type="character" w:customStyle="1" w:styleId="BodyTextBulletLevel2Char">
    <w:name w:val="Body Text Bullet Level 2 Char"/>
    <w:basedOn w:val="BodyTextBulletChar"/>
    <w:link w:val="BodyTextBulletLevel2"/>
    <w:uiPriority w:val="99"/>
    <w:locked/>
    <w:rsid w:val="003B0A39"/>
    <w:rPr>
      <w:rFonts w:ascii="Arial" w:eastAsia="Times New Roman" w:hAnsi="Arial" w:cs="Times New Roman"/>
      <w:szCs w:val="20"/>
      <w:lang w:eastAsia="ar-SA"/>
    </w:rPr>
  </w:style>
  <w:style w:type="paragraph" w:customStyle="1" w:styleId="BODYTEXTCAPS">
    <w:name w:val="BODY TEXT CAPS"/>
    <w:basedOn w:val="Textoindependiente"/>
    <w:link w:val="BODYTEXTCAPSChar"/>
    <w:uiPriority w:val="99"/>
    <w:rsid w:val="003B0A39"/>
    <w:rPr>
      <w:caps/>
    </w:rPr>
  </w:style>
  <w:style w:type="character" w:customStyle="1" w:styleId="BODYTEXTCAPSChar">
    <w:name w:val="BODY TEXT CAPS Char"/>
    <w:basedOn w:val="TextoindependienteCar"/>
    <w:link w:val="BODYTEXTCAPS"/>
    <w:uiPriority w:val="99"/>
    <w:locked/>
    <w:rsid w:val="003B0A39"/>
    <w:rPr>
      <w:rFonts w:ascii="Arial" w:eastAsia="Times New Roman" w:hAnsi="Arial" w:cs="Times New Roman"/>
      <w:caps/>
      <w:szCs w:val="20"/>
    </w:rPr>
  </w:style>
  <w:style w:type="paragraph" w:customStyle="1" w:styleId="BodyTextCenter">
    <w:name w:val="Body Text Center"/>
    <w:basedOn w:val="Textoindependiente"/>
    <w:link w:val="BodyTextCenterChar"/>
    <w:uiPriority w:val="99"/>
    <w:rsid w:val="004B7E95"/>
    <w:pPr>
      <w:jc w:val="center"/>
    </w:pPr>
  </w:style>
  <w:style w:type="character" w:customStyle="1" w:styleId="BodyTextCenterChar">
    <w:name w:val="Body Text Center Char"/>
    <w:basedOn w:val="Fuentedeprrafopredeter"/>
    <w:link w:val="BodyTextCenter"/>
    <w:uiPriority w:val="99"/>
    <w:locked/>
    <w:rsid w:val="004B7E95"/>
    <w:rPr>
      <w:rFonts w:ascii="Arial" w:eastAsia="Times New Roman" w:hAnsi="Arial" w:cs="Times New Roman"/>
      <w:szCs w:val="20"/>
    </w:rPr>
  </w:style>
  <w:style w:type="paragraph" w:customStyle="1" w:styleId="BodyTextCenterNoSpace">
    <w:name w:val="Body Text Center No Space"/>
    <w:basedOn w:val="Textoindependiente"/>
    <w:link w:val="BodyTextCenterNoSpaceChar"/>
    <w:uiPriority w:val="99"/>
    <w:rsid w:val="004B7E95"/>
    <w:pPr>
      <w:spacing w:before="0" w:after="0"/>
      <w:jc w:val="center"/>
    </w:pPr>
    <w:rPr>
      <w:bCs/>
    </w:rPr>
  </w:style>
  <w:style w:type="character" w:customStyle="1" w:styleId="BodyTextCenterNoSpaceChar">
    <w:name w:val="Body Text Center No Space Char"/>
    <w:basedOn w:val="Fuentedeprrafopredeter"/>
    <w:link w:val="BodyTextCenterNoSpace"/>
    <w:uiPriority w:val="99"/>
    <w:locked/>
    <w:rsid w:val="004B7E95"/>
    <w:rPr>
      <w:rFonts w:ascii="Arial" w:eastAsia="Times New Roman" w:hAnsi="Arial" w:cs="Times New Roman"/>
      <w:bCs/>
      <w:szCs w:val="20"/>
    </w:rPr>
  </w:style>
  <w:style w:type="paragraph" w:customStyle="1" w:styleId="BodyTextGlossary">
    <w:name w:val="Body Text Glossary"/>
    <w:basedOn w:val="Textoindependiente"/>
    <w:next w:val="Textoindependiente"/>
    <w:link w:val="BodyTextGlossaryChar"/>
    <w:qFormat/>
    <w:rsid w:val="003B0A39"/>
  </w:style>
  <w:style w:type="character" w:customStyle="1" w:styleId="BodyTextGlossaryChar">
    <w:name w:val="Body Text Glossary Char"/>
    <w:basedOn w:val="TextoindependienteCar"/>
    <w:link w:val="BodyTextGlossary"/>
    <w:rsid w:val="003B0A39"/>
    <w:rPr>
      <w:rFonts w:ascii="Arial" w:eastAsia="Times New Roman" w:hAnsi="Arial" w:cs="Times New Roman"/>
      <w:szCs w:val="20"/>
    </w:rPr>
  </w:style>
  <w:style w:type="paragraph" w:styleId="Sangradetextonormal">
    <w:name w:val="Body Text Indent"/>
    <w:basedOn w:val="Normal"/>
    <w:link w:val="SangradetextonormalCar"/>
    <w:unhideWhenUsed/>
    <w:rsid w:val="003B0A39"/>
    <w:pPr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rsid w:val="003B0A39"/>
    <w:rPr>
      <w:rFonts w:ascii="Arial" w:eastAsia="Times New Roman" w:hAnsi="Arial" w:cs="Times New Roman"/>
      <w:szCs w:val="20"/>
    </w:rPr>
  </w:style>
  <w:style w:type="paragraph" w:customStyle="1" w:styleId="BodyTextItalic">
    <w:name w:val="Body Text Italic"/>
    <w:basedOn w:val="Textoindependiente"/>
    <w:next w:val="Textoindependiente"/>
    <w:link w:val="BodyTextItalicChar"/>
    <w:uiPriority w:val="99"/>
    <w:rsid w:val="003B0A39"/>
    <w:rPr>
      <w:i/>
    </w:rPr>
  </w:style>
  <w:style w:type="character" w:customStyle="1" w:styleId="BodyTextItalicChar">
    <w:name w:val="Body Text Italic Char"/>
    <w:basedOn w:val="Fuentedeprrafopredeter"/>
    <w:link w:val="BodyTextItalic"/>
    <w:uiPriority w:val="99"/>
    <w:locked/>
    <w:rsid w:val="003B0A39"/>
    <w:rPr>
      <w:rFonts w:ascii="Arial" w:eastAsia="Times New Roman" w:hAnsi="Arial" w:cs="Times New Roman"/>
      <w:i/>
      <w:szCs w:val="20"/>
    </w:rPr>
  </w:style>
  <w:style w:type="paragraph" w:customStyle="1" w:styleId="BodyTextNoSpace">
    <w:name w:val="Body Text No Space"/>
    <w:basedOn w:val="BodyTextCenterNoSpace"/>
    <w:link w:val="BodyTextNoSpaceChar"/>
    <w:qFormat/>
    <w:rsid w:val="00672331"/>
    <w:pPr>
      <w:jc w:val="left"/>
    </w:pPr>
  </w:style>
  <w:style w:type="character" w:customStyle="1" w:styleId="BodyTextNoSpaceChar">
    <w:name w:val="Body Text No Space Char"/>
    <w:basedOn w:val="BodyTextCenterNoSpaceChar"/>
    <w:link w:val="BodyTextNoSpace"/>
    <w:rsid w:val="00672331"/>
    <w:rPr>
      <w:rFonts w:ascii="Arial" w:eastAsia="Times New Roman" w:hAnsi="Arial" w:cs="Times New Roman"/>
      <w:bCs/>
      <w:szCs w:val="20"/>
    </w:rPr>
  </w:style>
  <w:style w:type="paragraph" w:customStyle="1" w:styleId="BodyTextNumber">
    <w:name w:val="Body Text Number"/>
    <w:link w:val="BodyTextNumberChar"/>
    <w:uiPriority w:val="99"/>
    <w:rsid w:val="003B0A39"/>
    <w:pPr>
      <w:numPr>
        <w:numId w:val="14"/>
      </w:numPr>
      <w:spacing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NumberChar">
    <w:name w:val="Body Text Number Char"/>
    <w:basedOn w:val="Fuentedeprrafopredeter"/>
    <w:link w:val="BodyTextNumber"/>
    <w:uiPriority w:val="99"/>
    <w:locked/>
    <w:rsid w:val="003B0A39"/>
    <w:rPr>
      <w:rFonts w:ascii="Arial" w:eastAsia="Times New Roman" w:hAnsi="Arial" w:cs="Times New Roman"/>
      <w:szCs w:val="24"/>
    </w:rPr>
  </w:style>
  <w:style w:type="paragraph" w:customStyle="1" w:styleId="BodyTextNumberLetterLevel2">
    <w:name w:val="Body Text Number Letter Level 2"/>
    <w:basedOn w:val="BodyTextNumber"/>
    <w:link w:val="BodyTextNumberLetterLevel2Char"/>
    <w:uiPriority w:val="99"/>
    <w:rsid w:val="003B0A39"/>
    <w:pPr>
      <w:numPr>
        <w:numId w:val="15"/>
      </w:numPr>
    </w:pPr>
  </w:style>
  <w:style w:type="character" w:customStyle="1" w:styleId="BodyTextNumberLetterLevel2Char">
    <w:name w:val="Body Text Number Letter Level 2 Char"/>
    <w:basedOn w:val="BodyTextNumberChar"/>
    <w:link w:val="BodyTextNumberLetterLevel2"/>
    <w:uiPriority w:val="99"/>
    <w:locked/>
    <w:rsid w:val="003B0A39"/>
    <w:rPr>
      <w:rFonts w:ascii="Arial" w:eastAsia="Times New Roman" w:hAnsi="Arial" w:cs="Times New Roman"/>
      <w:szCs w:val="24"/>
    </w:rPr>
  </w:style>
  <w:style w:type="paragraph" w:customStyle="1" w:styleId="BodyTextNumberStepResultsNotes">
    <w:name w:val="Body Text Number Step Results/Notes"/>
    <w:basedOn w:val="Normal"/>
    <w:next w:val="BodyTextNumber"/>
    <w:link w:val="BodyTextNumberStepResultsNotesChar"/>
    <w:uiPriority w:val="99"/>
    <w:rsid w:val="003B0A39"/>
    <w:pPr>
      <w:ind w:left="720"/>
    </w:pPr>
  </w:style>
  <w:style w:type="character" w:customStyle="1" w:styleId="BodyTextNumberStepResultsNotesChar">
    <w:name w:val="Body Text Number Step Results/Notes Char"/>
    <w:basedOn w:val="Fuentedeprrafopredeter"/>
    <w:link w:val="BodyTextNumberStepResultsNotes"/>
    <w:uiPriority w:val="99"/>
    <w:locked/>
    <w:rsid w:val="003B0A39"/>
    <w:rPr>
      <w:rFonts w:ascii="Arial" w:eastAsia="Times New Roman" w:hAnsi="Arial" w:cs="Times New Roman"/>
      <w:szCs w:val="20"/>
    </w:rPr>
  </w:style>
  <w:style w:type="paragraph" w:customStyle="1" w:styleId="BodyTextNumberLetterLevel2StepResultsNotes">
    <w:name w:val="Body Text Number Letter Level 2 Step Results/Notes"/>
    <w:basedOn w:val="BodyTextNumberStepResultsNotes"/>
    <w:link w:val="BodyTextNumberLetterLevel2StepResultsNotesChar"/>
    <w:qFormat/>
    <w:rsid w:val="003B0A39"/>
    <w:pPr>
      <w:ind w:left="1008"/>
    </w:pPr>
  </w:style>
  <w:style w:type="character" w:customStyle="1" w:styleId="BodyTextNumberLetterLevel2StepResultsNotesChar">
    <w:name w:val="Body Text Number Letter Level 2 Step Results/Notes Char"/>
    <w:basedOn w:val="BodyTextNumberStepResultsNotesChar"/>
    <w:link w:val="BodyTextNumberLetterLevel2StepResultsNotes"/>
    <w:rsid w:val="003B0A39"/>
    <w:rPr>
      <w:rFonts w:ascii="Arial" w:eastAsia="Times New Roman" w:hAnsi="Arial" w:cs="Times New Roman"/>
      <w:szCs w:val="20"/>
    </w:rPr>
  </w:style>
  <w:style w:type="paragraph" w:customStyle="1" w:styleId="BodyTextNumberStepResultsNotesBullet">
    <w:name w:val="Body Text Number Step Results/Notes Bullet"/>
    <w:basedOn w:val="BodyTextNumberStepResultsNotes"/>
    <w:link w:val="BodyTextNumberStepResultsNotesBulletChar"/>
    <w:qFormat/>
    <w:rsid w:val="003B0A39"/>
    <w:pPr>
      <w:numPr>
        <w:numId w:val="16"/>
      </w:numPr>
    </w:pPr>
  </w:style>
  <w:style w:type="character" w:customStyle="1" w:styleId="BodyTextNumberStepResultsNotesBulletChar">
    <w:name w:val="Body Text Number Step Results/Notes Bullet Char"/>
    <w:basedOn w:val="BodyTextNumberStepResultsNotesChar"/>
    <w:link w:val="BodyTextNumberStepResultsNotesBullet"/>
    <w:rsid w:val="003B0A39"/>
    <w:rPr>
      <w:rFonts w:ascii="Arial" w:eastAsia="Times New Roman" w:hAnsi="Arial" w:cs="Times New Roman"/>
      <w:szCs w:val="20"/>
    </w:rPr>
  </w:style>
  <w:style w:type="paragraph" w:customStyle="1" w:styleId="BodyTextRight">
    <w:name w:val="Body Text Right"/>
    <w:basedOn w:val="Textoindependiente"/>
    <w:link w:val="BodyTextRightChar"/>
    <w:qFormat/>
    <w:rsid w:val="003B0A39"/>
    <w:pPr>
      <w:jc w:val="right"/>
    </w:pPr>
    <w:rPr>
      <w:szCs w:val="24"/>
    </w:rPr>
  </w:style>
  <w:style w:type="character" w:customStyle="1" w:styleId="BodyTextRightChar">
    <w:name w:val="Body Text Right Char"/>
    <w:basedOn w:val="TextoindependienteCar"/>
    <w:link w:val="BodyTextRight"/>
    <w:rsid w:val="003B0A39"/>
    <w:rPr>
      <w:rFonts w:ascii="Arial" w:eastAsia="Times New Roman" w:hAnsi="Arial" w:cs="Times New Roman"/>
      <w:szCs w:val="24"/>
    </w:rPr>
  </w:style>
  <w:style w:type="paragraph" w:customStyle="1" w:styleId="BodyTextUnderline">
    <w:name w:val="Body Text Underline"/>
    <w:basedOn w:val="Textoindependiente"/>
    <w:next w:val="Textoindependiente"/>
    <w:link w:val="BodyTextUnderlineChar"/>
    <w:uiPriority w:val="99"/>
    <w:rsid w:val="003B0A39"/>
    <w:rPr>
      <w:u w:val="single"/>
    </w:rPr>
  </w:style>
  <w:style w:type="character" w:customStyle="1" w:styleId="BodyTextUnderlineChar">
    <w:name w:val="Body Text Underline Char"/>
    <w:basedOn w:val="TextoindependienteCar"/>
    <w:link w:val="BodyTextUnderline"/>
    <w:uiPriority w:val="99"/>
    <w:locked/>
    <w:rsid w:val="003B0A39"/>
    <w:rPr>
      <w:rFonts w:ascii="Arial" w:eastAsia="Times New Roman" w:hAnsi="Arial" w:cs="Times New Roman"/>
      <w:szCs w:val="20"/>
      <w:u w:val="single"/>
    </w:rPr>
  </w:style>
  <w:style w:type="character" w:styleId="Refdecomentario">
    <w:name w:val="annotation reference"/>
    <w:basedOn w:val="Fuentedeprrafopredeter"/>
    <w:uiPriority w:val="99"/>
    <w:rsid w:val="003B0A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3B0A39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B0A39"/>
    <w:rPr>
      <w:rFonts w:ascii="Arial" w:eastAsia="Times New Roman" w:hAnsi="Arial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B0A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3B0A39"/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CoverProgramName">
    <w:name w:val="Cover Program Name"/>
    <w:link w:val="CoverProgramNameChar"/>
    <w:rsid w:val="003B0A39"/>
    <w:pPr>
      <w:spacing w:before="400" w:after="0" w:line="240" w:lineRule="auto"/>
      <w:jc w:val="right"/>
    </w:pPr>
    <w:rPr>
      <w:rFonts w:ascii="Arial Narrow" w:eastAsia="Times New Roman" w:hAnsi="Arial Narrow" w:cs="Times New Roman"/>
      <w:b/>
      <w:color w:val="000000" w:themeColor="text1"/>
      <w:sz w:val="40"/>
      <w:szCs w:val="20"/>
    </w:rPr>
  </w:style>
  <w:style w:type="character" w:customStyle="1" w:styleId="CoverProgramNameChar">
    <w:name w:val="Cover Program Name Char"/>
    <w:basedOn w:val="Fuentedeprrafopredeter"/>
    <w:link w:val="CoverProgramName"/>
    <w:rsid w:val="003B0A39"/>
    <w:rPr>
      <w:rFonts w:ascii="Arial Narrow" w:eastAsia="Times New Roman" w:hAnsi="Arial Narrow" w:cs="Times New Roman"/>
      <w:b/>
      <w:color w:val="000000" w:themeColor="text1"/>
      <w:sz w:val="40"/>
      <w:szCs w:val="20"/>
    </w:rPr>
  </w:style>
  <w:style w:type="paragraph" w:customStyle="1" w:styleId="CoverClassification">
    <w:name w:val="Cover Classification"/>
    <w:basedOn w:val="CoverProgramName"/>
    <w:link w:val="CoverClassificationChar"/>
    <w:rsid w:val="003B0A39"/>
    <w:pPr>
      <w:spacing w:before="0"/>
    </w:pPr>
    <w:rPr>
      <w:sz w:val="32"/>
    </w:rPr>
  </w:style>
  <w:style w:type="character" w:customStyle="1" w:styleId="CoverClassificationChar">
    <w:name w:val="Cover Classification Char"/>
    <w:basedOn w:val="CoverProgramNameChar"/>
    <w:link w:val="CoverClassification"/>
    <w:rsid w:val="003B0A39"/>
    <w:rPr>
      <w:rFonts w:ascii="Arial Narrow" w:eastAsia="Times New Roman" w:hAnsi="Arial Narrow" w:cs="Times New Roman"/>
      <w:b/>
      <w:color w:val="000000" w:themeColor="text1"/>
      <w:sz w:val="32"/>
      <w:szCs w:val="20"/>
    </w:rPr>
  </w:style>
  <w:style w:type="paragraph" w:customStyle="1" w:styleId="CoverDocumentName">
    <w:name w:val="Cover Document Name"/>
    <w:basedOn w:val="Normal"/>
    <w:rsid w:val="003B0A39"/>
    <w:pPr>
      <w:pBdr>
        <w:bottom w:val="single" w:sz="4" w:space="1" w:color="auto"/>
      </w:pBdr>
      <w:spacing w:before="100" w:after="0"/>
      <w:jc w:val="right"/>
    </w:pPr>
    <w:rPr>
      <w:rFonts w:ascii="Arial Narrow" w:hAnsi="Arial Narrow"/>
      <w:b/>
      <w:bCs/>
      <w:sz w:val="48"/>
    </w:rPr>
  </w:style>
  <w:style w:type="character" w:styleId="Refdenotaalfinal">
    <w:name w:val="endnote reference"/>
    <w:basedOn w:val="Fuentedeprrafopredeter"/>
    <w:rsid w:val="003B0A39"/>
    <w:rPr>
      <w:vertAlign w:val="superscript"/>
    </w:rPr>
  </w:style>
  <w:style w:type="paragraph" w:styleId="Textonotaalfinal">
    <w:name w:val="endnote text"/>
    <w:basedOn w:val="Normal"/>
    <w:link w:val="TextonotaalfinalCar"/>
    <w:rsid w:val="003B0A39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FigureCaption">
    <w:name w:val="Figure Caption"/>
    <w:basedOn w:val="Descripcin"/>
    <w:next w:val="Textoindependiente"/>
    <w:uiPriority w:val="99"/>
    <w:rsid w:val="003B0A39"/>
    <w:pPr>
      <w:keepNext w:val="0"/>
      <w:spacing w:before="0" w:after="300"/>
    </w:pPr>
    <w:rPr>
      <w:rFonts w:eastAsia="Batang"/>
      <w:szCs w:val="24"/>
    </w:rPr>
  </w:style>
  <w:style w:type="character" w:styleId="Hipervnculovisitado">
    <w:name w:val="FollowedHyperlink"/>
    <w:basedOn w:val="Fuentedeprrafopredeter"/>
    <w:uiPriority w:val="99"/>
    <w:rsid w:val="003B0A39"/>
    <w:rPr>
      <w:color w:val="800080" w:themeColor="followedHyperlink"/>
      <w:u w:val="single"/>
    </w:rPr>
  </w:style>
  <w:style w:type="paragraph" w:customStyle="1" w:styleId="FooterCenter">
    <w:name w:val="Footer Center"/>
    <w:basedOn w:val="Piedepgina"/>
    <w:qFormat/>
    <w:rsid w:val="003B0A39"/>
    <w:pPr>
      <w:tabs>
        <w:tab w:val="clear" w:pos="4680"/>
        <w:tab w:val="clear" w:pos="9360"/>
        <w:tab w:val="center" w:pos="4320"/>
        <w:tab w:val="right" w:pos="8640"/>
      </w:tabs>
      <w:jc w:val="center"/>
    </w:pPr>
    <w:rPr>
      <w:rFonts w:ascii="Arial" w:hAnsi="Arial"/>
    </w:rPr>
  </w:style>
  <w:style w:type="paragraph" w:customStyle="1" w:styleId="FooterRight">
    <w:name w:val="Footer Right"/>
    <w:basedOn w:val="Piedepgina"/>
    <w:link w:val="FooterRightChar"/>
    <w:qFormat/>
    <w:rsid w:val="003B0A39"/>
    <w:pPr>
      <w:tabs>
        <w:tab w:val="clear" w:pos="4680"/>
        <w:tab w:val="clear" w:pos="9360"/>
        <w:tab w:val="center" w:pos="4320"/>
        <w:tab w:val="right" w:pos="8640"/>
      </w:tabs>
      <w:jc w:val="right"/>
    </w:pPr>
    <w:rPr>
      <w:rFonts w:ascii="Arial" w:hAnsi="Arial"/>
    </w:rPr>
  </w:style>
  <w:style w:type="character" w:customStyle="1" w:styleId="FooterRightChar">
    <w:name w:val="Footer Right Char"/>
    <w:basedOn w:val="Fuentedeprrafopredeter"/>
    <w:link w:val="FooterRight"/>
    <w:rsid w:val="003B0A39"/>
    <w:rPr>
      <w:rFonts w:ascii="Arial" w:eastAsia="Times New Roman" w:hAnsi="Arial" w:cs="Times New Roman"/>
      <w:sz w:val="18"/>
      <w:szCs w:val="20"/>
    </w:rPr>
  </w:style>
  <w:style w:type="character" w:styleId="Refdenotaalpie">
    <w:name w:val="footnote reference"/>
    <w:basedOn w:val="Fuentedeprrafopredeter"/>
    <w:rsid w:val="003B0A39"/>
    <w:rPr>
      <w:vertAlign w:val="superscript"/>
    </w:rPr>
  </w:style>
  <w:style w:type="paragraph" w:styleId="Textonotapie">
    <w:name w:val="footnote text"/>
    <w:link w:val="TextonotapieCar"/>
    <w:rsid w:val="003B0A39"/>
    <w:pPr>
      <w:spacing w:before="40" w:after="40" w:line="240" w:lineRule="auto"/>
      <w:ind w:left="360" w:hanging="360"/>
    </w:pPr>
    <w:rPr>
      <w:rFonts w:ascii="Arial" w:eastAsia="Times New Roman" w:hAnsi="Arial" w:cs="Times New Roman"/>
      <w:sz w:val="18"/>
      <w:szCs w:val="20"/>
    </w:rPr>
  </w:style>
  <w:style w:type="character" w:customStyle="1" w:styleId="TextonotapieCar">
    <w:name w:val="Texto nota pie Car"/>
    <w:basedOn w:val="Fuentedeprrafopredeter"/>
    <w:link w:val="Textonotapie"/>
    <w:rsid w:val="003B0A39"/>
    <w:rPr>
      <w:rFonts w:ascii="Arial" w:eastAsia="Times New Roman" w:hAnsi="Arial" w:cs="Times New Roman"/>
      <w:sz w:val="18"/>
      <w:szCs w:val="20"/>
    </w:rPr>
  </w:style>
  <w:style w:type="paragraph" w:customStyle="1" w:styleId="HeaderRightBold">
    <w:name w:val="Header Right Bold"/>
    <w:basedOn w:val="HeaderRight"/>
    <w:link w:val="HeaderRightBoldChar"/>
    <w:qFormat/>
    <w:rsid w:val="003B0A39"/>
    <w:rPr>
      <w:b/>
    </w:rPr>
  </w:style>
  <w:style w:type="character" w:customStyle="1" w:styleId="HeaderRightBoldChar">
    <w:name w:val="Header Right Bold Char"/>
    <w:basedOn w:val="HeaderRightChar"/>
    <w:link w:val="HeaderRightBold"/>
    <w:rsid w:val="003B0A39"/>
    <w:rPr>
      <w:rFonts w:ascii="Arial Narrow" w:eastAsia="Times New Roman" w:hAnsi="Arial Narrow" w:cs="Times New Roman"/>
      <w:b/>
      <w:color w:val="000000" w:themeColor="text1"/>
      <w:sz w:val="18"/>
      <w:szCs w:val="24"/>
    </w:rPr>
  </w:style>
  <w:style w:type="paragraph" w:customStyle="1" w:styleId="Instruction">
    <w:name w:val="Instruction"/>
    <w:basedOn w:val="Normal"/>
    <w:rsid w:val="003B0A39"/>
    <w:rPr>
      <w:rFonts w:ascii="Times New Roman" w:hAnsi="Times New Roman"/>
      <w:i/>
      <w:color w:val="0000FF"/>
      <w:sz w:val="24"/>
    </w:rPr>
  </w:style>
  <w:style w:type="paragraph" w:customStyle="1" w:styleId="InstructionalTextBulletLevel2">
    <w:name w:val="Instructional Text Bullet Level 2"/>
    <w:basedOn w:val="InstructionalTextBullet"/>
    <w:qFormat/>
    <w:rsid w:val="000E4337"/>
    <w:pPr>
      <w:numPr>
        <w:numId w:val="19"/>
      </w:numPr>
      <w:ind w:left="1080"/>
    </w:pPr>
  </w:style>
  <w:style w:type="paragraph" w:customStyle="1" w:styleId="InstructionalTextUnderline">
    <w:name w:val="Instructional Text Underline"/>
    <w:basedOn w:val="InstructionalText"/>
    <w:link w:val="InstructionalTextUnderlineChar"/>
    <w:rsid w:val="003B0A39"/>
    <w:rPr>
      <w:iCs/>
      <w:u w:val="single"/>
    </w:rPr>
  </w:style>
  <w:style w:type="character" w:customStyle="1" w:styleId="InstructionalTextUnderlineChar">
    <w:name w:val="Instructional Text Underline Char"/>
    <w:basedOn w:val="InstructionalTextChar"/>
    <w:link w:val="InstructionalTextUnderline"/>
    <w:rsid w:val="003B0A39"/>
    <w:rPr>
      <w:rFonts w:ascii="Arial" w:eastAsia="Times New Roman" w:hAnsi="Arial" w:cs="Times New Roman"/>
      <w:i/>
      <w:iCs/>
      <w:color w:val="0000FF"/>
      <w:sz w:val="24"/>
      <w:szCs w:val="20"/>
      <w:u w:val="single"/>
      <w:lang w:eastAsia="ar-SA"/>
    </w:rPr>
  </w:style>
  <w:style w:type="paragraph" w:customStyle="1" w:styleId="ParagraphSpacer6">
    <w:name w:val="Paragraph Spacer 6"/>
    <w:uiPriority w:val="99"/>
    <w:rsid w:val="003B0A39"/>
    <w:pPr>
      <w:spacing w:after="0" w:line="240" w:lineRule="auto"/>
    </w:pPr>
    <w:rPr>
      <w:rFonts w:ascii="Arial" w:eastAsia="Times New Roman" w:hAnsi="Arial" w:cs="Times New Roman"/>
      <w:sz w:val="12"/>
      <w:szCs w:val="24"/>
    </w:rPr>
  </w:style>
  <w:style w:type="paragraph" w:customStyle="1" w:styleId="SystemTitleinsideLines">
    <w:name w:val="System Title inside Lines"/>
    <w:next w:val="BodyText10Center"/>
    <w:uiPriority w:val="99"/>
    <w:rsid w:val="003B0A39"/>
    <w:pPr>
      <w:pBdr>
        <w:top w:val="single" w:sz="18" w:space="1" w:color="auto"/>
        <w:bottom w:val="single" w:sz="18" w:space="1" w:color="auto"/>
      </w:pBdr>
      <w:spacing w:after="120" w:line="240" w:lineRule="auto"/>
      <w:jc w:val="center"/>
    </w:pPr>
    <w:rPr>
      <w:rFonts w:ascii="Arial" w:eastAsia="Times New Roman" w:hAnsi="Arial" w:cs="Times New Roman"/>
      <w:b/>
      <w:bCs/>
      <w:sz w:val="40"/>
      <w:szCs w:val="20"/>
    </w:rPr>
  </w:style>
  <w:style w:type="paragraph" w:customStyle="1" w:styleId="TableText10Bold">
    <w:name w:val="Table Text 10 Bold"/>
    <w:basedOn w:val="TableText10"/>
    <w:next w:val="TableText10"/>
    <w:link w:val="TableText10BoldChar"/>
    <w:uiPriority w:val="99"/>
    <w:rsid w:val="003B0A39"/>
    <w:rPr>
      <w:b/>
    </w:rPr>
  </w:style>
  <w:style w:type="character" w:customStyle="1" w:styleId="TableText10BoldChar">
    <w:name w:val="Table Text 10 Bold Char"/>
    <w:basedOn w:val="TableText10Char"/>
    <w:link w:val="TableText10Bold"/>
    <w:uiPriority w:val="99"/>
    <w:locked/>
    <w:rsid w:val="003B0A39"/>
    <w:rPr>
      <w:rFonts w:ascii="Arial" w:eastAsia="Times New Roman" w:hAnsi="Arial" w:cs="Times New Roman"/>
      <w:b/>
      <w:sz w:val="20"/>
      <w:szCs w:val="20"/>
    </w:rPr>
  </w:style>
  <w:style w:type="paragraph" w:customStyle="1" w:styleId="TableText10Bullet">
    <w:name w:val="Table Text 10 Bullet"/>
    <w:basedOn w:val="TableText10"/>
    <w:link w:val="TableText10BulletChar"/>
    <w:uiPriority w:val="99"/>
    <w:rsid w:val="003B0A39"/>
    <w:pPr>
      <w:numPr>
        <w:numId w:val="21"/>
      </w:numPr>
    </w:pPr>
  </w:style>
  <w:style w:type="character" w:customStyle="1" w:styleId="TableText10BulletChar">
    <w:name w:val="Table Text 10 Bullet Char"/>
    <w:basedOn w:val="Fuentedeprrafopredeter"/>
    <w:link w:val="TableText10Bullet"/>
    <w:uiPriority w:val="99"/>
    <w:locked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Center">
    <w:name w:val="Table Text 10 Center"/>
    <w:basedOn w:val="TableText10"/>
    <w:link w:val="TableText10CenterChar"/>
    <w:uiPriority w:val="99"/>
    <w:rsid w:val="003B0A39"/>
    <w:pPr>
      <w:jc w:val="center"/>
    </w:pPr>
  </w:style>
  <w:style w:type="character" w:customStyle="1" w:styleId="TableText10CenterChar">
    <w:name w:val="Table Text 10 Center Char"/>
    <w:basedOn w:val="TableText10Char"/>
    <w:link w:val="TableText10Center"/>
    <w:uiPriority w:val="99"/>
    <w:locked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Glossary">
    <w:name w:val="Table Text 10 Glossary"/>
    <w:basedOn w:val="TableText10"/>
    <w:next w:val="TableText10"/>
    <w:link w:val="TableText10GlossaryChar"/>
    <w:qFormat/>
    <w:rsid w:val="003B0A39"/>
  </w:style>
  <w:style w:type="character" w:customStyle="1" w:styleId="TableText10GlossaryChar">
    <w:name w:val="Table Text 10 Glossary Char"/>
    <w:basedOn w:val="TableText10Char"/>
    <w:link w:val="TableText10Glossary"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HeaderLeft">
    <w:name w:val="Table Text 10 Header Left"/>
    <w:basedOn w:val="Normal"/>
    <w:link w:val="TableText10HeaderLeftChar"/>
    <w:uiPriority w:val="99"/>
    <w:rsid w:val="003B0A39"/>
    <w:pPr>
      <w:keepNext/>
    </w:pPr>
    <w:rPr>
      <w:b/>
      <w:sz w:val="20"/>
    </w:rPr>
  </w:style>
  <w:style w:type="character" w:customStyle="1" w:styleId="TableText10HeaderLeftChar">
    <w:name w:val="Table Text 10 Header Left Char"/>
    <w:basedOn w:val="Fuentedeprrafopredeter"/>
    <w:link w:val="TableText10HeaderLeft"/>
    <w:uiPriority w:val="99"/>
    <w:rsid w:val="003B0A39"/>
    <w:rPr>
      <w:rFonts w:ascii="Arial" w:eastAsia="Times New Roman" w:hAnsi="Arial" w:cs="Times New Roman"/>
      <w:b/>
      <w:sz w:val="20"/>
      <w:szCs w:val="20"/>
    </w:rPr>
  </w:style>
  <w:style w:type="paragraph" w:customStyle="1" w:styleId="TableText10Indent">
    <w:name w:val="Table Text 10 Indent"/>
    <w:basedOn w:val="TableText10"/>
    <w:link w:val="TableText10IndentChar"/>
    <w:uiPriority w:val="99"/>
    <w:rsid w:val="003B0A39"/>
    <w:pPr>
      <w:ind w:left="144"/>
    </w:pPr>
  </w:style>
  <w:style w:type="character" w:customStyle="1" w:styleId="TableText10IndentChar">
    <w:name w:val="Table Text 10 Indent Char"/>
    <w:basedOn w:val="TableText10Char"/>
    <w:link w:val="TableText10Indent"/>
    <w:uiPriority w:val="99"/>
    <w:locked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NoSpace">
    <w:name w:val="Table Text 10 No Space"/>
    <w:link w:val="TableText10NoSpaceChar"/>
    <w:uiPriority w:val="99"/>
    <w:rsid w:val="003B0A3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TableText10NoSpaceChar">
    <w:name w:val="Table Text 10 No Space Char"/>
    <w:basedOn w:val="Fuentedeprrafopredeter"/>
    <w:link w:val="TableText10NoSpace"/>
    <w:uiPriority w:val="99"/>
    <w:locked/>
    <w:rsid w:val="003B0A39"/>
    <w:rPr>
      <w:rFonts w:ascii="Arial" w:eastAsia="Times New Roman" w:hAnsi="Arial" w:cs="Times New Roman"/>
      <w:sz w:val="20"/>
      <w:szCs w:val="24"/>
    </w:rPr>
  </w:style>
  <w:style w:type="paragraph" w:customStyle="1" w:styleId="TableText10Number">
    <w:name w:val="Table Text 10 Number"/>
    <w:basedOn w:val="TableText10"/>
    <w:link w:val="TableText10NumberChar"/>
    <w:uiPriority w:val="99"/>
    <w:rsid w:val="003B0A39"/>
    <w:pPr>
      <w:numPr>
        <w:numId w:val="22"/>
      </w:numPr>
      <w:tabs>
        <w:tab w:val="left" w:pos="432"/>
      </w:tabs>
    </w:pPr>
    <w:rPr>
      <w:szCs w:val="24"/>
    </w:rPr>
  </w:style>
  <w:style w:type="character" w:customStyle="1" w:styleId="TableText10NumberChar">
    <w:name w:val="Table Text 10 Number Char"/>
    <w:basedOn w:val="Fuentedeprrafopredeter"/>
    <w:link w:val="TableText10Number"/>
    <w:uiPriority w:val="99"/>
    <w:locked/>
    <w:rsid w:val="003B0A39"/>
    <w:rPr>
      <w:rFonts w:ascii="Arial" w:eastAsia="Times New Roman" w:hAnsi="Arial" w:cs="Times New Roman"/>
      <w:sz w:val="20"/>
      <w:szCs w:val="24"/>
    </w:rPr>
  </w:style>
  <w:style w:type="paragraph" w:customStyle="1" w:styleId="TableText10NumberLetter">
    <w:name w:val="Table Text 10 Number Letter"/>
    <w:basedOn w:val="TableText10Number"/>
    <w:qFormat/>
    <w:rsid w:val="003B0A39"/>
    <w:pPr>
      <w:keepNext/>
      <w:numPr>
        <w:numId w:val="23"/>
      </w:numPr>
    </w:pPr>
    <w:rPr>
      <w:lang w:eastAsia="ar-SA"/>
    </w:rPr>
  </w:style>
  <w:style w:type="paragraph" w:customStyle="1" w:styleId="TableText10NumberStepResultsNotes">
    <w:name w:val="Table Text 10 Number Step Results/Notes"/>
    <w:basedOn w:val="TableText10"/>
    <w:next w:val="Normal"/>
    <w:link w:val="TableText10NumberStepResultsNotesChar"/>
    <w:uiPriority w:val="99"/>
    <w:rsid w:val="003B0A39"/>
    <w:pPr>
      <w:ind w:left="432"/>
    </w:pPr>
  </w:style>
  <w:style w:type="character" w:customStyle="1" w:styleId="TableText10NumberStepResultsNotesChar">
    <w:name w:val="Table Text 10 Number Step Results/Notes Char"/>
    <w:basedOn w:val="Fuentedeprrafopredeter"/>
    <w:link w:val="TableText10NumberStepResultsNotes"/>
    <w:uiPriority w:val="99"/>
    <w:locked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10Right">
    <w:name w:val="Table Text 10 Right"/>
    <w:basedOn w:val="TableText10"/>
    <w:link w:val="TableText10RightChar"/>
    <w:uiPriority w:val="99"/>
    <w:rsid w:val="003B0A39"/>
    <w:pPr>
      <w:jc w:val="right"/>
    </w:pPr>
  </w:style>
  <w:style w:type="character" w:customStyle="1" w:styleId="TableText10RightChar">
    <w:name w:val="Table Text 10 Right Char"/>
    <w:basedOn w:val="TableText10Char"/>
    <w:link w:val="TableText10Right"/>
    <w:uiPriority w:val="99"/>
    <w:locked/>
    <w:rsid w:val="003B0A39"/>
    <w:rPr>
      <w:rFonts w:ascii="Arial" w:eastAsia="Times New Roman" w:hAnsi="Arial" w:cs="Times New Roman"/>
      <w:sz w:val="20"/>
      <w:szCs w:val="20"/>
    </w:rPr>
  </w:style>
  <w:style w:type="paragraph" w:customStyle="1" w:styleId="TableText8">
    <w:name w:val="Table Text 8"/>
    <w:link w:val="TableText8Char"/>
    <w:uiPriority w:val="99"/>
    <w:rsid w:val="003B0A39"/>
    <w:pPr>
      <w:spacing w:after="0" w:line="240" w:lineRule="auto"/>
    </w:pPr>
    <w:rPr>
      <w:rFonts w:ascii="Arial" w:eastAsia="Times New Roman" w:hAnsi="Arial" w:cs="Times New Roman"/>
      <w:sz w:val="16"/>
      <w:szCs w:val="24"/>
    </w:rPr>
  </w:style>
  <w:style w:type="character" w:customStyle="1" w:styleId="TableText8Char">
    <w:name w:val="Table Text 8 Char"/>
    <w:basedOn w:val="Fuentedeprrafopredeter"/>
    <w:link w:val="TableText8"/>
    <w:uiPriority w:val="99"/>
    <w:locked/>
    <w:rsid w:val="003B0A39"/>
    <w:rPr>
      <w:rFonts w:ascii="Arial" w:eastAsia="Times New Roman" w:hAnsi="Arial" w:cs="Times New Roman"/>
      <w:sz w:val="16"/>
      <w:szCs w:val="24"/>
    </w:rPr>
  </w:style>
  <w:style w:type="paragraph" w:customStyle="1" w:styleId="TableText8Bold">
    <w:name w:val="Table Text 8 Bold"/>
    <w:basedOn w:val="TableText8"/>
    <w:next w:val="TableText8"/>
    <w:link w:val="TableText8BoldChar"/>
    <w:uiPriority w:val="99"/>
    <w:rsid w:val="003B0A39"/>
    <w:rPr>
      <w:b/>
    </w:rPr>
  </w:style>
  <w:style w:type="character" w:customStyle="1" w:styleId="TableText8BoldChar">
    <w:name w:val="Table Text 8 Bold Char"/>
    <w:basedOn w:val="Fuentedeprrafopredeter"/>
    <w:link w:val="TableText8Bold"/>
    <w:uiPriority w:val="99"/>
    <w:locked/>
    <w:rsid w:val="003B0A39"/>
    <w:rPr>
      <w:rFonts w:ascii="Arial" w:eastAsia="Times New Roman" w:hAnsi="Arial" w:cs="Times New Roman"/>
      <w:b/>
      <w:sz w:val="16"/>
      <w:szCs w:val="24"/>
    </w:rPr>
  </w:style>
  <w:style w:type="paragraph" w:customStyle="1" w:styleId="TableText8Bullet">
    <w:name w:val="Table Text 8 Bullet"/>
    <w:basedOn w:val="TableText8"/>
    <w:link w:val="TableText8BulletChar"/>
    <w:uiPriority w:val="99"/>
    <w:rsid w:val="003B0A39"/>
    <w:pPr>
      <w:numPr>
        <w:numId w:val="24"/>
      </w:numPr>
    </w:pPr>
  </w:style>
  <w:style w:type="character" w:customStyle="1" w:styleId="TableText8BulletChar">
    <w:name w:val="Table Text 8 Bullet Char"/>
    <w:basedOn w:val="Fuentedeprrafopredeter"/>
    <w:link w:val="TableText8Bullet"/>
    <w:uiPriority w:val="99"/>
    <w:locked/>
    <w:rsid w:val="003B0A39"/>
    <w:rPr>
      <w:rFonts w:ascii="Arial" w:eastAsia="Times New Roman" w:hAnsi="Arial" w:cs="Times New Roman"/>
      <w:sz w:val="16"/>
      <w:szCs w:val="24"/>
    </w:rPr>
  </w:style>
  <w:style w:type="paragraph" w:customStyle="1" w:styleId="TableText8Glossary">
    <w:name w:val="Table Text 8 Glossary"/>
    <w:basedOn w:val="TableText8"/>
    <w:next w:val="TableText8"/>
    <w:link w:val="TableText8GlossaryChar"/>
    <w:qFormat/>
    <w:rsid w:val="003B0A39"/>
  </w:style>
  <w:style w:type="character" w:customStyle="1" w:styleId="TableText8GlossaryChar">
    <w:name w:val="Table Text 8 Glossary Char"/>
    <w:basedOn w:val="TableText10Char"/>
    <w:link w:val="TableText8Glossary"/>
    <w:rsid w:val="003B0A39"/>
    <w:rPr>
      <w:rFonts w:ascii="Arial" w:eastAsia="Times New Roman" w:hAnsi="Arial" w:cs="Times New Roman"/>
      <w:sz w:val="16"/>
      <w:szCs w:val="24"/>
    </w:rPr>
  </w:style>
  <w:style w:type="paragraph" w:customStyle="1" w:styleId="TableText8Italic">
    <w:name w:val="Table Text 8 Italic"/>
    <w:basedOn w:val="TableText8"/>
    <w:next w:val="TableText8"/>
    <w:link w:val="TableText8ItalicChar"/>
    <w:uiPriority w:val="99"/>
    <w:rsid w:val="003B0A39"/>
    <w:rPr>
      <w:i/>
    </w:rPr>
  </w:style>
  <w:style w:type="character" w:customStyle="1" w:styleId="TableText8ItalicChar">
    <w:name w:val="Table Text 8 Italic Char"/>
    <w:basedOn w:val="TableText8Char"/>
    <w:link w:val="TableText8Italic"/>
    <w:uiPriority w:val="99"/>
    <w:locked/>
    <w:rsid w:val="003B0A39"/>
    <w:rPr>
      <w:rFonts w:ascii="Arial" w:eastAsia="Times New Roman" w:hAnsi="Arial" w:cs="Times New Roman"/>
      <w:i/>
      <w:sz w:val="16"/>
      <w:szCs w:val="24"/>
    </w:rPr>
  </w:style>
  <w:style w:type="paragraph" w:customStyle="1" w:styleId="TableText8Number">
    <w:name w:val="Table Text 8 Number"/>
    <w:basedOn w:val="TableText8"/>
    <w:link w:val="TableText8NumberChar"/>
    <w:uiPriority w:val="99"/>
    <w:rsid w:val="003B0A39"/>
    <w:pPr>
      <w:numPr>
        <w:numId w:val="25"/>
      </w:numPr>
    </w:pPr>
  </w:style>
  <w:style w:type="character" w:customStyle="1" w:styleId="TableText8NumberChar">
    <w:name w:val="Table Text 8 Number Char"/>
    <w:basedOn w:val="Fuentedeprrafopredeter"/>
    <w:link w:val="TableText8Number"/>
    <w:uiPriority w:val="99"/>
    <w:locked/>
    <w:rsid w:val="003B0A39"/>
    <w:rPr>
      <w:rFonts w:ascii="Arial" w:eastAsia="Times New Roman" w:hAnsi="Arial" w:cs="Times New Roman"/>
      <w:sz w:val="16"/>
      <w:szCs w:val="24"/>
    </w:rPr>
  </w:style>
  <w:style w:type="paragraph" w:customStyle="1" w:styleId="TitleMedium">
    <w:name w:val="Title Medium"/>
    <w:next w:val="Textoindependiente"/>
    <w:uiPriority w:val="99"/>
    <w:rsid w:val="003B0A39"/>
    <w:pPr>
      <w:keepNext/>
      <w:spacing w:before="240" w:after="120" w:line="240" w:lineRule="auto"/>
      <w:jc w:val="center"/>
    </w:pPr>
    <w:rPr>
      <w:rFonts w:ascii="Arial Narrow" w:eastAsia="Times New Roman" w:hAnsi="Arial Narrow" w:cs="Arial"/>
      <w:b/>
      <w:bCs/>
      <w:sz w:val="40"/>
      <w:szCs w:val="24"/>
    </w:rPr>
  </w:style>
  <w:style w:type="paragraph" w:customStyle="1" w:styleId="TitleSmall">
    <w:name w:val="Title Small"/>
    <w:basedOn w:val="Normal"/>
    <w:next w:val="Textoindependiente"/>
    <w:uiPriority w:val="99"/>
    <w:rsid w:val="003B0A39"/>
    <w:pPr>
      <w:keepNext/>
      <w:spacing w:before="0" w:after="360"/>
      <w:jc w:val="center"/>
    </w:pPr>
    <w:rPr>
      <w:rFonts w:ascii="Arial Narrow" w:hAnsi="Arial Narrow" w:cs="Arial"/>
      <w:b/>
      <w:bCs/>
      <w:sz w:val="36"/>
    </w:rPr>
  </w:style>
  <w:style w:type="paragraph" w:styleId="TDC4">
    <w:name w:val="toc 4"/>
    <w:next w:val="Normal"/>
    <w:uiPriority w:val="39"/>
    <w:rsid w:val="003B0A39"/>
    <w:pPr>
      <w:spacing w:after="0" w:line="240" w:lineRule="auto"/>
      <w:ind w:left="778"/>
    </w:pPr>
    <w:rPr>
      <w:rFonts w:ascii="Arial" w:eastAsia="Times New Roman" w:hAnsi="Arial" w:cs="Times New Roman"/>
      <w:sz w:val="24"/>
      <w:szCs w:val="20"/>
    </w:rPr>
  </w:style>
  <w:style w:type="paragraph" w:styleId="TDC5">
    <w:name w:val="toc 5"/>
    <w:next w:val="Normal"/>
    <w:uiPriority w:val="39"/>
    <w:rsid w:val="003B0A39"/>
    <w:pPr>
      <w:spacing w:after="0" w:line="240" w:lineRule="auto"/>
      <w:ind w:left="1080"/>
    </w:pPr>
    <w:rPr>
      <w:rFonts w:ascii="Arial" w:eastAsia="Times New Roman" w:hAnsi="Arial" w:cs="Times New Roman"/>
      <w:sz w:val="24"/>
      <w:szCs w:val="20"/>
    </w:rPr>
  </w:style>
  <w:style w:type="paragraph" w:styleId="TDC6">
    <w:name w:val="toc 6"/>
    <w:next w:val="Normal"/>
    <w:rsid w:val="003B0A39"/>
    <w:pPr>
      <w:spacing w:after="0" w:line="240" w:lineRule="auto"/>
      <w:ind w:left="1200"/>
    </w:pPr>
    <w:rPr>
      <w:rFonts w:ascii="Arial" w:eastAsia="Times New Roman" w:hAnsi="Arial" w:cs="Times New Roman"/>
      <w:sz w:val="24"/>
      <w:szCs w:val="20"/>
    </w:rPr>
  </w:style>
  <w:style w:type="paragraph" w:styleId="TDC7">
    <w:name w:val="toc 7"/>
    <w:next w:val="Normal"/>
    <w:rsid w:val="003B0A39"/>
    <w:pPr>
      <w:spacing w:after="0" w:line="240" w:lineRule="auto"/>
      <w:ind w:left="1440"/>
    </w:pPr>
    <w:rPr>
      <w:rFonts w:ascii="Arial" w:eastAsia="Times New Roman" w:hAnsi="Arial" w:cs="Times New Roman"/>
      <w:sz w:val="24"/>
      <w:szCs w:val="20"/>
    </w:rPr>
  </w:style>
  <w:style w:type="paragraph" w:styleId="TDC8">
    <w:name w:val="toc 8"/>
    <w:next w:val="Normal"/>
    <w:rsid w:val="003B0A39"/>
    <w:pPr>
      <w:spacing w:after="0" w:line="240" w:lineRule="auto"/>
      <w:ind w:left="1680"/>
    </w:pPr>
    <w:rPr>
      <w:rFonts w:ascii="Arial" w:eastAsia="Times New Roman" w:hAnsi="Arial" w:cs="Times New Roman"/>
      <w:sz w:val="24"/>
      <w:szCs w:val="20"/>
    </w:rPr>
  </w:style>
  <w:style w:type="paragraph" w:styleId="TDC9">
    <w:name w:val="toc 9"/>
    <w:next w:val="Normal"/>
    <w:rsid w:val="003B0A39"/>
    <w:pPr>
      <w:spacing w:after="0" w:line="240" w:lineRule="auto"/>
      <w:ind w:left="1920"/>
    </w:pPr>
    <w:rPr>
      <w:rFonts w:ascii="Arial" w:eastAsia="Times New Roman" w:hAnsi="Arial" w:cs="Times New Roman"/>
      <w:sz w:val="24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3B0A39"/>
    <w:pPr>
      <w:keepLines/>
      <w:numPr>
        <w:numId w:val="0"/>
      </w:numPr>
      <w:tabs>
        <w:tab w:val="clear" w:pos="540"/>
      </w:tabs>
      <w:outlineLvl w:val="9"/>
    </w:pPr>
    <w:rPr>
      <w:bCs/>
      <w:color w:val="365F91" w:themeColor="accent1" w:themeShade="BF"/>
      <w:kern w:val="0"/>
      <w:sz w:val="28"/>
      <w:szCs w:val="28"/>
    </w:rPr>
  </w:style>
  <w:style w:type="paragraph" w:customStyle="1" w:styleId="msonormal0">
    <w:name w:val="msonormal"/>
    <w:basedOn w:val="Normal"/>
    <w:rsid w:val="0080742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AR" w:eastAsia="es-AR"/>
    </w:rPr>
  </w:style>
  <w:style w:type="paragraph" w:styleId="NormalWeb">
    <w:name w:val="Normal (Web)"/>
    <w:basedOn w:val="Normal"/>
    <w:uiPriority w:val="99"/>
    <w:unhideWhenUsed/>
    <w:rsid w:val="0080742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AR" w:eastAsia="es-AR"/>
    </w:rPr>
  </w:style>
  <w:style w:type="character" w:customStyle="1" w:styleId="notranslate">
    <w:name w:val="notranslate"/>
    <w:basedOn w:val="Fuentedeprrafopredeter"/>
    <w:rsid w:val="0080742B"/>
  </w:style>
  <w:style w:type="paragraph" w:styleId="Prrafodelista">
    <w:name w:val="List Paragraph"/>
    <w:basedOn w:val="Normal"/>
    <w:uiPriority w:val="34"/>
    <w:qFormat/>
    <w:rsid w:val="00D42A71"/>
    <w:pPr>
      <w:ind w:left="720"/>
      <w:contextualSpacing/>
    </w:pPr>
  </w:style>
  <w:style w:type="paragraph" w:styleId="Revisin">
    <w:name w:val="Revision"/>
    <w:hidden/>
    <w:uiPriority w:val="99"/>
    <w:semiHidden/>
    <w:rsid w:val="00BF22FD"/>
    <w:pPr>
      <w:spacing w:after="0" w:line="240" w:lineRule="auto"/>
    </w:pPr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1334">
              <w:marLeft w:val="0"/>
              <w:marRight w:val="0"/>
              <w:marTop w:val="200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17424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anslate.googleusercontent.com/translate_f" TargetMode="External"/><Relationship Id="rId21" Type="http://schemas.openxmlformats.org/officeDocument/2006/relationships/hyperlink" Target="https://translate.googleusercontent.com/translate_f" TargetMode="External"/><Relationship Id="rId42" Type="http://schemas.openxmlformats.org/officeDocument/2006/relationships/hyperlink" Target="https://translate.googleusercontent.com/translate_f" TargetMode="External"/><Relationship Id="rId47" Type="http://schemas.openxmlformats.org/officeDocument/2006/relationships/hyperlink" Target="https://translate.googleusercontent.com/translate_f" TargetMode="External"/><Relationship Id="rId63" Type="http://schemas.openxmlformats.org/officeDocument/2006/relationships/hyperlink" Target="https://translate.googleusercontent.com/translate_f" TargetMode="External"/><Relationship Id="rId68" Type="http://schemas.openxmlformats.org/officeDocument/2006/relationships/hyperlink" Target="https://translate.googleusercontent.com/translate_f" TargetMode="External"/><Relationship Id="rId84" Type="http://schemas.openxmlformats.org/officeDocument/2006/relationships/hyperlink" Target="https://translate.googleusercontent.com/translate_f" TargetMode="External"/><Relationship Id="rId89" Type="http://schemas.openxmlformats.org/officeDocument/2006/relationships/hyperlink" Target="https://translate.googleusercontent.com/translate_f" TargetMode="External"/><Relationship Id="rId16" Type="http://schemas.openxmlformats.org/officeDocument/2006/relationships/hyperlink" Target="https://translate.googleusercontent.com/translate_f" TargetMode="External"/><Relationship Id="rId11" Type="http://schemas.openxmlformats.org/officeDocument/2006/relationships/hyperlink" Target="https://translate.googleusercontent.com/translate_f" TargetMode="External"/><Relationship Id="rId32" Type="http://schemas.openxmlformats.org/officeDocument/2006/relationships/hyperlink" Target="https://translate.googleusercontent.com/translate_f" TargetMode="External"/><Relationship Id="rId37" Type="http://schemas.openxmlformats.org/officeDocument/2006/relationships/hyperlink" Target="https://translate.googleusercontent.com/translate_f" TargetMode="External"/><Relationship Id="rId53" Type="http://schemas.openxmlformats.org/officeDocument/2006/relationships/hyperlink" Target="https://translate.googleusercontent.com/translate_f" TargetMode="External"/><Relationship Id="rId58" Type="http://schemas.openxmlformats.org/officeDocument/2006/relationships/hyperlink" Target="https://translate.googleusercontent.com/translate_f" TargetMode="External"/><Relationship Id="rId74" Type="http://schemas.openxmlformats.org/officeDocument/2006/relationships/hyperlink" Target="https://translate.googleusercontent.com/translate_f" TargetMode="External"/><Relationship Id="rId79" Type="http://schemas.openxmlformats.org/officeDocument/2006/relationships/hyperlink" Target="https://translate.googleusercontent.com/translate_f" TargetMode="External"/><Relationship Id="rId102" Type="http://schemas.microsoft.com/office/2011/relationships/people" Target="people.xml"/><Relationship Id="rId5" Type="http://schemas.openxmlformats.org/officeDocument/2006/relationships/webSettings" Target="webSettings.xml"/><Relationship Id="rId90" Type="http://schemas.openxmlformats.org/officeDocument/2006/relationships/hyperlink" Target="https://translate.googleusercontent.com/translate_f" TargetMode="External"/><Relationship Id="rId95" Type="http://schemas.openxmlformats.org/officeDocument/2006/relationships/hyperlink" Target="https://translate.googleusercontent.com/translate_f" TargetMode="External"/><Relationship Id="rId22" Type="http://schemas.openxmlformats.org/officeDocument/2006/relationships/hyperlink" Target="https://translate.googleusercontent.com/translate_f" TargetMode="External"/><Relationship Id="rId27" Type="http://schemas.openxmlformats.org/officeDocument/2006/relationships/hyperlink" Target="https://translate.googleusercontent.com/translate_f" TargetMode="External"/><Relationship Id="rId43" Type="http://schemas.openxmlformats.org/officeDocument/2006/relationships/hyperlink" Target="https://translate.googleusercontent.com/translate_f" TargetMode="External"/><Relationship Id="rId48" Type="http://schemas.openxmlformats.org/officeDocument/2006/relationships/hyperlink" Target="https://translate.googleusercontent.com/translate_f" TargetMode="External"/><Relationship Id="rId64" Type="http://schemas.openxmlformats.org/officeDocument/2006/relationships/hyperlink" Target="https://translate.googleusercontent.com/translate_f" TargetMode="External"/><Relationship Id="rId69" Type="http://schemas.openxmlformats.org/officeDocument/2006/relationships/hyperlink" Target="https://translate.googleusercontent.com/translate_f" TargetMode="External"/><Relationship Id="rId80" Type="http://schemas.openxmlformats.org/officeDocument/2006/relationships/hyperlink" Target="https://translate.googleusercontent.com/translate_f" TargetMode="External"/><Relationship Id="rId85" Type="http://schemas.openxmlformats.org/officeDocument/2006/relationships/hyperlink" Target="https://translate.googleusercontent.com/translate_f" TargetMode="External"/><Relationship Id="rId12" Type="http://schemas.openxmlformats.org/officeDocument/2006/relationships/hyperlink" Target="https://translate.googleusercontent.com/translate_f" TargetMode="External"/><Relationship Id="rId17" Type="http://schemas.openxmlformats.org/officeDocument/2006/relationships/hyperlink" Target="https://translate.googleusercontent.com/translate_f" TargetMode="External"/><Relationship Id="rId25" Type="http://schemas.openxmlformats.org/officeDocument/2006/relationships/hyperlink" Target="https://translate.googleusercontent.com/translate_f" TargetMode="External"/><Relationship Id="rId33" Type="http://schemas.openxmlformats.org/officeDocument/2006/relationships/hyperlink" Target="https://translate.googleusercontent.com/translate_f" TargetMode="External"/><Relationship Id="rId38" Type="http://schemas.openxmlformats.org/officeDocument/2006/relationships/hyperlink" Target="https://translate.googleusercontent.com/translate_f" TargetMode="External"/><Relationship Id="rId46" Type="http://schemas.openxmlformats.org/officeDocument/2006/relationships/hyperlink" Target="https://translate.googleusercontent.com/translate_f" TargetMode="External"/><Relationship Id="rId59" Type="http://schemas.openxmlformats.org/officeDocument/2006/relationships/hyperlink" Target="https://translate.googleusercontent.com/translate_f" TargetMode="External"/><Relationship Id="rId67" Type="http://schemas.openxmlformats.org/officeDocument/2006/relationships/hyperlink" Target="https://translate.googleusercontent.com/translate_f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translate.googleusercontent.com/translate_f" TargetMode="External"/><Relationship Id="rId41" Type="http://schemas.openxmlformats.org/officeDocument/2006/relationships/hyperlink" Target="https://translate.googleusercontent.com/translate_f" TargetMode="External"/><Relationship Id="rId54" Type="http://schemas.openxmlformats.org/officeDocument/2006/relationships/hyperlink" Target="https://translate.googleusercontent.com/translate_f" TargetMode="External"/><Relationship Id="rId62" Type="http://schemas.openxmlformats.org/officeDocument/2006/relationships/hyperlink" Target="https://translate.googleusercontent.com/translate_f" TargetMode="External"/><Relationship Id="rId70" Type="http://schemas.openxmlformats.org/officeDocument/2006/relationships/hyperlink" Target="https://translate.googleusercontent.com/translate_f" TargetMode="External"/><Relationship Id="rId75" Type="http://schemas.openxmlformats.org/officeDocument/2006/relationships/hyperlink" Target="https://translate.googleusercontent.com/translate_f" TargetMode="External"/><Relationship Id="rId83" Type="http://schemas.openxmlformats.org/officeDocument/2006/relationships/hyperlink" Target="https://translate.googleusercontent.com/translate_f" TargetMode="External"/><Relationship Id="rId88" Type="http://schemas.openxmlformats.org/officeDocument/2006/relationships/hyperlink" Target="https://translate.googleusercontent.com/translate_f" TargetMode="External"/><Relationship Id="rId91" Type="http://schemas.openxmlformats.org/officeDocument/2006/relationships/hyperlink" Target="https://translate.googleusercontent.com/translate_f" TargetMode="External"/><Relationship Id="rId96" Type="http://schemas.openxmlformats.org/officeDocument/2006/relationships/hyperlink" Target="https://translate.googleusercontent.com/translate_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translate.googleusercontent.com/translate_f" TargetMode="External"/><Relationship Id="rId23" Type="http://schemas.openxmlformats.org/officeDocument/2006/relationships/hyperlink" Target="https://translate.googleusercontent.com/translate_f" TargetMode="External"/><Relationship Id="rId28" Type="http://schemas.openxmlformats.org/officeDocument/2006/relationships/hyperlink" Target="https://translate.googleusercontent.com/translate_f" TargetMode="External"/><Relationship Id="rId36" Type="http://schemas.openxmlformats.org/officeDocument/2006/relationships/hyperlink" Target="https://translate.googleusercontent.com/translate_f" TargetMode="External"/><Relationship Id="rId49" Type="http://schemas.openxmlformats.org/officeDocument/2006/relationships/hyperlink" Target="https://translate.googleusercontent.com/translate_f" TargetMode="External"/><Relationship Id="rId57" Type="http://schemas.openxmlformats.org/officeDocument/2006/relationships/hyperlink" Target="https://translate.googleusercontent.com/translate_f" TargetMode="External"/><Relationship Id="rId10" Type="http://schemas.openxmlformats.org/officeDocument/2006/relationships/hyperlink" Target="https://translate.googleusercontent.com/translate_f" TargetMode="External"/><Relationship Id="rId31" Type="http://schemas.openxmlformats.org/officeDocument/2006/relationships/hyperlink" Target="https://translate.googleusercontent.com/translate_f" TargetMode="External"/><Relationship Id="rId44" Type="http://schemas.openxmlformats.org/officeDocument/2006/relationships/hyperlink" Target="https://translate.googleusercontent.com/translate_f" TargetMode="External"/><Relationship Id="rId52" Type="http://schemas.openxmlformats.org/officeDocument/2006/relationships/hyperlink" Target="https://translate.googleusercontent.com/translate_f" TargetMode="External"/><Relationship Id="rId60" Type="http://schemas.openxmlformats.org/officeDocument/2006/relationships/hyperlink" Target="https://translate.googleusercontent.com/translate_f" TargetMode="External"/><Relationship Id="rId65" Type="http://schemas.openxmlformats.org/officeDocument/2006/relationships/hyperlink" Target="https://translate.googleusercontent.com/translate_f" TargetMode="External"/><Relationship Id="rId73" Type="http://schemas.openxmlformats.org/officeDocument/2006/relationships/hyperlink" Target="https://translate.googleusercontent.com/translate_f" TargetMode="External"/><Relationship Id="rId78" Type="http://schemas.openxmlformats.org/officeDocument/2006/relationships/hyperlink" Target="https://translate.googleusercontent.com/translate_f" TargetMode="External"/><Relationship Id="rId81" Type="http://schemas.openxmlformats.org/officeDocument/2006/relationships/hyperlink" Target="https://translate.googleusercontent.com/translate_f" TargetMode="External"/><Relationship Id="rId86" Type="http://schemas.openxmlformats.org/officeDocument/2006/relationships/hyperlink" Target="https://translate.googleusercontent.com/translate_f" TargetMode="External"/><Relationship Id="rId94" Type="http://schemas.openxmlformats.org/officeDocument/2006/relationships/hyperlink" Target="https://translate.googleusercontent.com/translate_f" TargetMode="External"/><Relationship Id="rId99" Type="http://schemas.openxmlformats.org/officeDocument/2006/relationships/hyperlink" Target="https://translate.googleusercontent.com/translate_f" TargetMode="External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ranslate.googleusercontent.com/translate_f" TargetMode="External"/><Relationship Id="rId13" Type="http://schemas.openxmlformats.org/officeDocument/2006/relationships/hyperlink" Target="https://translate.googleusercontent.com/translate_f" TargetMode="External"/><Relationship Id="rId18" Type="http://schemas.openxmlformats.org/officeDocument/2006/relationships/hyperlink" Target="https://translate.googleusercontent.com/translate_f" TargetMode="External"/><Relationship Id="rId39" Type="http://schemas.openxmlformats.org/officeDocument/2006/relationships/hyperlink" Target="https://translate.googleusercontent.com/translate_f" TargetMode="External"/><Relationship Id="rId34" Type="http://schemas.openxmlformats.org/officeDocument/2006/relationships/hyperlink" Target="https://translate.googleusercontent.com/translate_f" TargetMode="External"/><Relationship Id="rId50" Type="http://schemas.openxmlformats.org/officeDocument/2006/relationships/hyperlink" Target="https://translate.googleusercontent.com/translate_f" TargetMode="External"/><Relationship Id="rId55" Type="http://schemas.openxmlformats.org/officeDocument/2006/relationships/hyperlink" Target="https://translate.googleusercontent.com/translate_f" TargetMode="External"/><Relationship Id="rId76" Type="http://schemas.openxmlformats.org/officeDocument/2006/relationships/hyperlink" Target="https://translate.googleusercontent.com/translate_f" TargetMode="External"/><Relationship Id="rId97" Type="http://schemas.openxmlformats.org/officeDocument/2006/relationships/hyperlink" Target="https://translate.googleusercontent.com/translate_f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ranslate.googleusercontent.com/translate_f" TargetMode="External"/><Relationship Id="rId92" Type="http://schemas.openxmlformats.org/officeDocument/2006/relationships/hyperlink" Target="https://translate.googleusercontent.com/translate_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translate.googleusercontent.com/translate_f" TargetMode="External"/><Relationship Id="rId24" Type="http://schemas.openxmlformats.org/officeDocument/2006/relationships/hyperlink" Target="https://translate.googleusercontent.com/translate_f" TargetMode="External"/><Relationship Id="rId40" Type="http://schemas.openxmlformats.org/officeDocument/2006/relationships/hyperlink" Target="https://translate.googleusercontent.com/translate_f" TargetMode="External"/><Relationship Id="rId45" Type="http://schemas.openxmlformats.org/officeDocument/2006/relationships/hyperlink" Target="https://translate.googleusercontent.com/translate_f" TargetMode="External"/><Relationship Id="rId66" Type="http://schemas.openxmlformats.org/officeDocument/2006/relationships/hyperlink" Target="https://translate.googleusercontent.com/translate_f" TargetMode="External"/><Relationship Id="rId87" Type="http://schemas.openxmlformats.org/officeDocument/2006/relationships/hyperlink" Target="https://translate.googleusercontent.com/translate_f" TargetMode="External"/><Relationship Id="rId61" Type="http://schemas.openxmlformats.org/officeDocument/2006/relationships/hyperlink" Target="https://translate.googleusercontent.com/translate_f" TargetMode="External"/><Relationship Id="rId82" Type="http://schemas.openxmlformats.org/officeDocument/2006/relationships/hyperlink" Target="https://translate.googleusercontent.com/translate_f" TargetMode="External"/><Relationship Id="rId19" Type="http://schemas.openxmlformats.org/officeDocument/2006/relationships/hyperlink" Target="https://translate.googleusercontent.com/translate_f" TargetMode="External"/><Relationship Id="rId14" Type="http://schemas.openxmlformats.org/officeDocument/2006/relationships/hyperlink" Target="https://translate.googleusercontent.com/translate_f" TargetMode="External"/><Relationship Id="rId30" Type="http://schemas.openxmlformats.org/officeDocument/2006/relationships/hyperlink" Target="https://translate.googleusercontent.com/translate_f" TargetMode="External"/><Relationship Id="rId35" Type="http://schemas.openxmlformats.org/officeDocument/2006/relationships/hyperlink" Target="https://translate.googleusercontent.com/translate_f" TargetMode="External"/><Relationship Id="rId56" Type="http://schemas.openxmlformats.org/officeDocument/2006/relationships/hyperlink" Target="https://translate.googleusercontent.com/translate_f" TargetMode="External"/><Relationship Id="rId77" Type="http://schemas.openxmlformats.org/officeDocument/2006/relationships/hyperlink" Target="https://translate.googleusercontent.com/translate_f" TargetMode="External"/><Relationship Id="rId100" Type="http://schemas.openxmlformats.org/officeDocument/2006/relationships/hyperlink" Target="https://translate.googleusercontent.com/translate_f" TargetMode="External"/><Relationship Id="rId8" Type="http://schemas.openxmlformats.org/officeDocument/2006/relationships/hyperlink" Target="https://translate.googleusercontent.com/translate_f" TargetMode="External"/><Relationship Id="rId51" Type="http://schemas.openxmlformats.org/officeDocument/2006/relationships/hyperlink" Target="https://translate.googleusercontent.com/translate_f" TargetMode="External"/><Relationship Id="rId72" Type="http://schemas.openxmlformats.org/officeDocument/2006/relationships/hyperlink" Target="https://translate.googleusercontent.com/translate_f" TargetMode="External"/><Relationship Id="rId93" Type="http://schemas.openxmlformats.org/officeDocument/2006/relationships/hyperlink" Target="https://translate.googleusercontent.com/translate_f" TargetMode="External"/><Relationship Id="rId98" Type="http://schemas.openxmlformats.org/officeDocument/2006/relationships/hyperlink" Target="https://translate.googleusercontent.com/translate_f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C0D46-0D4A-4A98-8CEC-4A30C1E5D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3774</Words>
  <Characters>20763</Characters>
  <Application>Microsoft Office Word</Application>
  <DocSecurity>0</DocSecurity>
  <Lines>173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Database Design Document Template</vt:lpstr>
      <vt:lpstr>Database Design Document Template</vt:lpstr>
    </vt:vector>
  </TitlesOfParts>
  <Company>CMS</Company>
  <LinksUpToDate>false</LinksUpToDate>
  <CharactersWithSpaces>24489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Document Template</dc:title>
  <dc:subject>DDD Template</dc:subject>
  <dc:creator>CMS</dc:creator>
  <cp:keywords>CMS, XLC, Database Design Document, DDD, Template</cp:keywords>
  <cp:lastModifiedBy>usuario</cp:lastModifiedBy>
  <cp:revision>2</cp:revision>
  <dcterms:created xsi:type="dcterms:W3CDTF">2026-04-13T23:06:00Z</dcterms:created>
  <dcterms:modified xsi:type="dcterms:W3CDTF">2026-04-13T23:06:00Z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_AdHocReviewCycleID">
    <vt:i4>1366608037</vt:i4>
  </property>
  <property fmtid="{D5CDD505-2E9C-101B-9397-08002B2CF9AE}" pid="4" name="_NewReviewCycle">
    <vt:lpwstr/>
  </property>
  <property fmtid="{D5CDD505-2E9C-101B-9397-08002B2CF9AE}" pid="5" name="_EmailSubject">
    <vt:lpwstr>My Percussion Still Doesn't Work</vt:lpwstr>
  </property>
  <property fmtid="{D5CDD505-2E9C-101B-9397-08002B2CF9AE}" pid="6" name="_AuthorEmail">
    <vt:lpwstr>Rick.Buske@cms.hhs.gov</vt:lpwstr>
  </property>
  <property fmtid="{D5CDD505-2E9C-101B-9397-08002B2CF9AE}" pid="7" name="_AuthorEmailDisplayName">
    <vt:lpwstr>Buske, Rick E. (CMS/OEI)</vt:lpwstr>
  </property>
  <property fmtid="{D5CDD505-2E9C-101B-9397-08002B2CF9AE}" pid="8" name="_PreviousAdHocReviewCycleID">
    <vt:i4>577404526</vt:i4>
  </property>
  <property fmtid="{D5CDD505-2E9C-101B-9397-08002B2CF9AE}" pid="9" name="_ReviewingToolsShownOnce">
    <vt:lpwstr/>
  </property>
</Properties>
</file>